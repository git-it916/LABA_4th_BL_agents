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2B2" w14:textId="7A3B1916" w:rsidR="005C2237" w:rsidRPr="00CD2777" w:rsidRDefault="005C2237" w:rsidP="00CD2777">
      <w:pPr>
        <w:wordWrap/>
        <w:jc w:val="center"/>
        <w:rPr>
          <w:rFonts w:ascii="Batang" w:eastAsia="Batang" w:hAnsi="Batang" w:cs="Times New Roman"/>
          <w:b/>
          <w:bCs/>
          <w:sz w:val="30"/>
          <w:szCs w:val="30"/>
        </w:rPr>
      </w:pPr>
      <w:r>
        <w:rPr>
          <w:rFonts w:ascii="Batang" w:eastAsia="Batang" w:hAnsi="Batang" w:cs="Times New Roman" w:hint="eastAsia"/>
          <w:b/>
          <w:bCs/>
          <w:sz w:val="30"/>
          <w:szCs w:val="30"/>
        </w:rPr>
        <w:t xml:space="preserve">AI-Generated Investor Views and Portfolio Performance: </w:t>
      </w:r>
    </w:p>
    <w:p w14:paraId="357E355D" w14:textId="73939040" w:rsidR="00270527" w:rsidRPr="00CD2777" w:rsidRDefault="005C2237" w:rsidP="00CD2777">
      <w:pPr>
        <w:wordWrap/>
        <w:jc w:val="center"/>
        <w:rPr>
          <w:rFonts w:ascii="Batang" w:eastAsia="Batang" w:hAnsi="Batang" w:cs="Times New Roman"/>
          <w:b/>
          <w:bCs/>
          <w:sz w:val="30"/>
          <w:szCs w:val="30"/>
        </w:rPr>
      </w:pPr>
      <w:r>
        <w:rPr>
          <w:rFonts w:ascii="Batang" w:eastAsia="Batang" w:hAnsi="Batang" w:cs="Times New Roman" w:hint="eastAsia"/>
          <w:b/>
          <w:bCs/>
          <w:sz w:val="30"/>
          <w:szCs w:val="30"/>
        </w:rPr>
        <w:t xml:space="preserve">Evidence from Black-Litterman Optimization</w:t>
      </w:r>
    </w:p>
    <w:p w14:paraId="1E5F3706" w14:textId="77777777" w:rsidR="005C2237" w:rsidRPr="00CD2777" w:rsidRDefault="005C2237" w:rsidP="00CD2777">
      <w:pPr>
        <w:wordWrap/>
        <w:jc w:val="center"/>
        <w:rPr>
          <w:rFonts w:ascii="Batang" w:eastAsia="Batang" w:hAnsi="Batang" w:cs="Times New Roman"/>
          <w:b/>
          <w:bCs/>
        </w:rPr>
      </w:pPr>
    </w:p>
    <w:p w14:paraId="52201FEE" w14:textId="77777777" w:rsidR="005C2237" w:rsidRPr="00CD2777" w:rsidRDefault="005C2237" w:rsidP="00CD2777">
      <w:pPr>
        <w:wordWrap/>
        <w:jc w:val="center"/>
        <w:rPr>
          <w:rFonts w:ascii="Batang" w:eastAsia="Batang" w:hAnsi="Batang" w:cs="Times New Roman"/>
          <w:b/>
          <w:bCs/>
        </w:rPr>
      </w:pPr>
    </w:p>
    <w:p w14:paraId="24DA7A37" w14:textId="53C8B3CA" w:rsidR="00270527" w:rsidRPr="00CD2777" w:rsidRDefault="005C2237" w:rsidP="00CD2777">
      <w:pPr>
        <w:wordWrap/>
        <w:jc w:val="center"/>
        <w:rPr>
          <w:rFonts w:ascii="Batang" w:eastAsia="Batang" w:hAnsi="Batang" w:cs="Times New Roman"/>
          <w:b/>
          <w:bCs/>
        </w:rPr>
      </w:pPr>
      <w:r>
        <w:rPr>
          <w:rFonts w:ascii="Batang" w:eastAsia="Batang" w:hAnsi="Batang" w:cs="Times New Roman" w:hint="eastAsia"/>
          <w:b/>
          <w:bCs/>
        </w:rPr>
        <w:t xml:space="preserve">Eunseo Jeon, Hyunjong Na</w:t>
      </w:r>
      <w:r>
        <w:rPr>
          <w:rFonts w:ascii="Batang" w:eastAsia="Batang" w:hAnsi="Batang" w:cs="Times New Roman" w:hint="eastAsia"/>
          <w:b/>
          <w:bCs/>
          <w:vertAlign w:val="superscript"/>
        </w:rPr>
        <w:t>(*)</w:t>
      </w:r>
      <w:r>
        <w:rPr>
          <w:rFonts w:ascii="Batang" w:eastAsia="Batang" w:hAnsi="Batang" w:cs="Times New Roman" w:hint="eastAsia"/>
          <w:b/>
          <w:bCs/>
        </w:rPr>
        <w:t xml:space="preserve">, Sangyoon Park, Seungjong Roh, Seunghun Shin</w:t>
      </w:r>
    </w:p>
    <w:p w14:paraId="6367F1A2" w14:textId="3991F1BB" w:rsidR="005C2237" w:rsidRPr="00CD2777" w:rsidRDefault="005C2237" w:rsidP="0208FEAB">
      <w:pPr>
        <w:wordWrap/>
        <w:jc w:val="center"/>
        <w:rPr>
          <w:rFonts w:ascii="Batang" w:eastAsia="Batang" w:hAnsi="Batang" w:cs="Times New Roman"/>
          <w:b/>
          <w:bCs/>
        </w:rPr>
      </w:pPr>
    </w:p>
    <w:p w14:paraId="6CD52EB8" w14:textId="7E50BE59" w:rsidR="005C2237" w:rsidRPr="00CD2777" w:rsidRDefault="005C2237" w:rsidP="00CD2777">
      <w:pPr>
        <w:wordWrap/>
        <w:jc w:val="center"/>
        <w:rPr>
          <w:rFonts w:ascii="Batang" w:eastAsia="Batang" w:hAnsi="Batang" w:cs="Times New Roman"/>
          <w:b/>
          <w:bCs/>
        </w:rPr>
      </w:pPr>
    </w:p>
    <w:p w14:paraId="4AADAE2E" w14:textId="2B7AB9B1" w:rsidR="005C2237" w:rsidRPr="00CD2777" w:rsidRDefault="005C2237" w:rsidP="00CD2777">
      <w:pPr>
        <w:wordWrap/>
        <w:jc w:val="center"/>
        <w:rPr>
          <w:rFonts w:ascii="Batang" w:eastAsia="Batang" w:hAnsi="Batang" w:cs="Times New Roman"/>
          <w:b/>
          <w:bCs/>
        </w:rPr>
      </w:pPr>
      <w:r>
        <w:rPr>
          <w:rFonts w:ascii="Batang" w:eastAsia="Batang" w:hAnsi="Batang" w:cs="Times New Roman" w:hint="eastAsia"/>
          <w:b/>
          <w:bCs/>
        </w:rPr>
        <w:t xml:space="preserve">December, 2025</w:t>
      </w:r>
    </w:p>
    <w:p w14:paraId="50D65D42" w14:textId="301EF40A" w:rsidR="00270527" w:rsidRPr="00CD2777" w:rsidRDefault="00270527" w:rsidP="00CD2777">
      <w:pPr>
        <w:wordWrap/>
        <w:jc w:val="center"/>
        <w:rPr>
          <w:rFonts w:ascii="Batang" w:eastAsia="Batang" w:hAnsi="Batang" w:cs="Times New Roman"/>
          <w:b/>
          <w:bCs/>
        </w:rPr>
      </w:pPr>
    </w:p>
    <w:p w14:paraId="12797F58" w14:textId="77777777" w:rsidR="005C2237" w:rsidRPr="00CD2777" w:rsidRDefault="005C2237" w:rsidP="00CD2777">
      <w:pPr>
        <w:wordWrap/>
        <w:jc w:val="center"/>
        <w:rPr>
          <w:rFonts w:ascii="Batang" w:eastAsia="Batang" w:hAnsi="Batang" w:cs="Times New Roman"/>
          <w:b/>
          <w:bCs/>
        </w:rPr>
      </w:pPr>
    </w:p>
    <w:p w14:paraId="40BF60C1" w14:textId="615475AC" w:rsidR="005C2237" w:rsidRPr="00CD2777" w:rsidRDefault="005C2237" w:rsidP="00CD2777">
      <w:pPr>
        <w:wordWrap/>
        <w:jc w:val="center"/>
        <w:rPr>
          <w:rFonts w:ascii="Batang" w:eastAsia="Batang" w:hAnsi="Batang" w:cs="Times New Roman"/>
          <w:b/>
          <w:bCs/>
        </w:rPr>
      </w:pPr>
      <w:r>
        <w:rPr>
          <w:rFonts w:ascii="Batang" w:eastAsia="Batang" w:hAnsi="Batang" w:cs="Times New Roman" w:hint="eastAsia"/>
          <w:b/>
          <w:bCs/>
        </w:rPr>
        <w:t>Abstract</w:t>
      </w:r>
    </w:p>
    <w:p w14:paraId="49831CEC" w14:textId="05D3F366" w:rsidR="005C2237" w:rsidRPr="00CD2777" w:rsidRDefault="006D0316" w:rsidP="00CD2777">
      <w:pPr>
        <w:wordWrap/>
        <w:ind w:left="1440" w:right="1440"/>
        <w:jc w:val="both"/>
        <w:rPr>
          <w:rFonts w:ascii="Batang" w:eastAsia="Batang" w:hAnsi="Batang" w:cs="Times New Roman"/>
        </w:rPr>
      </w:pPr>
      <w:r>
        <w:rPr>
          <w:rFonts w:ascii="Batang" w:eastAsia="Batang" w:hAnsi="Batang" w:cs="Times New Roman" w:hint="eastAsia"/>
        </w:rPr>
        <w:t xml:space="preserve">In this paper, we propose a systematic approach to generate views in the Black-Litterman framework using large language models and demonstrate that AI-generated views can meaningfully enhance portfolio efficiency beyond traditional benchmarks. Using monthly returns of S&amp;P 500 constituents from 2015 to 2024, we implement sector-level Black-Litterman strategies where an AI agent generates sector-level return views by processing standardized information packages including stock prices, accounting fundamentals, and macroeconomic indicators. Our results show that AI-generated views exhibit higher cumulative abnormal returns and information ratio compared to a no-view, market-equilibrium Black-Litterman benchmark. We also show that this performance advantage stems from AI's ability to simultaneously process fundamentals across all sectors while exhibiting lower bias than human forecasters. Our contributions are threefold. First, we provide the first systematic framework to implement AI-generated views in the Black-Litterman model. Second, we demonstrate that AI serves as a credible proxy for human cognition in financial decision-making contexts. Third, we show that this approach can systematically overcome human cognitive constraints to achieve measurably superior portfolio performance. </w:t>
      </w:r>
    </w:p>
    <w:p w14:paraId="0B164D5B" w14:textId="77777777" w:rsidR="00025F03" w:rsidRPr="00CD2777" w:rsidRDefault="00025F03" w:rsidP="00CD2777">
      <w:pPr>
        <w:wordWrap/>
        <w:ind w:left="1440" w:right="1440"/>
        <w:jc w:val="both"/>
        <w:rPr>
          <w:rFonts w:ascii="Batang" w:eastAsia="Batang" w:hAnsi="Batang" w:cs="Times New Roman"/>
        </w:rPr>
      </w:pPr>
    </w:p>
    <w:p w14:paraId="19BF2018" w14:textId="0C718901" w:rsidR="00025F03" w:rsidRPr="00CD2777" w:rsidRDefault="00025F03" w:rsidP="00CD2777">
      <w:pPr>
        <w:wordWrap/>
        <w:ind w:left="1440" w:right="1440"/>
        <w:jc w:val="both"/>
        <w:rPr>
          <w:rFonts w:ascii="Batang" w:eastAsia="Batang" w:hAnsi="Batang" w:cs="Times New Roman"/>
        </w:rPr>
      </w:pPr>
      <w:r>
        <w:rPr>
          <w:rFonts w:ascii="Batang" w:eastAsia="Batang" w:hAnsi="Batang" w:cs="Times New Roman" w:hint="eastAsia"/>
          <w:b/>
          <w:bCs/>
        </w:rPr>
        <w:t>JEL Classification</w:t>
      </w:r>
      <w:r>
        <w:rPr>
          <w:rFonts w:ascii="Batang" w:eastAsia="Batang" w:hAnsi="Batang" w:cs="Times New Roman" w:hint="eastAsia"/>
        </w:rPr>
        <w:t>: G11, G17, G41, C53, O33</w:t>
      </w:r>
    </w:p>
    <w:p w14:paraId="7C675A34" w14:textId="1ADA19BB" w:rsidR="00025F03" w:rsidRPr="00CD2777" w:rsidRDefault="00025F03" w:rsidP="00CD2777">
      <w:pPr>
        <w:wordWrap/>
        <w:ind w:left="1440" w:right="1440"/>
        <w:jc w:val="both"/>
        <w:rPr>
          <w:rFonts w:ascii="Batang" w:eastAsia="Batang" w:hAnsi="Batang" w:cs="Times New Roman"/>
        </w:rPr>
      </w:pPr>
      <w:r>
        <w:rPr>
          <w:rFonts w:ascii="Batang" w:eastAsia="Batang" w:hAnsi="Batang" w:cs="Times New Roman" w:hint="eastAsia"/>
          <w:b/>
          <w:bCs/>
        </w:rPr>
        <w:t>Keywords</w:t>
      </w:r>
      <w:r>
        <w:rPr>
          <w:rFonts w:ascii="Batang" w:eastAsia="Batang" w:hAnsi="Batang" w:cs="Times New Roman" w:hint="eastAsia"/>
        </w:rPr>
        <w:t>: portfolio optimization, Black-Litterman, large language models, artificial intelligence</w:t>
      </w:r>
    </w:p>
    <w:p w14:paraId="0E399E43" w14:textId="77777777" w:rsidR="005C2237" w:rsidRPr="00CD2777" w:rsidRDefault="005C2237" w:rsidP="00CD2777">
      <w:pPr>
        <w:wordWrap/>
        <w:jc w:val="center"/>
        <w:rPr>
          <w:rFonts w:ascii="Batang" w:eastAsia="Batang" w:hAnsi="Batang" w:cs="Times New Roman"/>
        </w:rPr>
      </w:pPr>
    </w:p>
    <w:p w14:paraId="3C78E499" w14:textId="77777777" w:rsidR="005C2237" w:rsidRPr="00CD2777" w:rsidRDefault="005C2237" w:rsidP="00CD2777">
      <w:pPr>
        <w:pBdr>
          <w:bottom w:val="single" w:sz="6" w:space="1" w:color="auto"/>
        </w:pBdr>
        <w:wordWrap/>
        <w:rPr>
          <w:rFonts w:ascii="Batang" w:eastAsia="Batang" w:hAnsi="Batang" w:cs="Times New Roman"/>
        </w:rPr>
      </w:pPr>
    </w:p>
    <w:p w14:paraId="3A4AA757" w14:textId="1BEAC707" w:rsidR="005C2237" w:rsidRPr="00CD2777" w:rsidRDefault="005C2237" w:rsidP="00CD2777">
      <w:pPr>
        <w:wordWrap/>
        <w:rPr>
          <w:rFonts w:ascii="Batang" w:eastAsia="Batang" w:hAnsi="Batang" w:cs="Times New Roman"/>
        </w:rPr>
      </w:pPr>
      <w:r>
        <w:rPr>
          <w:rFonts w:ascii="Batang" w:eastAsia="Batang" w:hAnsi="Batang" w:cs="Times New Roman" w:hint="eastAsia"/>
        </w:rPr>
        <w:t xml:space="preserve">(*) Assistant Professor, Hanyang University Business School, henryhjna@hanyang.ac.kr</w:t>
      </w:r>
    </w:p>
    <w:p w14:paraId="53F8FEA3" w14:textId="54B39079" w:rsidR="00382E2E" w:rsidRPr="00CD2777" w:rsidRDefault="00382E2E" w:rsidP="00CD2777">
      <w:pPr>
        <w:wordWrap/>
        <w:rPr>
          <w:rFonts w:ascii="Batang" w:eastAsia="Batang" w:hAnsi="Batang" w:cs="Times New Roman"/>
        </w:rPr>
      </w:pPr>
      <w:r>
        <w:rPr>
          <w:rFonts w:ascii="Batang" w:eastAsia="Batang" w:hAnsi="Batang" w:cs="Times New Roman" w:hint="eastAsia"/>
        </w:rPr>
        <w:t xml:space="preserve">(**) Authors are in alphabetical order and all authors contributed equally to the paper. </w:t>
      </w:r>
    </w:p>
    <w:p w14:paraId="336F04F9" w14:textId="04E68B04" w:rsidR="005C2237" w:rsidRPr="00CD2777" w:rsidRDefault="005C2237" w:rsidP="00CD2777">
      <w:pPr>
        <w:widowControl/>
        <w:wordWrap/>
        <w:autoSpaceDE/>
        <w:autoSpaceDN/>
        <w:rPr>
          <w:rFonts w:ascii="Batang" w:eastAsia="Batang" w:hAnsi="Batang" w:cs="Times New Roman"/>
          <w:b/>
          <w:bCs/>
          <w:sz w:val="2"/>
          <w:szCs w:val="2"/>
        </w:rPr>
      </w:pPr>
      <w:r>
        <w:rPr>
          <w:rFonts w:ascii="Batang" w:eastAsia="Batang" w:hAnsi="Batang" w:cs="Times New Roman" w:hint="eastAsia"/>
          <w:b/>
          <w:bCs/>
        </w:rPr>
        <w:br w:type="page"/>
      </w:r>
    </w:p>
    <w:p w14:paraId="0F87F083" w14:textId="3800328E" w:rsidR="00FA0026" w:rsidRPr="00CD2777" w:rsidRDefault="00FA0026">
      <w:pPr>
        <w:wordWrap/>
        <w:spacing w:line="360" w:lineRule="auto"/>
        <w:ind w:firstLineChars="100" w:firstLine="220"/>
        <w:jc w:val="center"/>
        <w:rPr>
          <w:rFonts w:ascii="Batang" w:eastAsia="Batang" w:hAnsi="Batang" w:cs="Times New Roman"/>
          <w:b/>
          <w:bCs/>
        </w:rPr>
        <w:pPrChange w:id="0" w:author="나현종" w:date="2025-11-06T14:03:00Z" w16du:dateUtc="2025-11-06T05:03:00Z">
          <w:pPr>
            <w:wordWrap/>
            <w:spacing w:line="360" w:lineRule="auto"/>
            <w:jc w:val="center"/>
          </w:pPr>
        </w:pPrChange>
      </w:pPr>
      <w:r>
        <w:rPr>
          <w:rFonts w:ascii="Batang" w:eastAsia="Batang" w:hAnsi="Batang" w:cs="Times New Roman" w:hint="eastAsia"/>
          <w:b/>
          <w:bCs/>
        </w:rPr>
        <w:t>I. INTRODUCTION</w:t>
      </w:r>
    </w:p>
    <w:p w14:paraId="35D6544D" w14:textId="5B2D3C5D" w:rsidR="00FA0026" w:rsidRPr="00CD2777" w:rsidRDefault="00FA0026">
      <w:pPr>
        <w:wordWrap/>
        <w:spacing w:line="360" w:lineRule="auto"/>
        <w:ind w:firstLineChars="100" w:firstLine="220"/>
        <w:jc w:val="center"/>
        <w:rPr>
          <w:rFonts w:ascii="Batang" w:eastAsia="Batang" w:hAnsi="Batang" w:cs="Times New Roman"/>
        </w:rPr>
        <w:pPrChange w:id="1" w:author="나현종" w:date="2025-11-06T14:03:00Z" w16du:dateUtc="2025-11-06T05:03:00Z">
          <w:pPr>
            <w:wordWrap/>
            <w:spacing w:line="360" w:lineRule="auto"/>
            <w:jc w:val="center"/>
          </w:pPr>
        </w:pPrChange>
      </w:pPr>
      <w:r>
        <w:rPr>
          <w:rFonts w:ascii="Batang" w:eastAsia="Batang" w:hAnsi="Batang" w:cs="Times New Roman" w:hint="eastAsia"/>
        </w:rPr>
        <w:t xml:space="preserve">(아직 작성하지 마시오)</w:t>
      </w:r>
    </w:p>
    <w:p w14:paraId="2FCB9524" w14:textId="77777777" w:rsidR="00AC4668" w:rsidRPr="00CD2777" w:rsidRDefault="00AC4668">
      <w:pPr>
        <w:widowControl/>
        <w:wordWrap/>
        <w:autoSpaceDE/>
        <w:autoSpaceDN/>
        <w:spacing w:line="360" w:lineRule="auto"/>
        <w:ind w:firstLineChars="100" w:firstLine="220"/>
        <w:rPr>
          <w:rFonts w:ascii="Batang" w:eastAsia="Batang" w:hAnsi="Batang" w:cs="Times New Roman"/>
          <w:b/>
          <w:bCs/>
        </w:rPr>
        <w:pPrChange w:id="2" w:author="나현종" w:date="2025-11-06T14:03:00Z" w16du:dateUtc="2025-11-06T05:03:00Z">
          <w:pPr>
            <w:widowControl/>
            <w:wordWrap/>
            <w:autoSpaceDE/>
            <w:autoSpaceDN/>
            <w:spacing w:line="360" w:lineRule="auto"/>
          </w:pPr>
        </w:pPrChange>
      </w:pPr>
    </w:p>
    <w:p w14:paraId="6A2A087D" w14:textId="21434177" w:rsidR="00FA0026" w:rsidRPr="00CD2777" w:rsidRDefault="00FA0026">
      <w:pPr>
        <w:wordWrap/>
        <w:spacing w:line="360" w:lineRule="auto"/>
        <w:ind w:firstLineChars="100" w:firstLine="220"/>
        <w:jc w:val="center"/>
        <w:rPr>
          <w:rFonts w:ascii="Batang" w:eastAsia="Batang" w:hAnsi="Batang" w:cs="Times New Roman"/>
          <w:b/>
          <w:bCs/>
        </w:rPr>
        <w:pPrChange w:id="3" w:author="나현종" w:date="2025-11-06T14:03:00Z" w16du:dateUtc="2025-11-06T05:03:00Z">
          <w:pPr>
            <w:wordWrap/>
            <w:spacing w:line="360" w:lineRule="auto"/>
            <w:jc w:val="center"/>
          </w:pPr>
        </w:pPrChange>
      </w:pPr>
      <w:r>
        <w:rPr>
          <w:rFonts w:ascii="Batang" w:eastAsia="Batang" w:hAnsi="Batang" w:cs="Times New Roman" w:hint="eastAsia"/>
          <w:b/>
          <w:bCs/>
        </w:rPr>
        <w:t>II. LITERATURE REVIEW AND HYPOTHESIS DEVELOPMENT</w:t>
      </w:r>
    </w:p>
    <w:p w14:paraId="28DFED11" w14:textId="41338B1B" w:rsidR="00C354FC" w:rsidRPr="00CD2777" w:rsidRDefault="00FA0026">
      <w:pPr>
        <w:wordWrap/>
        <w:spacing w:line="360" w:lineRule="auto"/>
        <w:ind w:firstLineChars="100" w:firstLine="220"/>
        <w:jc w:val="both"/>
        <w:rPr>
          <w:rFonts w:ascii="Batang" w:eastAsia="Batang" w:hAnsi="Batang" w:cs="Times New Roman"/>
          <w:b/>
          <w:bCs/>
        </w:rPr>
        <w:pPrChange w:id="4" w:author="나현종" w:date="2025-11-06T14:03:00Z" w16du:dateUtc="2025-11-06T05:03:00Z">
          <w:pPr>
            <w:wordWrap/>
            <w:spacing w:line="360" w:lineRule="auto"/>
            <w:jc w:val="both"/>
          </w:pPr>
        </w:pPrChange>
      </w:pPr>
      <w:r>
        <w:rPr>
          <w:rFonts w:ascii="Batang" w:eastAsia="Batang" w:hAnsi="Batang" w:cs="Times New Roman" w:hint="eastAsia"/>
          <w:b/>
          <w:bCs/>
        </w:rPr>
        <w:t xml:space="preserve">2.1. Literature Review</w:t>
      </w:r>
    </w:p>
    <w:p w14:paraId="490F057E" w14:textId="59C9AEDF" w:rsidR="00FA0026" w:rsidRPr="00CD2777" w:rsidRDefault="00C354FC">
      <w:pPr>
        <w:wordWrap/>
        <w:spacing w:line="360" w:lineRule="auto"/>
        <w:ind w:firstLineChars="100" w:firstLine="220"/>
        <w:jc w:val="both"/>
        <w:rPr>
          <w:rFonts w:ascii="Batang" w:eastAsia="Batang" w:hAnsi="Batang" w:cs="Times New Roman"/>
          <w:i/>
          <w:iCs/>
        </w:rPr>
        <w:pPrChange w:id="5" w:author="나현종" w:date="2025-11-06T14:03:00Z" w16du:dateUtc="2025-11-06T05:03:00Z">
          <w:pPr>
            <w:wordWrap/>
            <w:spacing w:line="360" w:lineRule="auto"/>
            <w:jc w:val="both"/>
          </w:pPr>
        </w:pPrChange>
      </w:pPr>
      <w:r>
        <w:rPr>
          <w:rFonts w:ascii="Batang" w:eastAsia="Batang" w:hAnsi="Batang" w:cs="Times New Roman" w:hint="eastAsia"/>
          <w:i/>
          <w:iCs/>
        </w:rPr>
        <w:t xml:space="preserve">2.1.1. Black-Litterman 모형의 발전과 한계</w:t>
      </w:r>
    </w:p>
    <w:p w14:paraId="24EA44C3" w14:textId="7908E7DC" w:rsidR="005900C0" w:rsidRPr="00CD2777" w:rsidRDefault="005900C0"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Markowitz (1952)의 현대 포트폴리오 이론에서 사용되는 평균-분산 최적화는 투자자가 기대수익률과 위험을 명시적으로 정량화하여 효율적 투자 결정을 내릴 수 있는 이론적 기반을 제공하였다는 점에서 현대 금융학의 초석으로 평가받는다. 그러나 이론적 우수성에도 불구하고, 후속 연구들은 현대 포트폴리오 이론이 기대수익률 추정 오차에 매우 민감하여 실제 적용 시 문제를 초래할 수 있다고 지적한다. 특히 Michaud (1989)는 평균-분산 최적화가 입력 파라미터의 미세한 변화에도 극단적으로 집중된 포트폴리오 가중치를 산출하는 경향이 있으며, 이러한 극단해는 표본 외 성과의 악화로 이어진다는 점을 보인다. Best and Grauer (1991) 역시 추정 오차가 증폭되어 최적화 과정에서 특정 자산에 과도하게 쏠리는 현상을 확인하였으며, 이러한 어려움은 실무에서 평균-분산 최적화 과정을 적용하는데 난관이 되는 요인이다.</w:t>
      </w:r>
    </w:p>
    <w:p w14:paraId="25C1B2DB" w14:textId="71CC3C04" w:rsidR="00D531FF" w:rsidRPr="00CD2777" w:rsidRDefault="005900C0"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실무적 한계를 완화하기 위해 Black and Litterman(1992)은 베이지안 접근을 통한 새로운 방식을 제안하였다. 이들의 핵심 아이디어는 시장균형 상태에서 합리적으로 도출되는 기대수익률을 사전 분포로 설정하고, 투자자의 주관적 견해를 수치화하여 이를 사후분포로 결합함으로써 보다 안정적인 기대수익률을 추정하는 것이다. 구체적으로, Black-Litterman 모형은 시장 시가총액 가중치와 위험회피계수로부터 역산된 균형 기대수익률을 사전 정보로 활용하며, 투자자가 특정 자산이나 자산군에 대해 갖는 견해와 그 견해의 신뢰도를 정밀도 행렬의 형태로 결합하여 최종적인 사후 기대수익률을 산출한다(Black &amp; Litterman, 1992; He &amp; Litterman, 1999; Meucci, 2008). </w:t>
      </w:r>
    </w:p>
    <w:p w14:paraId="7580D06E" w14:textId="6F39A197" w:rsidR="001E13FD" w:rsidRPr="00CD2777" w:rsidRDefault="00D531FF"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베이지안 통합 과정의 핵심은 시장 정보와 견해 정보가 각각의 상대적 확실성에 비례하여 가중 결합된다는 점이다. 시장균형 수익률은 광범위한 시장 참여자들의 집합적 판단을 반영하므로 안정적인 기준점을 제공하며, 투자자의 견해는 특정 정보우위나 분석적 통찰을 반영할 수 있다. 이 두 정보원을 정밀도 기반으로 결합함으로써 Black-Litterman 모형은 극단적 포지션을 완화하고 보다 분산된 포트폴리오 해를 제공한다는 점에서 Markowitz의 원래 프레임워크가 갖는 입력 민감도 문제를 실질적으로 개선한다 (Idzorek, 2004; Meucci, 2009).</w:t>
      </w:r>
    </w:p>
    <w:p w14:paraId="18B89A39" w14:textId="7914D230" w:rsidR="001E13FD" w:rsidRPr="00CD2777" w:rsidRDefault="00D531FF"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그럼에도 불구하고 Black-Litterman 모형은 최종 포트폴리오 성과를 결정하는 핵심 요인인 견해의 질과 신뢰도 측면에서 여전히 근본적인 한계를 내포한다. 첫째, 실무에서 견해는 애널리스트나 운용역의 주관적 판단에 전적으로 의존하므로, 인지적 편향의 개입, 제한된 분석 범위, 낮은 갱신 빈도 등의 구조적 제약이 발생한다(He &amp; Litterman, 1999; Idzorek, 2004). 둘째</w:t>
      </w:r>
      <w:r>
        <w:rPr>
          <w:rFonts w:ascii="Batang" w:eastAsia="Batang" w:hAnsi="Batang" w:cs="함초롬바탕"/>
        </w:rPr>
        <w:t>, 모형의</w:t>
      </w:r>
      <w:r>
        <w:rPr>
          <w:rFonts w:ascii="Batang" w:eastAsia="Batang" w:hAnsi="Batang" w:cs="함초롬바탕" w:hint="eastAsia"/>
        </w:rPr>
        <w:t xml:space="preserve"> 핵심 파라미터인 불확실성 조정 계수(τ), 신뢰도 행렬(Ω)의 구성 방식, 견해 매핑 행렬 P의 설계는 최종 결과에 유의미한 영향을 미치지만, 선행연구들은 대부분 경험적 규칙을 제시하는데 그치며 체계적인 캘리브레이션 방법론은 부족한 실정이다(He &amp; Litterman, 1999; Satchell &amp; Scowcroft, 2000; Meucci, 2008). 셋째, 동일 시점에 제시된 복수의 견해가 내적 일관성을 결여하는 경우 사후 기대수익률 추정과 가중치 산출 과정에서 불안정성이 커질 수 있다(Meucci, 2008). </w:t>
      </w:r>
    </w:p>
    <w:p w14:paraId="1E582D08" w14:textId="61A9F8C5" w:rsidR="00165390" w:rsidRPr="00CD2777" w:rsidRDefault="00C354FC"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한계들을 종합하면, Black-Litterman 모형이 Markowitz의 평균-분산 최적화가 갖는 추정의 민감도를 완화하고 실무적 안정성을 개선하는 중요한 진전임에도 불구하고, 견해와 신뢰도를 체계적이고 확장 가능하도록 생성하고 갱신하는 메커니즘이 부재하다는 근본적 문제가 남아 있다는 점을 알 수 있다. 특히 자산 및 섹터 범위가 확장될수록 인간 의사결정자가 모든 정보를 동시에, 일관되게, 반복적으로 소화하여 고품질의 견해를 생산하는 것은 점차 어려워진다. 따라서 대규모 다차원 정보환경에서도 체계적으로 견해를 생성할 수 있는 방법에 대한 수요가 높으며, 이는 본 연구가 주목하는 핵심 문제의식이다. 나아가 이러한 견해 생성의 구조적 한계는 단순히 기술적 문제를 넘어, 인간 의사결정자의 인지적 제약이라는 보다 근본적인 원인에서 비롯한다.</w:t>
      </w:r>
    </w:p>
    <w:p w14:paraId="652B5897" w14:textId="77777777" w:rsidR="00A62E1F" w:rsidRPr="00CD2777" w:rsidRDefault="00A62E1F">
      <w:pPr>
        <w:wordWrap/>
        <w:spacing w:line="360" w:lineRule="auto"/>
        <w:ind w:firstLineChars="100" w:firstLine="220"/>
        <w:jc w:val="both"/>
        <w:rPr>
          <w:rFonts w:ascii="Batang" w:eastAsia="Batang" w:hAnsi="Batang" w:cs="함초롬바탕"/>
        </w:rPr>
        <w:pPrChange w:id="6" w:author="나현종" w:date="2025-11-06T14:03:00Z" w16du:dateUtc="2025-11-06T05:03:00Z">
          <w:pPr>
            <w:wordWrap/>
            <w:spacing w:line="360" w:lineRule="auto"/>
            <w:jc w:val="both"/>
          </w:pPr>
        </w:pPrChange>
      </w:pPr>
    </w:p>
    <w:p w14:paraId="371148E8" w14:textId="62C3DEA9" w:rsidR="00C354FC" w:rsidRPr="00CD2777" w:rsidRDefault="00C354FC">
      <w:pPr>
        <w:wordWrap/>
        <w:spacing w:line="360" w:lineRule="auto"/>
        <w:ind w:firstLineChars="100" w:firstLine="220"/>
        <w:jc w:val="both"/>
        <w:rPr>
          <w:rFonts w:ascii="Batang" w:eastAsia="Batang" w:hAnsi="Batang" w:cs="함초롬바탕"/>
          <w:i/>
          <w:iCs/>
        </w:rPr>
        <w:pPrChange w:id="7" w:author="나현종" w:date="2025-11-06T14:03:00Z" w16du:dateUtc="2025-11-06T05:03:00Z">
          <w:pPr>
            <w:wordWrap/>
            <w:spacing w:line="360" w:lineRule="auto"/>
            <w:jc w:val="both"/>
          </w:pPr>
        </w:pPrChange>
      </w:pPr>
      <w:r>
        <w:rPr>
          <w:rFonts w:ascii="Batang" w:eastAsia="Batang" w:hAnsi="Batang" w:cs="함초롬바탕" w:hint="eastAsia"/>
          <w:i/>
          <w:iCs/>
        </w:rPr>
        <w:t>2.1.2. 인간 의사결정의 인지적 한계</w:t>
      </w:r>
    </w:p>
    <w:p w14:paraId="5D177D28" w14:textId="4821C4DF" w:rsidR="00165390" w:rsidRPr="00CD2777" w:rsidRDefault="00C354FC"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Black-Litterman 모형의 견해 생성 과정이 인간의 직관과 경험적 판단에 의존한다는 사실은 일관성과 재현성의 결여라는 문제로 귀결된다. 행동재무학 문헌은 투자자의 의사결정이 다양한 인지적 편향에 의해 체계적으로 왜곡됨을 광범위하게 실증해왔으며</w:t>
      </w:r>
      <w:r>
        <w:rPr>
          <w:rFonts w:ascii="Batang" w:eastAsia="Batang" w:hAnsi="Batang" w:cs="함초롬바탕" w:hint="eastAsia"/>
          <w:color w:val="000000" w:themeColor="text1"/>
        </w:rPr>
        <w:t>,</w:t>
      </w:r>
      <w:r>
        <w:t xml:space="preserve"> </w:t>
      </w:r>
      <w:r>
        <w:rPr>
          <w:rFonts w:ascii="Batang" w:eastAsia="Batang" w:hAnsi="Batang" w:cs="함초롬바탕"/>
          <w:color w:val="000000" w:themeColor="text1"/>
        </w:rPr>
        <w:t xml:space="preserve">De Bondt and Thaler (1985, 1987)는 대표성 편향으로 인한 과잉반응과 수익률의 장기 역전 현상을, Barber and Odean (2000)은 과잉확신이 잦은 매매와 성과 저하로 이어지는 패턴을 각각 제시하였다. 이러한 연구들은 투자자가 객관적 정보보다 심리적 요인에 기반해 비합리적 판단을 내린다는 점을 보여주며, 이는 Black–Litterman 모형에서 인간이 형성하는 견해가 편향된 주관적 신념에 기초할 가능성을 시사한다.</w:t>
      </w:r>
      <w:r>
        <w:rPr>
          <w:rFonts w:ascii="Batang" w:eastAsia="Batang" w:hAnsi="Batang" w:cs="함초롬바탕" w:hint="eastAsia"/>
          <w:color w:val="000000" w:themeColor="text1"/>
        </w:rPr>
        <w:t xml:space="preserve"> 이러한 </w:t>
      </w:r>
      <w:r>
        <w:rPr>
          <w:rFonts w:ascii="Batang" w:eastAsia="Batang" w:hAnsi="Batang" w:cs="함초롬바탕" w:hint="eastAsia"/>
        </w:rPr>
        <w:t xml:space="preserve">편향들은 Black-Litterman 모형이 전제하는 합리적이고 정합적인 견해 형성을 저해하는 구조적 요인으로 작용한다. </w:t>
      </w:r>
    </w:p>
    <w:p w14:paraId="5AEB7640" w14:textId="681D75C3" w:rsidR="00C354FC" w:rsidRPr="00CD2777" w:rsidRDefault="00165390">
      <w:pPr>
        <w:wordWrap/>
        <w:spacing w:line="360" w:lineRule="auto"/>
        <w:ind w:firstLineChars="100" w:firstLine="220"/>
        <w:jc w:val="both"/>
        <w:rPr>
          <w:rFonts w:ascii="Batang" w:eastAsia="Batang" w:hAnsi="Batang" w:cs="함초롬바탕"/>
        </w:rPr>
        <w:pPrChange w:id="8" w:author="나현종" w:date="2025-11-06T14:03:00Z" w16du:dateUtc="2025-11-06T05:03:00Z">
          <w:pPr>
            <w:wordWrap/>
            <w:spacing w:line="360" w:lineRule="auto"/>
            <w:jc w:val="both"/>
          </w:pPr>
        </w:pPrChange>
      </w:pPr>
      <w:r>
        <w:rPr>
          <w:rFonts w:ascii="Batang" w:eastAsia="Batang" w:hAnsi="Batang" w:cs="함초롬바탕" w:hint="eastAsia"/>
        </w:rPr>
        <w:t xml:space="preserve"> 먼저 손실회피와 참조점 의존성은 투자자가 기대효용이 아닌 심리적 참조점을 기준으로 판단하게 만든다는 점에서 문제가 된다. Kahneman and Tversky(1979)의 전망이론(Prospect Theory)은 투자자가 손실과 이익을 비대칭적으로 평가하며, 특히 손실을 이익보다 더 크게 느낀다는 점을 보였다. 이러한 손실회피 성향은 투자자가 단기 하락 위험을 과대평가하도록 만들어, Black-Litterman 모형의 견해를 과도하게 보수적으로 설정하거나 특정 자산군에 대한 부정적 견해를 확대 해석하게 만든다. 결과적으로 베이지안 통합 과정에서 산출되는 사후 기대수익률은 시장균형 대비 편향된 형태를 띠게 되며, 이는 포트폴리오의 효율성을 저해하는 요인이 된다.</w:t>
      </w:r>
    </w:p>
    <w:p w14:paraId="7F16A4B4" w14:textId="547F0B29" w:rsidR="00A34AED" w:rsidRPr="00A34AED" w:rsidRDefault="00E01B41" w:rsidP="00A34AED">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  이와 더불어 최근성 편향과 확증 편향은 투자자가 특정 시점의 정보나 경험에 과도하게 의존하게 하여, 시장 전반의 신호를 균형적으로 해석하는 능력을 저하시킨다. 최근성 편향은 투자자가 단기 수익률 변화를 장기 추세로 착각하게 만들어, Black-Litterman 모형의 견해가 단기 시그널에 과적합되는 경향을 유발한다. 이는 De Bondt and Thaler(1985)와 Barberis et al.(1998)이 실증한 바와 같이 투자자가 최근 정보에 과도하게 반응해 단기 과잉반응을 보인다는 결과와 일치한다. 반면 확증 편향과 고착 편향은 새로운 정보가 주어지더라도 기존 견해를 수정하지 못하게 하여, 신뢰도 행렬의 갱신 과정에서 과도한 확신이 반영되는 문제를 초래한다. Rabin and Schrag(1999)는 이러한 선택적 정보처리가 기존 신념을 강화시키는 방향으로 작동함을 보였으며, Daniel et al.(1998)은 투자자가 자신의 정보 정확도를 과대평가해 견해 수정이 지연된다고 지적하였다.</w:t>
      </w:r>
    </w:p>
    <w:p w14:paraId="51B2B574" w14:textId="7AB72BCC" w:rsidR="00165390" w:rsidRPr="00CD2777" w:rsidDel="00E01B41" w:rsidRDefault="00E01B41">
      <w:pPr>
        <w:wordWrap/>
        <w:spacing w:line="360" w:lineRule="auto"/>
        <w:ind w:firstLineChars="100" w:firstLine="220"/>
        <w:jc w:val="both"/>
        <w:rPr>
          <w:del w:id="9" w:author="나현종" w:date="2025-11-05T17:03:00Z" w16du:dateUtc="2025-11-05T08:03:00Z"/>
          <w:rFonts w:ascii="Batang" w:eastAsia="Batang" w:hAnsi="Batang" w:cs="함초롬바탕"/>
        </w:rPr>
      </w:pPr>
      <w:r>
        <w:rPr>
          <w:rFonts w:ascii="Batang" w:eastAsia="Batang" w:hAnsi="Batang" w:cs="함초롬바탕" w:hint="eastAsia"/>
        </w:rPr>
        <w:t xml:space="preserve">이러한 편향들은 개별 투자자의 심리적 특성을 넘어, 인간의 정보처리 능력 자체가 갖는 구조적 한계와 결합될 때 더욱 심각한 문제로 나타난다. Miller(1956)가 지적한 바와 같이, 인간의 작업기억 용량은 약 7±2개 항목으로 제한되어 있어, 수십 개의 섹터와 변수 간 관계를 동시에 고려하는 것이 근본적으로 어렵다. Hirshleifer and Teoh(2003)와 Peng and Xiong(2006)은 이러한 인지 용량의 제약이 투자자의 주의 배분을 왜곡시켜, 특정 지표나 뉴스에 집중하는 반면 다른 중요한 변수들을 무시하게 된다고 지적했다. Black-Litterman 모형의 견해 생성 과정은 본질적으로 다차원적 정보를 동시에 통합하고 일관된 상대적 판단을 도출해야 하므로</w:t>
      </w:r>
      <w:r>
        <w:rPr>
          <w:rFonts w:ascii="Batang" w:eastAsia="Batang" w:hAnsi="Batang" w:cs="함초롬바탕"/>
        </w:rPr>
        <w:t>, 이러한</w:t>
      </w:r>
      <w:r>
        <w:rPr>
          <w:rFonts w:ascii="Batang" w:eastAsia="Batang" w:hAnsi="Batang" w:cs="함초롬바탕" w:hint="eastAsia"/>
        </w:rPr>
        <w:t xml:space="preserve"> 선택적 주의는 필연적으로 견해의 정보 손실과 신뢰도 행렬의 불안정성을 초래한다.</w:t>
      </w:r>
    </w:p>
    <w:p w14:paraId="229CCBF0" w14:textId="77777777" w:rsidR="001E13FD" w:rsidRPr="00CD2777" w:rsidRDefault="001E13FD">
      <w:pPr>
        <w:wordWrap/>
        <w:spacing w:line="360" w:lineRule="auto"/>
        <w:ind w:firstLineChars="100" w:firstLine="220"/>
        <w:jc w:val="both"/>
        <w:rPr>
          <w:rFonts w:ascii="Batang" w:eastAsia="Batang" w:hAnsi="Batang" w:cs="함초롬바탕"/>
        </w:rPr>
        <w:pPrChange w:id="10" w:author="나현종" w:date="2025-11-06T14:03:00Z" w16du:dateUtc="2025-11-06T05:03:00Z">
          <w:pPr>
            <w:spacing w:line="276" w:lineRule="auto"/>
            <w:jc w:val="both"/>
          </w:pPr>
        </w:pPrChange>
      </w:pPr>
    </w:p>
    <w:p w14:paraId="0FF685E1" w14:textId="1503A683" w:rsidR="00E01B41" w:rsidRPr="00CD2777" w:rsidRDefault="00165390"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인지적 한계는 이론적 지적을 넘어 실제 애널리스트 수준에서도 관찰된다. Bhushan(1989)은 애널리스트가 시간과 자원의 제약으로 분석 범위를 제한하며, 커버리지를 확장할수록 정확도가 감소한다고 보고하였다. 이는 Black-Litterman 모형이 요구하는 시장 전체를 포괄하는 다차원적 견해 생성이 인간 분석가의 한계로 인해 실무에서 구현되기 어렵다는 점을 실증적으로 뒷받침한다. 더 나아가 이러한 한계는 단순히 개인의 판단 문제를 넘어, 데이터의 유형별 분리와 통합적 해석 과정의 구조적 비효율성으로 이어진다. 수익률의 시계열, 재무제표 정보, 거시경제 지표, 비정형 뉴스 등 이질적인 정보원을 일관된 투자 견해로 통합하는 과정은 인간 의사결정자에게 과도한 인지적 부담을 요구하며, 이는 결국 견해의 질적 저하로 귀결된다.</w:t>
      </w:r>
    </w:p>
    <w:p w14:paraId="73B2884E" w14:textId="7ACEB9CA" w:rsidR="00165390" w:rsidRPr="00CD2777" w:rsidRDefault="00165390" w:rsidP="008F5C7A">
      <w:pPr>
        <w:wordWrap/>
        <w:spacing w:line="360" w:lineRule="auto"/>
        <w:ind w:firstLineChars="100" w:firstLine="220"/>
        <w:jc w:val="both"/>
        <w:rPr>
          <w:rFonts w:ascii="Batang" w:eastAsia="Batang" w:hAnsi="Batang" w:cs="함초롬바탕"/>
          <w:strike/>
        </w:rPr>
      </w:pPr>
      <w:r>
        <w:rPr>
          <w:rFonts w:ascii="Batang" w:eastAsia="Batang" w:hAnsi="Batang" w:cs="함초롬바탕" w:hint="eastAsia"/>
        </w:rPr>
        <w:t xml:space="preserve">따라서 기존의 수동적·직관적 견해 생성 방식에서 벗어나, 대규모 정보를 객관적으로 통합·분석할 수 있는 체계적 견해 생성 메커니즘의 필요성이 제기된다. 이러한 필요성은 단순히 효율성 향상을 넘어, Black-Litterman 모형의 이론적 우수성을 실무에서 실현하기 위한 근본적인 조건이라고 할 수 있다. 이러한 맥락에서 본 논문은 최근 급속히 발전하고 있는 대규모 언어모델과 인공지능 에이전트 기술을 활용해 한계를 극복하고자 한다.</w:t>
      </w:r>
    </w:p>
    <w:p w14:paraId="0BA68411" w14:textId="77777777" w:rsidR="001E13FD" w:rsidRPr="00CD2777" w:rsidRDefault="001E13FD">
      <w:pPr>
        <w:wordWrap/>
        <w:spacing w:line="360" w:lineRule="auto"/>
        <w:ind w:firstLineChars="100" w:firstLine="220"/>
        <w:jc w:val="both"/>
        <w:rPr>
          <w:rFonts w:ascii="Batang" w:eastAsia="Batang" w:hAnsi="Batang" w:cs="함초롬바탕"/>
        </w:rPr>
        <w:pPrChange w:id="11" w:author="나현종" w:date="2025-11-06T14:03:00Z" w16du:dateUtc="2025-11-06T05:03:00Z">
          <w:pPr>
            <w:wordWrap/>
            <w:spacing w:line="360" w:lineRule="auto"/>
            <w:jc w:val="both"/>
          </w:pPr>
        </w:pPrChange>
      </w:pPr>
    </w:p>
    <w:p w14:paraId="0D2DC6B5" w14:textId="440F08B0" w:rsidR="00E01B41" w:rsidRPr="00CD2777" w:rsidRDefault="00E01B41">
      <w:pPr>
        <w:wordWrap/>
        <w:spacing w:line="360" w:lineRule="auto"/>
        <w:ind w:firstLineChars="100" w:firstLine="220"/>
        <w:jc w:val="both"/>
        <w:rPr>
          <w:rFonts w:ascii="Batang" w:eastAsia="Batang" w:hAnsi="Batang" w:cs="함초롬바탕"/>
          <w:i/>
          <w:iCs/>
        </w:rPr>
        <w:pPrChange w:id="12" w:author="나현종" w:date="2025-11-06T14:03:00Z" w16du:dateUtc="2025-11-06T05:03:00Z">
          <w:pPr>
            <w:wordWrap/>
            <w:spacing w:line="360" w:lineRule="auto"/>
            <w:jc w:val="both"/>
          </w:pPr>
        </w:pPrChange>
      </w:pPr>
      <w:r>
        <w:rPr>
          <w:rFonts w:ascii="Batang" w:eastAsia="Batang" w:hAnsi="Batang" w:cs="함초롬바탕" w:hint="eastAsia"/>
          <w:i/>
          <w:iCs/>
        </w:rPr>
        <w:t>2.1.3. 대규모 언어모델과 인공지능 에이전트의 가능성</w:t>
      </w:r>
    </w:p>
    <w:p w14:paraId="7C31BBBB" w14:textId="26BFE876" w:rsidR="001E13FD" w:rsidRPr="00CD2777" w:rsidRDefault="00A12FA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대규모 언어모델은 방대한 양의 수치·비정형 데이터를 병렬적으로 처리하고, 맥락적 추론과 자연어 기반 요약을 수행할 수 있는 특징을 지닌다. 특히 Transformer 아키텍처에 기반한 최신 언어모델들은 기존의 단순 예측 알고리즘보다 인간 의사결정 구조에 근접한 인지적 처리를 구현한다는 점에서 주목받고 있다(OpenAI, 2023; Brown et al., 2020). 이러한 모델들은 단순히 텍스트를 생성하는 것을 넘어, 주어진 맥락에서 논리적 추론을 수행하고 복잡한 정보를 통합하여 일관된 판단을 도출할 수 있다.</w:t>
      </w:r>
    </w:p>
    <w:p w14:paraId="449C56B5" w14:textId="4F7FEB5A" w:rsidR="00165390" w:rsidRPr="00CD2777" w:rsidRDefault="00A12FA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언어모델이 단순한 텍스트 생성 도구에서 인공지능 에이전트로 확장될 때, 그 의미는 더욱 중요해진다. 인공지능 에이전트는 대규모 언어모델의 언어 및 추론 능력을 바탕으로 자율적 정보 탐색, 목표 설정, 행동 계획, 피드백 갱신을 수행하는 체계를 의미한다(Park et al., 2023; Wang et al., 2024). 이는 인간의 행동과 인지의 구조를 모사하는 “믿을 법한 대용치”(believable proxy)로 작동하며, 단순히 언어를 생성하는 것이 아니라 환경으로부터 입력을 받아 논리적 판단을 내리고 결과를 학습하여 의사결정 전략을 개선하는 인지적 의사결정 단위로 기능한다. 이러한 구조적 특성은 인간 투자자가 수행하는 정보탐색, 가설형성, 판단, 갱신의 과정을 데이터 수준에서 재현할 수 있게 하며, 현대 포트폴리오 이론이 반영하지 못하는 비정형 정보를 견해의 형태로 정량화할 수 있는 가능성을 제시한다. </w:t>
      </w:r>
    </w:p>
    <w:p w14:paraId="6AD72E19" w14:textId="1F0C1A04" w:rsidR="00A12FAB" w:rsidRPr="00CD2777" w:rsidRDefault="00A12FAB" w:rsidP="00A17C1F">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인공지능 에이전트가 인간의 인지적 제약을 보완할 수 있는 근거는 두 가지 측면에서 찾을 수 있다. 첫째, 대규모 언어모델은 인간의 휴리스틱 기반 편향을 최소화하면서도 논리적 일관성을 유지할 수 있는 잠재력을 지닌다. Kahneman과 Tversky(1979)가 제시한 비합리적 의사결정 패턴은, 인공지능이 동일한 입력 데이터에 대해 통계적 패턴을 일관되게 학습함으로써 상당 부분 완화될 수 있다. 언어모델은 학습 과정에서 대규모 데이터로부터 추출된 패턴에 기반하여 판단을 수행하므로, 개별 투자자가 경험하는 단기적 손실에 대한 과도한 반응이나 최근 사건에 대한 과대평가와 같은 편향으로부터 상대적으로 자유롭다. </w:t>
      </w:r>
      <w:r>
        <w:rPr>
          <w:rFonts w:ascii="Batang" w:eastAsia="Batang" w:hAnsi="Batang" w:cs="함초롬바탕"/>
        </w:rPr>
        <w:t>Wu, Zhang, and Liu (2024)는 금융 의사결정 실험에서 LLM이 인간 판단자의 추론 단계를 모사하면서도 편향 없는 일관된 결정을 도출함을 확인하였다. 이러한 결과는 언어모델이 인간의 직관적 휴리스틱을 대체할 수 있는 합리적 의사결정 주체로 기능할 가능성을 보여준다.</w:t>
      </w:r>
    </w:p>
    <w:p w14:paraId="47F6E9A7" w14:textId="5468A901" w:rsidR="00A12FAB" w:rsidRPr="00CD2777" w:rsidRDefault="00A12FA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둘째</w:t>
      </w:r>
      <w:r>
        <w:rPr>
          <w:rFonts w:ascii="Batang" w:eastAsia="Batang" w:hAnsi="Batang" w:cs="함초롬바탕" w:hint="eastAsia"/>
          <w:color w:val="000000" w:themeColor="text1"/>
        </w:rPr>
        <w:t xml:space="preserve">, LLM은 정보처리 용량 측면에서 인간에 비해 우수함을 보인다.</w:t>
      </w:r>
      <w:r>
        <w:rPr>
          <w:rFonts w:ascii="Batang" w:eastAsia="Batang" w:hAnsi="Batang" w:cs="함초롬바탕" w:hint="eastAsia"/>
        </w:rPr>
        <w:t xml:space="preserve"> Miller(1956)가 제시한 인간의 작업기억 용량의 제한은 대규모 언어 모델의 병렬적 토큰 단위 연산 구조에서는 의미가 없으며, 모델은 수천 개의 텍스트와 수치 변수를 동시에 고려해 복합적 상호작용을 학습할 수 있다. 따라서 Black-Litterman 모형의 견해 생성 과정에서도, 인공지능 에이전트는 가격 데이터, 재무지표, 거시경제 지표 등 다차원적 입력을 통합적으로 분석하여 기대수익률에 대한 보다 정교하고 일관된 판단을 도출할 수 있다.</w:t>
      </w:r>
    </w:p>
    <w:p w14:paraId="660BC2AC" w14:textId="0EFEEEEE" w:rsidR="00A12FAB" w:rsidRPr="00CD2777" w:rsidRDefault="00A12FA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가능성이 단순한 이론적 추론에 그치지 않음을 보여주는 실증적 증거가 빠르게 축적되고 있다. Brynjolfsson, Li, and Raymond (2023)은 생성형 인공지능을 이용한 경영 의사결정 실험에서 인공지능 에이전트가 인간 전문가의 문제 해결 방식인 정보 탐색, 가설 설정, 의사결정 구조화를 통계적으로 유사한 경로로 재현함을 입증하였다. 재무 및 회계 분야의 최근 연구들도 역시 가능성을 실증적으로 검증하고 있다. Wu, Zhang, and Liu (2024)는 대규모 언어모델을 회계감사 상황에 적용한 결과, 모델이 인간 감사인의 추론 단계를 재현하며 판단 오류율을 유의하게 낮추었다고 보고한다. Lopez-Lira and Tang (2023)은 대규모 언어모델이 기업 공시와 뉴스 헤드라인을 분석하여 익일 주가 방향을 예측할 수 있음을 보였으며, Kim et al.(2024)은 금융 특화 언어모델이 전통적 예측 모델 대비 우수한 성과를 보인다고 보고하였다.</w:t>
      </w:r>
    </w:p>
    <w:p w14:paraId="41A5A1E0" w14:textId="7C00C694" w:rsidR="001E13FD" w:rsidRPr="00CD2777" w:rsidRDefault="00A12FAB" w:rsidP="008F5C7A">
      <w:pPr>
        <w:wordWrap/>
        <w:spacing w:line="360" w:lineRule="auto"/>
        <w:ind w:firstLineChars="100" w:firstLine="220"/>
        <w:jc w:val="both"/>
        <w:rPr>
          <w:rFonts w:ascii="Batang" w:eastAsia="Batang" w:hAnsi="Batang" w:cs="함초롬바탕"/>
        </w:rPr>
      </w:pPr>
      <w:r>
        <w:rPr>
          <w:rFonts w:ascii="Batang" w:eastAsia="Batang" w:hAnsi="Batang" w:hint="eastAsia"/>
        </w:rPr>
        <w:t xml:space="preserve"> </w:t>
      </w:r>
      <w:r>
        <w:rPr>
          <w:rFonts w:ascii="Batang" w:eastAsia="Batang" w:hAnsi="Batang" w:cs="함초롬바탕" w:hint="eastAsia"/>
        </w:rPr>
        <w:t xml:space="preserve">이러한 실증 결과들은 인공지능 에이전트가 인간의 인지적 판단 체계를 신뢰할 수 있는 수준으로 재현하며, 동시에 인간의 편향과 용량 제약을 넘어서는 확장된 인지 역할을 수행함을 시사한다. 특히 다차원적 정보 통합의 관점에서 Kelly et al. (2024)는 자산수익률 예측에서 모델 복잡도를 높여 더 많은 예측 변수를 통합할수록, 표본 외 예측력과 포트폴리오의 샤프 비율이 유의하게 개선된다고 보고한다. 이는 정보 입력의 범위가 확장될수록 성과가 향상된다는 이론적 근거를 제공하며, 언어모델 기반 에이전트가 다차원적 데이터를 동시에 처리하고 다양한 정보원을 통합할수록 보다 정교하고 안정적인 기대수익률 추정으로 이어질 수 있음을 의미한다. </w:t>
      </w:r>
    </w:p>
    <w:p w14:paraId="3211B1BB" w14:textId="01D00C78" w:rsidR="00165390" w:rsidRPr="00CD2777" w:rsidRDefault="00CF6B4F"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인공지능 에이전트는 섹터 간 상호의존성, 거시 변수의 동시 효과, 시계열적 패턴을 모두 고려할 수 있으므로 다차원적 정보 통합을 통해 견해를 자동적으로 생성하고 확장할 수 있게 </w:t>
      </w:r>
      <w:r>
        <w:rPr>
          <w:rFonts w:ascii="Batang" w:eastAsia="Batang" w:hAnsi="Batang" w:cs="함초롬바탕" w:hint="eastAsia"/>
          <w:color w:val="000000" w:themeColor="text1"/>
        </w:rPr>
        <w:t xml:space="preserve">한다. 따라서 LLM이 생성한 견해를 기존 Black-Litterman 모형에 결합할 경우 인간이 생성한 견해를 결합한 Black-Litterman 모형에 비해 정보 커버리지가 넓고, </w:t>
      </w:r>
      <w:r>
        <w:rPr>
          <w:rFonts w:ascii="Batang" w:eastAsia="Batang" w:hAnsi="Batang" w:cs="함초롬바탕" w:hint="eastAsia"/>
        </w:rPr>
        <w:t xml:space="preserve">견해 업데이트가 자동화되며</w:t>
      </w:r>
      <w:r>
        <w:rPr>
          <w:rFonts w:ascii="Batang" w:eastAsia="Batang" w:hAnsi="Batang" w:cs="함초롬바탕"/>
        </w:rPr>
        <w:t>, 확률적</w:t>
      </w:r>
      <w:r>
        <w:rPr>
          <w:rFonts w:ascii="Batang" w:eastAsia="Batang" w:hAnsi="Batang" w:cs="함초롬바탕" w:hint="eastAsia"/>
        </w:rPr>
        <w:t xml:space="preserve"> 견해(probabilistic view)로 기능할 수 있는 잠재력을 지닌다. 이러한 이론적 가능성과 실증적 증거를 종합할 때, 대규모 언어모델 기반 인공지능 에이전트는 Black-Litterman 모형의 견해 생성 단계에서 인간의 인지적 제약을 보완하는 체계적 대안으로 작동할 수 있으며, 이를 실증적으로 검증하는 것이 본 연구의 핵심 목표이다.</w:t>
      </w:r>
    </w:p>
    <w:p w14:paraId="3C63EFC1" w14:textId="77777777" w:rsidR="0048177C" w:rsidRPr="00CD2777" w:rsidRDefault="0048177C">
      <w:pPr>
        <w:wordWrap/>
        <w:spacing w:line="360" w:lineRule="auto"/>
        <w:ind w:firstLineChars="100" w:firstLine="220"/>
        <w:jc w:val="both"/>
        <w:rPr>
          <w:rFonts w:ascii="Batang" w:eastAsia="Batang" w:hAnsi="Batang" w:cs="Times New Roman"/>
        </w:rPr>
        <w:pPrChange w:id="13" w:author="나현종" w:date="2025-11-06T14:03:00Z" w16du:dateUtc="2025-11-06T05:03:00Z">
          <w:pPr>
            <w:wordWrap/>
            <w:spacing w:line="360" w:lineRule="auto"/>
            <w:jc w:val="both"/>
          </w:pPr>
        </w:pPrChange>
      </w:pPr>
    </w:p>
    <w:p w14:paraId="6E3F48D3" w14:textId="45A79C8B" w:rsidR="00FA0026" w:rsidRPr="00CD2777" w:rsidRDefault="00FA0026">
      <w:pPr>
        <w:wordWrap/>
        <w:spacing w:line="360" w:lineRule="auto"/>
        <w:ind w:firstLineChars="100" w:firstLine="220"/>
        <w:jc w:val="both"/>
        <w:rPr>
          <w:rFonts w:ascii="Batang" w:eastAsia="Batang" w:hAnsi="Batang" w:cs="Times New Roman"/>
          <w:b/>
          <w:bCs/>
        </w:rPr>
        <w:pPrChange w:id="14" w:author="나현종" w:date="2025-11-06T14:03:00Z" w16du:dateUtc="2025-11-06T05:03:00Z">
          <w:pPr>
            <w:wordWrap/>
            <w:spacing w:line="360" w:lineRule="auto"/>
            <w:jc w:val="both"/>
          </w:pPr>
        </w:pPrChange>
      </w:pPr>
      <w:r>
        <w:rPr>
          <w:rFonts w:ascii="Batang" w:eastAsia="Batang" w:hAnsi="Batang" w:cs="Times New Roman" w:hint="eastAsia"/>
          <w:b/>
          <w:bCs/>
        </w:rPr>
        <w:t>2.2. Hypothesis Development</w:t>
      </w:r>
    </w:p>
    <w:p w14:paraId="0741EF88" w14:textId="74DB95B7" w:rsidR="00CF6B4F" w:rsidRPr="00CD2777" w:rsidRDefault="00CF6B4F">
      <w:pPr>
        <w:wordWrap/>
        <w:spacing w:line="360" w:lineRule="auto"/>
        <w:ind w:firstLineChars="100" w:firstLine="220"/>
        <w:jc w:val="both"/>
        <w:rPr>
          <w:rFonts w:ascii="Batang" w:eastAsia="Batang" w:hAnsi="Batang" w:cs="Times New Roman"/>
          <w:i/>
          <w:iCs/>
        </w:rPr>
        <w:pPrChange w:id="15" w:author="나현종" w:date="2025-11-06T14:03:00Z" w16du:dateUtc="2025-11-06T05:03:00Z">
          <w:pPr>
            <w:wordWrap/>
            <w:spacing w:line="360" w:lineRule="auto"/>
            <w:jc w:val="both"/>
          </w:pPr>
        </w:pPrChange>
      </w:pPr>
      <w:r>
        <w:rPr>
          <w:rFonts w:ascii="Batang" w:eastAsia="Batang" w:hAnsi="Batang" w:cs="Times New Roman" w:hint="eastAsia"/>
          <w:i/>
          <w:iCs/>
        </w:rPr>
        <w:t>2.2.1. 연구 문제의 정의와 비교 기준 설정</w:t>
      </w:r>
    </w:p>
    <w:p w14:paraId="4B9AEABD" w14:textId="332A0779" w:rsidR="008404AA" w:rsidRPr="0046768E" w:rsidRDefault="00CF6B4F">
      <w:pPr>
        <w:wordWrap/>
        <w:spacing w:line="360" w:lineRule="auto"/>
        <w:ind w:firstLineChars="100" w:firstLine="220"/>
        <w:jc w:val="both"/>
        <w:rPr>
          <w:rFonts w:ascii="Batang" w:eastAsia="Batang" w:hAnsi="Batang" w:cs="함초롬바탕"/>
          <w:color w:val="000000" w:themeColor="text1"/>
        </w:rPr>
        <w:pPrChange w:id="16" w:author="나현종" w:date="2025-11-06T14:03:00Z" w16du:dateUtc="2025-11-06T05:03:00Z">
          <w:pPr>
            <w:wordWrap/>
            <w:spacing w:line="360" w:lineRule="auto"/>
            <w:ind w:firstLineChars="200" w:firstLine="440"/>
            <w:jc w:val="both"/>
          </w:pPr>
        </w:pPrChange>
      </w:pPr>
      <w:r>
        <w:rPr>
          <w:rFonts w:ascii="Batang" w:eastAsia="Batang" w:hAnsi="Batang" w:cs="함초롬바탕" w:hint="eastAsia"/>
        </w:rPr>
        <w:t xml:space="preserve">앞선 문헌 검토에서 논의한 바와 같이, Black-Litterman 모형의 견해 생성 과정은 인간 의사결정자의 인지적 병목과 정보처리의 제한으로 인해 구조적 제약을 가진다. 이러한 제약은 베이지안 사전-사후 통합 과정에서 비합리적 신호를 주입하거나 신뢰도 행렬을 왜곡시켜, 결과적으로 효율적 프런티어로부터의 이탈을 초래한다</w:t>
      </w:r>
      <w:r>
        <w:rPr>
          <w:rFonts w:ascii="Batang" w:eastAsia="Batang" w:hAnsi="Batang" w:cs="함초롬바탕"/>
        </w:rPr>
        <w:t>.</w:t>
      </w:r>
      <w:r>
        <w:rPr>
          <w:rFonts w:ascii="Batang" w:eastAsia="Batang" w:hAnsi="Batang" w:cs="함초롬바탕" w:hint="eastAsia"/>
        </w:rPr>
        <w:t xml:space="preserve"> 반면, 대규모 언어모델에 기반한 인공지능 에이전트는 방대한 비정형 데이터로부터 일관된 통계적 패턴을 추론하고, 정보처리 용량의 제약 없이 다차원적</w:t>
      </w:r>
      <w:ins w:id="17" w:author="나현종" w:date="2025-11-06T13:21:00Z" w16du:dateUtc="2025-11-06T04:21:00Z">
        <w:r>
          <w:rPr>
            <w:rFonts w:ascii="Batang" w:eastAsia="Batang" w:hAnsi="Batang" w:cs="함초롬바탕" w:hint="eastAsia"/>
          </w:rPr>
          <w:t>인</w:t>
        </w:r>
      </w:ins>
      <w:r>
        <w:rPr>
          <w:rFonts w:ascii="Batang" w:eastAsia="Batang" w:hAnsi="Batang" w:cs="함초롬바탕" w:hint="eastAsia"/>
        </w:rPr>
        <w:t xml:space="preserve"> 데이터를 동시에 분석할 수 있는 능력을 지닌다는 </w:t>
      </w:r>
      <w:r>
        <w:rPr>
          <w:rFonts w:ascii="Batang" w:eastAsia="Batang" w:hAnsi="Batang" w:cs="함초롬바탕" w:hint="eastAsia"/>
          <w:color w:val="000000" w:themeColor="text1"/>
        </w:rPr>
        <w:t xml:space="preserve">점에서 인간의 인지적 제약을 보완하는 구조적 대안으로 작용할 수 있다.</w:t>
      </w:r>
    </w:p>
    <w:p w14:paraId="69E374EF" w14:textId="5723DC47" w:rsidR="008404AA" w:rsidRPr="0046768E" w:rsidRDefault="001714DB">
      <w:pPr>
        <w:wordWrap/>
        <w:spacing w:line="360" w:lineRule="auto"/>
        <w:ind w:firstLineChars="100" w:firstLine="220"/>
        <w:jc w:val="both"/>
        <w:rPr>
          <w:rFonts w:ascii="Batang" w:eastAsia="Batang" w:hAnsi="Batang" w:cs="함초롬바탕"/>
          <w:color w:val="000000" w:themeColor="text1"/>
        </w:rPr>
        <w:pPrChange w:id="18" w:author="나현종" w:date="2025-11-06T14:03:00Z" w16du:dateUtc="2025-11-06T05:03:00Z">
          <w:pPr>
            <w:wordWrap/>
            <w:spacing w:line="360" w:lineRule="auto"/>
            <w:ind w:firstLineChars="300" w:firstLine="660"/>
            <w:jc w:val="both"/>
          </w:pPr>
        </w:pPrChange>
      </w:pPr>
      <w:r>
        <w:rPr>
          <w:rFonts w:ascii="Batang" w:eastAsia="Batang" w:hAnsi="Batang" w:cs="함초롬바탕" w:hint="eastAsia"/>
          <w:color w:val="000000" w:themeColor="text1"/>
        </w:rPr>
        <w:t xml:space="preserve">그러나 실무적인 관점에서 볼 때, 인간 분석가 기반의 Black-Litterman 견해 생성은 구조적으로 편향과 커버리지 한계를 가지기 때문에 실제 운용 환경에서 많은 자금은 복잡한 주관 견해를 적극적으로 반영하기보다 시장 균형 수익률을 기반으로 한 B</w:t>
      </w:r>
      <w:r>
        <w:rPr>
          <w:rFonts w:ascii="Batang" w:eastAsia="Batang" w:hAnsi="Batang" w:cs="함초롬바탕"/>
          <w:color w:val="000000" w:themeColor="text1"/>
        </w:rPr>
        <w:t>l</w:t>
      </w:r>
      <w:r>
        <w:rPr>
          <w:rFonts w:ascii="Batang" w:eastAsia="Batang" w:hAnsi="Batang" w:cs="함초롬바탕" w:hint="eastAsia"/>
          <w:color w:val="000000" w:themeColor="text1"/>
        </w:rPr>
        <w:t xml:space="preserve">ack-Litterman 포트폴리오 구성을 유지하는 경향이 있다(Millo, 2023). 이</w:t>
      </w:r>
      <w:r>
        <w:rPr>
          <w:rFonts w:ascii="Batang" w:eastAsia="Batang" w:hAnsi="Batang" w:cs="함초롬바탕" w:hint="eastAsia"/>
        </w:rPr>
        <w:t xml:space="preserve">러한 실무적 현실을 고려할 때, 본 연구의 일차적 비교 기준은 시장 균형 수익률만을 활용한 Black-Litterman 모형이 되는 </w:t>
      </w:r>
      <w:r>
        <w:rPr>
          <w:rFonts w:ascii="Batang" w:eastAsia="Batang" w:hAnsi="Batang" w:cs="함초롬바탕" w:hint="eastAsia"/>
          <w:color w:val="000000" w:themeColor="text1"/>
        </w:rPr>
        <w:t xml:space="preserve">것이 합당하다.  </w:t>
      </w:r>
    </w:p>
    <w:p w14:paraId="15C85552" w14:textId="7B19C064" w:rsidR="004524F3" w:rsidRPr="0046768E" w:rsidRDefault="001714DB" w:rsidP="008F5C7A">
      <w:pPr>
        <w:wordWrap/>
        <w:spacing w:line="360" w:lineRule="auto"/>
        <w:ind w:firstLineChars="100" w:firstLine="220"/>
        <w:jc w:val="both"/>
        <w:rPr>
          <w:rFonts w:ascii="Batang" w:eastAsia="Batang" w:hAnsi="Batang" w:cs="함초롬바탕"/>
          <w:color w:val="000000" w:themeColor="text1"/>
        </w:rPr>
      </w:pPr>
      <w:r>
        <w:rPr>
          <w:rFonts w:ascii="Batang" w:eastAsia="Batang" w:hAnsi="Batang" w:cs="함초롬바탕" w:hint="eastAsia"/>
          <w:color w:val="000000" w:themeColor="text1"/>
        </w:rPr>
        <w:t xml:space="preserve">이러한 비교 기준 설정은 본 연구가 인공지능 에이전트를 통해 주관적 견해를 체계적으로 통합한 Black-Litterman 모형이 </w:t>
      </w:r>
      <w:r>
        <w:rPr>
          <w:rFonts w:ascii="Batang" w:eastAsia="Batang" w:hAnsi="Batang" w:cs="함초롬바탕"/>
          <w:color w:val="000000" w:themeColor="text1"/>
        </w:rPr>
        <w:t>시장의 수급이 일치하는 균형 상태에서, 시가총액 비중에 투영된 투자자 전체의 암묵적인 공통 견해를 반영한</w:t>
      </w:r>
      <w:r>
        <w:rPr>
          <w:rFonts w:ascii="Batang" w:eastAsia="Batang" w:hAnsi="Batang" w:cs="함초롬바탕" w:hint="eastAsia"/>
          <w:color w:val="000000" w:themeColor="text1"/>
        </w:rPr>
        <w:t xml:space="preserve"> 시장 균형 수익률을 사용한 Black-Litterman 모형보다 실질적인 성과 개선을 제공하는지를 검증하는 것을 목표로 함을 의미한다. 나아가 인공지능 에이전트가 생성한 견해의 품질은 단순히 예측 정확도</w:t>
      </w:r>
      <w:r>
        <w:rPr>
          <w:rFonts w:ascii="Batang" w:eastAsia="Batang" w:hAnsi="Batang" w:cs="함초롬바탕"/>
          <w:color w:val="000000" w:themeColor="text1"/>
        </w:rPr>
        <w:t>뿐만</w:t>
      </w:r>
      <w:r>
        <w:rPr>
          <w:rFonts w:ascii="Batang" w:eastAsia="Batang" w:hAnsi="Batang" w:cs="함초롬바탕" w:hint="eastAsia"/>
          <w:color w:val="000000" w:themeColor="text1"/>
        </w:rPr>
        <w:t xml:space="preserve"> 아니라 포트폴리오 차원의 위험-수익 효율성으로 평가되어야 하므로, 샤프비율과 누적 수익률을 핵심 지표로 사용한다. 두 지표는 각각 효율성과 지속적 성장성을 대표하며, 자산배분 및 Black-Litterman 모형의 실증 연구에서 가장 널리 사용되는 표준적인 평가 척도이다(Idzorek, 2004; Meucci, 2008; Satchell &amp; Scowcroft, 2000).</w:t>
      </w:r>
    </w:p>
    <w:p w14:paraId="37A17C0A" w14:textId="77777777" w:rsidR="001714DB" w:rsidRPr="0046768E" w:rsidRDefault="001714DB">
      <w:pPr>
        <w:wordWrap/>
        <w:spacing w:line="360" w:lineRule="auto"/>
        <w:ind w:firstLineChars="100" w:firstLine="220"/>
        <w:jc w:val="both"/>
        <w:rPr>
          <w:rFonts w:ascii="Batang" w:eastAsia="Batang" w:hAnsi="Batang" w:cs="함초롬바탕"/>
          <w:color w:val="000000" w:themeColor="text1"/>
        </w:rPr>
        <w:pPrChange w:id="19" w:author="나현종" w:date="2025-11-06T14:03:00Z" w16du:dateUtc="2025-11-06T05:03:00Z">
          <w:pPr>
            <w:wordWrap/>
            <w:spacing w:line="360" w:lineRule="auto"/>
            <w:jc w:val="both"/>
          </w:pPr>
        </w:pPrChange>
      </w:pPr>
    </w:p>
    <w:p w14:paraId="7F49CC1A" w14:textId="11B6EA67" w:rsidR="001714DB" w:rsidRPr="00CD2777" w:rsidRDefault="001714DB">
      <w:pPr>
        <w:wordWrap/>
        <w:spacing w:line="360" w:lineRule="auto"/>
        <w:ind w:firstLineChars="100" w:firstLine="220"/>
        <w:jc w:val="both"/>
        <w:rPr>
          <w:rFonts w:ascii="Batang" w:eastAsia="Batang" w:hAnsi="Batang" w:cs="함초롬바탕"/>
          <w:i/>
          <w:iCs/>
        </w:rPr>
        <w:pPrChange w:id="20" w:author="나현종" w:date="2025-11-06T14:03:00Z" w16du:dateUtc="2025-11-06T05:03:00Z">
          <w:pPr>
            <w:spacing w:line="276" w:lineRule="auto"/>
            <w:ind w:firstLineChars="100" w:firstLine="220"/>
            <w:jc w:val="both"/>
          </w:pPr>
        </w:pPrChange>
      </w:pPr>
      <w:r>
        <w:rPr>
          <w:rFonts w:ascii="Batang" w:eastAsia="Batang" w:hAnsi="Batang" w:cs="함초롬바탕" w:hint="eastAsia"/>
          <w:i/>
          <w:iCs/>
        </w:rPr>
        <w:t>2.2.2. 가설의 설정과 실증 전략</w:t>
      </w:r>
    </w:p>
    <w:p w14:paraId="0030F05E" w14:textId="4003FDC1" w:rsidR="001714DB" w:rsidRPr="0046768E" w:rsidRDefault="001714DB" w:rsidP="008F5C7A">
      <w:pPr>
        <w:wordWrap/>
        <w:spacing w:line="360" w:lineRule="auto"/>
        <w:ind w:firstLineChars="100" w:firstLine="220"/>
        <w:jc w:val="both"/>
        <w:rPr>
          <w:rFonts w:ascii="Batang" w:eastAsia="Batang" w:hAnsi="Batang" w:cs="함초롬바탕"/>
          <w:color w:val="000000" w:themeColor="text1"/>
        </w:rPr>
      </w:pPr>
      <w:r>
        <w:rPr>
          <w:rFonts w:ascii="Batang" w:eastAsia="Batang" w:hAnsi="Batang" w:cs="함초롬바탕" w:hint="eastAsia"/>
          <w:color w:val="000000" w:themeColor="text1"/>
        </w:rPr>
        <w:t xml:space="preserve">이러한 논리적 배경과 비교 기준 설정으로부터 본 연구는 두 가지 주요 가설을 도출한다. 첫 번째 가설은 인공지능 에이전트의 견해를 활용한 수익률 기반 Black-Litterman 포트폴리오가 시장 균형 수익률 기반 Black-Litterman 포트폴리오에 동등 이상의 성과를 달성한다는 것이다. 구체적으로, 인공지능 에이전트가 생성한 견해는 인간의 인지적 편향을 완화하고 정보처리 용량의 제약을 극복함으로써, 시장균형 수익률과 결합될 때 시장 균형 수익률만을 활용할 경우보다 정교한 사후 기대수익률을 산출할 것으로 기대된다. 이러한 개선된 기대수익률은 포트폴리오 최적화 과정에서 보다 효율적인 자산배분으로 이어지며, 결과적으로 샤프 비율과 누적 수익률 측면에서 우수한 성과를 보일 것이다.</w:t>
      </w:r>
    </w:p>
    <w:p w14:paraId="7081F739" w14:textId="72EEDF1D" w:rsidR="001714DB" w:rsidRPr="00CD2777" w:rsidRDefault="001714D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이를 검증하기 위해 본 연구는 시장 균형 수익률에 LLM의 견해를 결합한 Black-Litterman 포트폴리오와 시장 균형 수익률만을 활용한 포트폴리오를 동일한 데이터 기간, 리밸런싱 주기, 공매도 제약 조건하에서 비교한다. 두 포트폴리오는 동일한 공분산 행렬과 무위험수익률을 공유하며, 유일한 차이는 시장 균형 수익률에 인공지능 에이전트가 생성한 견해가 결합되었는지 여부이다. 따라서 관찰되는 성과 차이는 LLM이 생성한 견해의 질과 그것이 포트폴리오 구성에 미치는 영향으로 귀속될 수 있다.</w:t>
      </w:r>
    </w:p>
    <w:p w14:paraId="44F644F0" w14:textId="77777777" w:rsidR="001714DB" w:rsidRPr="00CD2777" w:rsidRDefault="001714D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두 번째 가설은 대규모 언어모델 기반 Black-Litterman 모형의 성과가 이질적 정보원을 통합하는 정보 처리 범위에 따라 체계적으로 증가한다는 것이다. 이는 인공지능 에이전트의 핵심 강점이 단순히 계산 속도나 처리량이 아니라 다차원적 정보를 동시에 고려하고 일관된 판단으로 통합하는 능력에 있다는 이론적 주장을 실증적으로 검증하기 위한 것이다. 구체적으로 본 연구는 정보 입력의 범위를 세 단계로 구분하여 각 단계에서 산출된 견해의 품질과 최종 포트폴리오 성과를 비교한다.</w:t>
      </w:r>
    </w:p>
    <w:p w14:paraId="4FCB5E59" w14:textId="6EF5C74A" w:rsidR="001714DB" w:rsidRPr="00CD2777" w:rsidRDefault="001714D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첫 번째 단계는 과거 수익률과 관련된 데이터만을 입력으로 사용하는 경우이며, 이는 최근</w:t>
      </w:r>
      <w:r>
        <w:rPr>
          <w:rFonts w:ascii="Batang" w:eastAsia="Batang" w:hAnsi="Batang" w:cs="함초롬바탕"/>
        </w:rPr>
        <w:t xml:space="preserve"> 12개월 월별 수익률, 평균 회귀 신호, 변동성, 추세 강도, 그리고 3년 평균 복리수익률(CAGR) 등의 시장 수익률 지표</w:t>
      </w:r>
      <w:r>
        <w:rPr>
          <w:rFonts w:ascii="Batang" w:eastAsia="Batang" w:hAnsi="Batang" w:cs="함초롬바탕" w:hint="eastAsia"/>
        </w:rPr>
        <w:t xml:space="preserve">를 반영한다. 두</w:t>
      </w:r>
      <w:r>
        <w:rPr>
          <w:rFonts w:ascii="Batang" w:eastAsia="Batang" w:hAnsi="Batang" w:cs="함초롬바탕"/>
        </w:rPr>
        <w:t xml:space="preserve"> 번째 단계는 과거 수익률에 더해 회계 정보를 통합하는 경우이며, 이는 Book-to-Market 비율(bm), Shiller CAPE(CAPEI), 총자산이익률(ROA), 자기자본이익률(ROE), 총자산대비 매출총이익률(GPROF), 순이익률(NPM), 부채비율(Total Debt/Invested Capital)로 섹터 성과에 영향을 미치는 펀더멘털 요인을 고려한다. 세 번째 단계는 수익률과 회계 정보에 더해 거시경제 지표를 통합하는 경우이며, 이는</w:t>
      </w:r>
      <w:r>
        <w:rPr>
          <w:rFonts w:ascii="Batang" w:eastAsia="Batang" w:hAnsi="Batang" w:cs="함초롬바탕" w:hint="eastAsia"/>
        </w:rPr>
        <w:t xml:space="preserve"> 기준금리</w:t>
      </w:r>
      <w:r>
        <w:rPr>
          <w:rFonts w:ascii="Batang" w:eastAsia="Batang" w:hAnsi="Batang" w:cs="함초롬바탕"/>
        </w:rPr>
        <w:t xml:space="preserve">(FFR), 소비자물가지수(CPI), 미국 내 민간 고정자본투자(CAPEX), 장단기금리차(Spread), 경기선행지수(CLI)의 섹터 성과에 영향을 미치는 거시적 요인을 고려한다. </w:t>
      </w:r>
      <w:r>
        <w:rPr>
          <w:rFonts w:ascii="Batang" w:eastAsia="Batang" w:hAnsi="Batang" w:cs="함초롬바탕" w:hint="eastAsia"/>
        </w:rPr>
        <w:t xml:space="preserve">각 단계별로 동일한 인공지능 에이전트 구조와 프롬프트 설계를 사용하되 입력 데이터의 범위만을 확장시킴으로써, 정보 통합 범위의 확장이 견해의 품질과 포트폴리오 성과에 미치는 한계 효과를 식별할 수 있다.</w:t>
      </w:r>
    </w:p>
    <w:p w14:paraId="492E42BB" w14:textId="77777777" w:rsidR="001714DB" w:rsidRPr="00CD2777" w:rsidRDefault="001714D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이러한 단계적 비교는 Kelly et al.(2024)가 제시한 정보 입력 범위와 예측력 간의 양의 관계를 Black-Litterman 맥락에서 확장하는 것이며, 동시에 인공지능 에이전트의 정보 통합 능력이 실제로 포트폴리오 성과로 전환되는지를 검증한다. 만약 정보 범위의 확장이 체계적인 성과 개선으로 이어진다면, 이는 인공지능 에이전트가 단순히 인간의 판단을 대체하는 것을 넘어 인간이 효과적으로 통합하기 어려운 다차원적 정보를 활용하여 우월한 의사결정을 수행할 수 있음을 의미한다.</w:t>
      </w:r>
    </w:p>
    <w:p w14:paraId="71FE7AC2" w14:textId="42C5295F" w:rsidR="001714DB" w:rsidRPr="00CD2777" w:rsidRDefault="001714DB"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요약하면, 본 연구는 대규모 언어모델 기반 인공지능 에이전트가 인간의 인지적 병목을 완화하고 정교하며 일관된 견해를 생성하여 사후 기대수익률의 품질을 개선할 것이라는 이론적 주장을 실증적으로 검증한다. 결과적으로 인공지능 기반 Black-Litterman 포트폴리오가 벤치마크 대비 우수한 성과를 보이고, 이러한 성과가 정보 통합 범위의 확장에 따라 체계적으로 증가한다면, 이는 인공지능 에이전트가 인간 인지의 믿을 법한 대용치로 작동함을 실증적으로 입증함과 동시에 기존 인간 중심 Black-Litterman 모형의 구조적 병목을 개선할 수 있음을 보여줄 것이다.</w:t>
      </w:r>
    </w:p>
    <w:p w14:paraId="7C8F73BA" w14:textId="77777777" w:rsidR="00AC4668" w:rsidRPr="00CD2777" w:rsidRDefault="00AC4668">
      <w:pPr>
        <w:wordWrap/>
        <w:spacing w:line="360" w:lineRule="auto"/>
        <w:ind w:firstLineChars="100" w:firstLine="220"/>
        <w:jc w:val="both"/>
        <w:rPr>
          <w:rFonts w:ascii="Batang" w:eastAsia="Batang" w:hAnsi="Batang" w:cs="Times New Roman"/>
        </w:rPr>
        <w:pPrChange w:id="21" w:author="나현종" w:date="2025-11-06T14:03:00Z" w16du:dateUtc="2025-11-06T05:03:00Z">
          <w:pPr>
            <w:widowControl/>
            <w:wordWrap/>
            <w:autoSpaceDE/>
            <w:autoSpaceDN/>
            <w:spacing w:line="360" w:lineRule="auto"/>
            <w:jc w:val="both"/>
          </w:pPr>
        </w:pPrChange>
      </w:pPr>
    </w:p>
    <w:p w14:paraId="69371977" w14:textId="4B6B52D6" w:rsidR="00FA0026" w:rsidRPr="00CD2777" w:rsidRDefault="00FA0026">
      <w:pPr>
        <w:wordWrap/>
        <w:spacing w:line="360" w:lineRule="auto"/>
        <w:ind w:firstLineChars="100" w:firstLine="220"/>
        <w:jc w:val="center"/>
        <w:rPr>
          <w:rFonts w:ascii="Batang" w:eastAsia="Batang" w:hAnsi="Batang" w:cs="Times New Roman"/>
          <w:b/>
          <w:bCs/>
        </w:rPr>
        <w:pPrChange w:id="22" w:author="나현종" w:date="2025-11-06T14:03:00Z" w16du:dateUtc="2025-11-06T05:03:00Z">
          <w:pPr>
            <w:wordWrap/>
            <w:spacing w:line="360" w:lineRule="auto"/>
            <w:jc w:val="center"/>
          </w:pPr>
        </w:pPrChange>
      </w:pPr>
      <w:r>
        <w:rPr>
          <w:rFonts w:ascii="Batang" w:eastAsia="Batang" w:hAnsi="Batang" w:cs="Times New Roman" w:hint="eastAsia"/>
          <w:b/>
          <w:bCs/>
        </w:rPr>
        <w:t>III. DATA AND RESEARCH DESIGN</w:t>
      </w:r>
    </w:p>
    <w:p w14:paraId="4B6E9A20" w14:textId="10B16007" w:rsidR="001E13FD" w:rsidRPr="00CD2777" w:rsidRDefault="00B32AAD">
      <w:pPr>
        <w:wordWrap/>
        <w:spacing w:line="360" w:lineRule="auto"/>
        <w:ind w:firstLineChars="100" w:firstLine="220"/>
        <w:jc w:val="both"/>
        <w:rPr>
          <w:rFonts w:ascii="Batang" w:eastAsia="Batang" w:hAnsi="Batang" w:cs="함초롬바탕"/>
          <w:szCs w:val="22"/>
        </w:rPr>
        <w:pPrChange w:id="23" w:author="나현종" w:date="2025-11-06T14:03:00Z" w16du:dateUtc="2025-11-06T05:03:00Z">
          <w:pPr>
            <w:spacing w:line="276" w:lineRule="auto"/>
            <w:ind w:firstLineChars="100" w:firstLine="220"/>
            <w:jc w:val="both"/>
          </w:pPr>
        </w:pPrChange>
      </w:pPr>
      <w:r>
        <w:rPr>
          <w:rFonts w:ascii="Batang" w:eastAsia="Batang" w:hAnsi="Batang" w:cs="Times New Roman" w:hint="eastAsia"/>
          <w:b/>
          <w:bCs/>
        </w:rPr>
        <w:t xml:space="preserve">3.1. Sample and Data</w:t>
      </w:r>
    </w:p>
    <w:p w14:paraId="0C276611" w14:textId="77C3B961" w:rsidR="00CE6C4A" w:rsidRPr="00C477FB" w:rsidRDefault="001714DB"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본 연구는 표본 구성과 데이터 수집에 있어 시장 대표성과 재현성을 동시에 확보하는 것을 목표로 한다. 먼저 연구 기간은 2015년 1월 1일부터 2024년 4월 30일까지를 표본 내 기간으로, 2024년 5월 1일부터 2024년 12월 31일까지를 표본 외 기간으로 설정하였다. 표본 내 기간의 데이터는 모형 추정과 포트폴리오 가중치 산출에 사용되며, 표본 외 기간의 데이터는 예측력과 성과 검증에 사용된다. 이러한 시간적 분할은 본 연구가 사용하는 대규모 언어모델의 지식 컷오프 시점과 밀접하게 관련된다. 본 연구는 Llama 3 모형을 활용하며, 해당 모형은 2024년 4월 18일에 출시되어 2024년 3월까지의 데이터를 기반으로 사전 학습되었다. 따라서 모형의 지식 컷오프 시점을 고려하여 발생 가능한 미래 정보 편향을 방지하고자 표본 외 구간을 2024년 5월부터로 한정하였다. </w:t>
      </w:r>
    </w:p>
    <w:p w14:paraId="5E8363FB" w14:textId="797A8AFD" w:rsidR="00CE6C4A" w:rsidRPr="00C477FB" w:rsidRDefault="00CE6C4A" w:rsidP="000F53C1">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연구 표본은 시장 대표성 확보를 위해 매 시점 S&amp;P 500 지수 구성종목 전체를 대상으로 한정하였다. S&amp;P 500 지수는 미국 주식시장의 시가총액 약 80%를 차지하며 광범위한 산업을 포괄하므로, 본 연구의 섹터 수준 분석에 적합한 표본 프레임을 제공한다. 각</w:t>
      </w:r>
      <w:r>
        <w:rPr>
          <w:rFonts w:ascii="Batang" w:eastAsia="Batang" w:hAnsi="Batang" w:cs="함초롬바탕"/>
          <w:szCs w:val="22"/>
        </w:rPr>
        <w:t xml:space="preserve"> 종목의 월별 및 일별 수익률 데이터는 CRSP에서 수집하였으며, 재무제표 및 섹터 분류 정보는 Compustat을 활용하였다. 회계정보는 Compustat 데이터를 활용했으며, 분기별 공시 시차를 고려하여 각 섹터별로 직전 3개월(1분기) 평균값을 대표값으로 산정하였다. 이는 실증 시점에서 이용 가능한 정보만을 반영하고, 공시 시차로 인한 미래 정보 누출을 방지하기 위한 조정 절차이다. 거시지표는 FRED(Federal Reserve Economic Data)에서 기준금리(FFR), 소비자물가지수(CPI), 미국 내 민간 고정자본투자(CAPEX), 장단기금리차(10Y–2Y Spread) 등을 수집하였으며, 경기선행지수(CLI)는 OECD Statistics를 통해 확보하였다.</w:t>
      </w:r>
      <w:r>
        <w:rPr>
          <w:rFonts w:ascii="Batang" w:eastAsia="Batang" w:hAnsi="Batang" w:cs="함초롬바탕" w:hint="eastAsia"/>
          <w:szCs w:val="22"/>
        </w:rPr>
        <w:t xml:space="preserve"> 매 시점의 지수 구성은 각 종목의 편입일과 제외일 정보를 기준으로 구성하였으며, 데이터의 정확성을 위해 S&amp;P Global의 공식 웹 자료와 교차 검증을 수행하였다. 지수 구성의 변동은 일 단위로 식별하였으며, 지수에서 편출된 종목은 해당 월의 말까지는 표본에 포함하되 편출이 발생한 월의 익월 첫 영업일부터 표본에서 제외하는 방식을 적용하였다.</w:t>
      </w:r>
    </w:p>
    <w:p w14:paraId="0BD1136B" w14:textId="098DA149" w:rsidR="00CE6C4A" w:rsidRPr="00C477FB" w:rsidRDefault="00DD1C03"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최종 표본은 총 120개월의 기간을 대상으로 한다. 표본 내 기간은 2015년 1월부터 2024년 4월까지 112개월간의 월별 관측치로 구성되며, 매월 평균 약 480개 종목이 포함되어 총 55,547개 기업-월 관측치를 확보하였다. 표본 외 기간은 2024년 5월 1일부터 2024년 12월 31일까지 8개월간의 일별 관측치로 구성되며, 일 평균 약 500개 종목이 포함되어 총 84,395개 기업-일 관측치를 확보하였다. 표본 외 기간에 일별 데이터를 사용한 이유는 월별 데이터를 사용할 경우 8개의 관측치만 확보되어 통계적 검정력이 부족하다고 판단했기 때문이다. 일별 데이터를 사용함으로써 약 152개의 영업일 관측치를 확보하여 포트폴리오 성과의 통계적 유의성을 보다 강건하게 검증할 수 있다.</w:t>
      </w:r>
    </w:p>
    <w:p w14:paraId="6EE2945C" w14:textId="77777777" w:rsidR="0046768E" w:rsidRPr="0046768E" w:rsidRDefault="0046768E" w:rsidP="0046768E">
      <w:pPr>
        <w:wordWrap/>
        <w:spacing w:line="360" w:lineRule="auto"/>
        <w:ind w:firstLineChars="100" w:firstLine="220"/>
        <w:jc w:val="both"/>
        <w:rPr>
          <w:rFonts w:ascii="Batang" w:eastAsia="Batang" w:hAnsi="Batang" w:cs="함초롬바탕"/>
          <w:color w:val="000000" w:themeColor="text1"/>
          <w:szCs w:val="22"/>
        </w:rPr>
        <w:pPrChange w:id="24" w:author="나현종" w:date="2025-11-06T14:03:00Z" w16du:dateUtc="2025-11-06T05:03:00Z">
          <w:pPr>
            <w:wordWrap/>
            <w:spacing w:line="360" w:lineRule="auto"/>
            <w:jc w:val="both"/>
          </w:pPr>
        </w:pPrChange>
      </w:pPr>
    </w:p>
    <w:p w14:paraId="0F6B3ED5" w14:textId="77777777" w:rsidR="0046768E" w:rsidRPr="0046768E" w:rsidRDefault="0046768E" w:rsidP="0046768E">
      <w:pPr>
        <w:wordWrap/>
        <w:jc w:val="center"/>
        <w:rPr>
          <w:ins w:id="25" w:author="jys083177@gmail.com" w:date="2025-11-12T14:44:00Z" w16du:dateUtc="2025-11-12T05:44:00Z"/>
          <w:rFonts w:ascii="Batang" w:eastAsia="Batang" w:hAnsi="Batang" w:cs="Times New Roman"/>
          <w:b/>
          <w:bCs/>
          <w:color w:val="000000" w:themeColor="text1"/>
        </w:rPr>
      </w:pPr>
      <w:ins w:id="26" w:author="jys083177@gmail.com" w:date="2025-11-12T14:44:00Z" w16du:dateUtc="2025-11-12T05:44:00Z">
        <w:r>
          <w:rPr>
            <w:rFonts w:ascii="Batang" w:eastAsia="Batang" w:hAnsi="Batang" w:cs="Times New Roman" w:hint="eastAsia"/>
            <w:b/>
            <w:bCs/>
            <w:color w:val="000000" w:themeColor="text1"/>
          </w:rPr>
          <w:t>Table1. Sample Selection</w:t>
        </w:r>
      </w:ins>
    </w:p>
    <w:p w14:paraId="20561C3D" w14:textId="77777777" w:rsidR="0046768E" w:rsidRPr="0046768E" w:rsidRDefault="0046768E" w:rsidP="0046768E">
      <w:pPr>
        <w:wordWrap/>
        <w:jc w:val="both"/>
        <w:rPr>
          <w:ins w:id="27" w:author="jys083177@gmail.com" w:date="2025-11-12T14:44:00Z" w16du:dateUtc="2025-11-12T05:44:00Z"/>
          <w:rFonts w:ascii="Batang" w:eastAsia="Batang" w:hAnsi="Batang" w:cs="Times New Roman"/>
          <w:color w:val="000000" w:themeColor="text1"/>
          <w:sz w:val="18"/>
          <w:szCs w:val="18"/>
        </w:rPr>
      </w:pPr>
      <w:ins w:id="28" w:author="jys083177@gmail.com" w:date="2025-11-12T14:44:00Z" w16du:dateUtc="2025-11-12T05:44:00Z">
        <w:r>
          <w:rPr>
            <w:rFonts w:ascii="Batang" w:eastAsia="Batang" w:hAnsi="Batang" w:cs="Times New Roman"/>
            <w:color w:val="000000" w:themeColor="text1"/>
            <w:sz w:val="18"/>
            <w:szCs w:val="18"/>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152 trading days). Panel C shows the distribution of in-sample observations across 11 GICS sectors, with an average of 496 firms per month.</w:t>
        </w:r>
      </w:ins>
    </w:p>
    <w:p w14:paraId="2286261B" w14:textId="77777777" w:rsidR="0046768E" w:rsidRPr="0046768E" w:rsidRDefault="0046768E" w:rsidP="0046768E">
      <w:pPr>
        <w:wordWrap/>
        <w:rPr>
          <w:ins w:id="29" w:author="jys083177@gmail.com" w:date="2025-11-12T14:44:00Z" w16du:dateUtc="2025-11-12T05:44:00Z"/>
          <w:rFonts w:ascii="Batang" w:eastAsia="Batang" w:hAnsi="Batang" w:cs="Times New Roman"/>
          <w:color w:val="000000" w:themeColor="text1"/>
        </w:rPr>
      </w:pPr>
    </w:p>
    <w:p w14:paraId="0F709A66" w14:textId="77777777" w:rsidR="0046768E" w:rsidRPr="0046768E" w:rsidRDefault="0046768E" w:rsidP="0046768E">
      <w:pPr>
        <w:wordWrap/>
        <w:rPr>
          <w:ins w:id="30" w:author="jys083177@gmail.com" w:date="2025-11-12T14:44:00Z" w16du:dateUtc="2025-11-12T05:44:00Z"/>
          <w:rFonts w:ascii="Batang" w:eastAsia="Batang" w:hAnsi="Batang" w:cs="Times New Roman"/>
          <w:b/>
          <w:bCs/>
          <w:color w:val="000000" w:themeColor="text1"/>
        </w:rPr>
      </w:pPr>
      <w:ins w:id="31" w:author="jys083177@gmail.com" w:date="2025-11-12T14:44:00Z" w16du:dateUtc="2025-11-12T05:44:00Z">
        <w:r>
          <w:rPr>
            <w:rFonts w:ascii="Batang" w:eastAsia="Batang" w:hAnsi="Batang" w:cs="Times New Roman"/>
            <w:b/>
            <w:bCs/>
            <w:color w:val="000000" w:themeColor="text1"/>
          </w:rPr>
          <w:t>Panel A.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
      <w:tr w:rsidR="0046768E" w:rsidRPr="0046768E" w14:paraId="3216D983" w14:textId="77777777">
        <w:trPr>
          <w:ins w:id="32" w:author="jys083177@gmail.com" w:date="2025-11-12T14:44:00Z"/>
        </w:trPr>
        <w:tc>
          <w:tcPr>
            <w:tcW w:w="7083" w:type="dxa"/>
            <w:tcBorders>
              <w:bottom w:val="single" w:sz="4" w:space="0" w:color="auto"/>
            </w:tcBorders>
            <w:vAlign w:val="center"/>
          </w:tcPr>
          <w:p w14:paraId="6DE0048F" w14:textId="77777777" w:rsidR="0046768E" w:rsidRPr="0046768E" w:rsidRDefault="0046768E">
            <w:pPr>
              <w:wordWrap/>
              <w:jc w:val="center"/>
              <w:rPr>
                <w:ins w:id="33" w:author="jys083177@gmail.com" w:date="2025-11-12T14:44:00Z" w16du:dateUtc="2025-11-12T05:44:00Z"/>
                <w:rFonts w:ascii="Batang" w:eastAsia="Batang" w:hAnsi="Batang" w:cs="Times New Roman"/>
                <w:color w:val="000000" w:themeColor="text1"/>
              </w:rPr>
            </w:pPr>
            <w:ins w:id="34" w:author="jys083177@gmail.com" w:date="2025-11-12T14:44:00Z" w16du:dateUtc="2025-11-12T05:44:00Z">
              <w:r>
                <w:rPr>
                  <w:rFonts w:ascii="Batang" w:eastAsia="Batang" w:hAnsi="Batang" w:cs="Times New Roman"/>
                  <w:color w:val="000000" w:themeColor="text1"/>
                </w:rPr>
                <w:t>Sample Selection Process</w:t>
              </w:r>
            </w:ins>
          </w:p>
        </w:tc>
        <w:tc>
          <w:tcPr>
            <w:tcW w:w="2267" w:type="dxa"/>
            <w:tcBorders>
              <w:bottom w:val="single" w:sz="4" w:space="0" w:color="auto"/>
            </w:tcBorders>
            <w:vAlign w:val="center"/>
          </w:tcPr>
          <w:p w14:paraId="461BC30E" w14:textId="77777777" w:rsidR="0046768E" w:rsidRPr="0046768E" w:rsidRDefault="0046768E">
            <w:pPr>
              <w:wordWrap/>
              <w:jc w:val="center"/>
              <w:rPr>
                <w:ins w:id="35" w:author="jys083177@gmail.com" w:date="2025-11-12T14:44:00Z" w16du:dateUtc="2025-11-12T05:44:00Z"/>
                <w:rFonts w:ascii="Batang" w:eastAsia="Batang" w:hAnsi="Batang" w:cs="Times New Roman"/>
                <w:color w:val="000000" w:themeColor="text1"/>
              </w:rPr>
            </w:pPr>
            <w:ins w:id="36" w:author="jys083177@gmail.com" w:date="2025-11-12T14:44:00Z" w16du:dateUtc="2025-11-12T05:44:00Z">
              <w:r>
                <w:rPr>
                  <w:rFonts w:ascii="Batang" w:eastAsia="Batang" w:hAnsi="Batang" w:cs="Times New Roman"/>
                  <w:color w:val="000000" w:themeColor="text1"/>
                </w:rPr>
                <w:t>Firm-Month Observations</w:t>
              </w:r>
            </w:ins>
          </w:p>
        </w:tc>
      </w:tr>
      <w:tr w:rsidR="0046768E" w:rsidRPr="0046768E" w14:paraId="56B87F67" w14:textId="77777777">
        <w:trPr>
          <w:ins w:id="37" w:author="jys083177@gmail.com" w:date="2025-11-12T14:44:00Z"/>
        </w:trPr>
        <w:tc>
          <w:tcPr>
            <w:tcW w:w="7083" w:type="dxa"/>
            <w:tcBorders>
              <w:top w:val="single" w:sz="4" w:space="0" w:color="auto"/>
              <w:bottom w:val="nil"/>
            </w:tcBorders>
            <w:vAlign w:val="center"/>
          </w:tcPr>
          <w:p w14:paraId="31A33FDF" w14:textId="77777777" w:rsidR="0046768E" w:rsidRPr="0046768E" w:rsidRDefault="0046768E">
            <w:pPr>
              <w:wordWrap/>
              <w:jc w:val="both"/>
              <w:rPr>
                <w:ins w:id="38" w:author="jys083177@gmail.com" w:date="2025-11-12T14:44:00Z" w16du:dateUtc="2025-11-12T05:44:00Z"/>
                <w:rFonts w:ascii="Batang" w:eastAsia="Batang" w:hAnsi="Batang" w:cs="Times New Roman"/>
                <w:color w:val="000000" w:themeColor="text1"/>
              </w:rPr>
            </w:pPr>
            <w:ins w:id="39" w:author="jys083177@gmail.com" w:date="2025-11-12T14:44:00Z" w16du:dateUtc="2025-11-12T05:44:00Z">
              <w:r>
                <w:rPr>
                  <w:rFonts w:ascii="Batang" w:eastAsia="Batang" w:hAnsi="Batang" w:cs="Times New Roman"/>
                  <w:color w:val="000000" w:themeColor="text1"/>
                </w:rPr>
                <w:t>All stock-months from CRSP</w:t>
              </w:r>
            </w:ins>
          </w:p>
        </w:tc>
        <w:tc>
          <w:tcPr>
            <w:tcW w:w="2267" w:type="dxa"/>
            <w:tcBorders>
              <w:top w:val="single" w:sz="4" w:space="0" w:color="auto"/>
              <w:bottom w:val="nil"/>
            </w:tcBorders>
            <w:vAlign w:val="center"/>
          </w:tcPr>
          <w:p w14:paraId="5ED61A36" w14:textId="77777777" w:rsidR="0046768E" w:rsidRPr="0046768E" w:rsidRDefault="0046768E">
            <w:pPr>
              <w:wordWrap/>
              <w:jc w:val="right"/>
              <w:rPr>
                <w:ins w:id="40" w:author="jys083177@gmail.com" w:date="2025-11-12T14:44:00Z" w16du:dateUtc="2025-11-12T05:44:00Z"/>
                <w:rFonts w:ascii="Batang" w:eastAsia="Batang" w:hAnsi="Batang" w:cs="Times New Roman"/>
                <w:color w:val="000000" w:themeColor="text1"/>
              </w:rPr>
            </w:pPr>
            <w:ins w:id="41" w:author="jys083177@gmail.com" w:date="2025-11-12T14:44:00Z" w16du:dateUtc="2025-11-12T05:44:00Z">
              <w:r>
                <w:rPr>
                  <w:rFonts w:ascii="Batang" w:eastAsia="Batang" w:hAnsi="Batang" w:cs="Times New Roman"/>
                  <w:color w:val="000000" w:themeColor="text1"/>
                </w:rPr>
                <w:t>971,951</w:t>
              </w:r>
            </w:ins>
          </w:p>
        </w:tc>
      </w:tr>
      <w:tr w:rsidR="0046768E" w:rsidRPr="0046768E" w14:paraId="591A70AA" w14:textId="77777777">
        <w:trPr>
          <w:ins w:id="42" w:author="jys083177@gmail.com" w:date="2025-11-12T14:44:00Z"/>
        </w:trPr>
        <w:tc>
          <w:tcPr>
            <w:tcW w:w="7083" w:type="dxa"/>
            <w:tcBorders>
              <w:top w:val="nil"/>
              <w:bottom w:val="nil"/>
            </w:tcBorders>
            <w:vAlign w:val="center"/>
          </w:tcPr>
          <w:p w14:paraId="7EFC80EF" w14:textId="77777777" w:rsidR="0046768E" w:rsidRPr="0046768E" w:rsidRDefault="0046768E">
            <w:pPr>
              <w:wordWrap/>
              <w:jc w:val="both"/>
              <w:rPr>
                <w:ins w:id="43" w:author="jys083177@gmail.com" w:date="2025-11-12T14:44:00Z" w16du:dateUtc="2025-11-12T05:44:00Z"/>
                <w:rFonts w:ascii="Batang" w:eastAsia="Batang" w:hAnsi="Batang" w:cs="Times New Roman"/>
                <w:color w:val="000000" w:themeColor="text1"/>
              </w:rPr>
            </w:pPr>
            <w:ins w:id="44" w:author="jys083177@gmail.com" w:date="2025-11-12T14:44:00Z" w16du:dateUtc="2025-11-12T05:44:00Z">
              <w:r>
                <w:rPr>
                  <w:rFonts w:ascii="Batang" w:eastAsia="Batang" w:hAnsi="Batang" w:cs="Times New Roman"/>
                  <w:color w:val="000000" w:themeColor="text1"/>
                </w:rPr>
                <w:t>Less: Not listed on NYSE or NASDAQ</w:t>
              </w:r>
            </w:ins>
          </w:p>
        </w:tc>
        <w:tc>
          <w:tcPr>
            <w:tcW w:w="2267" w:type="dxa"/>
            <w:tcBorders>
              <w:top w:val="nil"/>
              <w:bottom w:val="nil"/>
            </w:tcBorders>
            <w:vAlign w:val="center"/>
          </w:tcPr>
          <w:p w14:paraId="37EB4DF5" w14:textId="77777777" w:rsidR="0046768E" w:rsidRPr="0046768E" w:rsidRDefault="0046768E">
            <w:pPr>
              <w:wordWrap/>
              <w:jc w:val="right"/>
              <w:rPr>
                <w:ins w:id="45" w:author="jys083177@gmail.com" w:date="2025-11-12T14:44:00Z" w16du:dateUtc="2025-11-12T05:44:00Z"/>
                <w:rFonts w:ascii="Batang" w:eastAsia="Batang" w:hAnsi="Batang" w:cs="Times New Roman"/>
                <w:color w:val="000000" w:themeColor="text1"/>
              </w:rPr>
            </w:pPr>
            <w:ins w:id="46" w:author="jys083177@gmail.com" w:date="2025-11-12T14:44:00Z" w16du:dateUtc="2025-11-12T05:44:00Z">
              <w:r>
                <w:rPr>
                  <w:rFonts w:ascii="Batang" w:eastAsia="Batang" w:hAnsi="Batang" w:cs="Times New Roman"/>
                  <w:color w:val="000000" w:themeColor="text1"/>
                </w:rPr>
                <w:t>(268,730)</w:t>
              </w:r>
            </w:ins>
          </w:p>
        </w:tc>
      </w:tr>
      <w:tr w:rsidR="0046768E" w:rsidRPr="0046768E" w14:paraId="384168B1" w14:textId="77777777">
        <w:trPr>
          <w:ins w:id="47" w:author="jys083177@gmail.com" w:date="2025-11-12T14:44:00Z"/>
        </w:trPr>
        <w:tc>
          <w:tcPr>
            <w:tcW w:w="7083" w:type="dxa"/>
            <w:tcBorders>
              <w:top w:val="nil"/>
              <w:bottom w:val="nil"/>
            </w:tcBorders>
            <w:vAlign w:val="center"/>
          </w:tcPr>
          <w:p w14:paraId="66612098" w14:textId="77777777" w:rsidR="0046768E" w:rsidRPr="0046768E" w:rsidRDefault="0046768E">
            <w:pPr>
              <w:wordWrap/>
              <w:jc w:val="both"/>
              <w:rPr>
                <w:ins w:id="48" w:author="jys083177@gmail.com" w:date="2025-11-12T14:44:00Z" w16du:dateUtc="2025-11-12T05:44:00Z"/>
                <w:rFonts w:ascii="Batang" w:eastAsia="Batang" w:hAnsi="Batang" w:cs="Times New Roman"/>
                <w:color w:val="000000" w:themeColor="text1"/>
              </w:rPr>
            </w:pPr>
            <w:ins w:id="49" w:author="jys083177@gmail.com" w:date="2025-11-12T14:44:00Z" w16du:dateUtc="2025-11-12T05:44:00Z">
              <w:r>
                <w:rPr>
                  <w:rFonts w:ascii="Batang" w:eastAsia="Batang" w:hAnsi="Batang" w:cs="Times New Roman"/>
                  <w:color w:val="000000" w:themeColor="text1"/>
                </w:rPr>
                <w:t>Less: No GICS sector information</w:t>
              </w:r>
            </w:ins>
          </w:p>
        </w:tc>
        <w:tc>
          <w:tcPr>
            <w:tcW w:w="2267" w:type="dxa"/>
            <w:tcBorders>
              <w:top w:val="nil"/>
              <w:bottom w:val="nil"/>
            </w:tcBorders>
            <w:vAlign w:val="center"/>
          </w:tcPr>
          <w:p w14:paraId="372C4435" w14:textId="77777777" w:rsidR="0046768E" w:rsidRPr="0046768E" w:rsidRDefault="0046768E">
            <w:pPr>
              <w:wordWrap/>
              <w:jc w:val="right"/>
              <w:rPr>
                <w:ins w:id="50" w:author="jys083177@gmail.com" w:date="2025-11-12T14:44:00Z" w16du:dateUtc="2025-11-12T05:44:00Z"/>
                <w:rFonts w:ascii="Batang" w:eastAsia="Batang" w:hAnsi="Batang" w:cs="Times New Roman"/>
                <w:color w:val="000000" w:themeColor="text1"/>
              </w:rPr>
            </w:pPr>
            <w:ins w:id="51" w:author="jys083177@gmail.com" w:date="2025-11-12T14:44:00Z" w16du:dateUtc="2025-11-12T05:44:00Z">
              <w:r>
                <w:rPr>
                  <w:rFonts w:ascii="Batang" w:eastAsia="Batang" w:hAnsi="Batang" w:cs="Times New Roman"/>
                  <w:color w:val="000000" w:themeColor="text1"/>
                </w:rPr>
                <w:t>(204,076)</w:t>
              </w:r>
            </w:ins>
          </w:p>
        </w:tc>
      </w:tr>
      <w:tr w:rsidR="0046768E" w:rsidRPr="0046768E" w14:paraId="2165CA72" w14:textId="77777777">
        <w:trPr>
          <w:ins w:id="52" w:author="jys083177@gmail.com" w:date="2025-11-12T14:44:00Z"/>
        </w:trPr>
        <w:tc>
          <w:tcPr>
            <w:tcW w:w="7083" w:type="dxa"/>
            <w:tcBorders>
              <w:top w:val="nil"/>
              <w:bottom w:val="single" w:sz="4" w:space="0" w:color="auto"/>
            </w:tcBorders>
            <w:vAlign w:val="center"/>
          </w:tcPr>
          <w:p w14:paraId="405A140F" w14:textId="77777777" w:rsidR="0046768E" w:rsidRPr="0046768E" w:rsidRDefault="0046768E">
            <w:pPr>
              <w:wordWrap/>
              <w:jc w:val="both"/>
              <w:rPr>
                <w:ins w:id="53" w:author="jys083177@gmail.com" w:date="2025-11-12T14:44:00Z" w16du:dateUtc="2025-11-12T05:44:00Z"/>
                <w:rFonts w:ascii="Batang" w:eastAsia="Batang" w:hAnsi="Batang" w:cs="Times New Roman"/>
                <w:color w:val="000000" w:themeColor="text1"/>
              </w:rPr>
            </w:pPr>
            <w:ins w:id="54" w:author="jys083177@gmail.com" w:date="2025-11-12T14:44:00Z" w16du:dateUtc="2025-11-12T05:44:00Z">
              <w:r>
                <w:rPr>
                  <w:rFonts w:ascii="Batang" w:eastAsia="Batang" w:hAnsi="Batang" w:cs="Times New Roman"/>
                  <w:color w:val="000000" w:themeColor="text1"/>
                </w:rPr>
                <w:t>Less: Not in S&amp;P 500</w:t>
              </w:r>
            </w:ins>
          </w:p>
        </w:tc>
        <w:tc>
          <w:tcPr>
            <w:tcW w:w="2267" w:type="dxa"/>
            <w:tcBorders>
              <w:top w:val="nil"/>
              <w:bottom w:val="single" w:sz="4" w:space="0" w:color="auto"/>
            </w:tcBorders>
            <w:vAlign w:val="center"/>
          </w:tcPr>
          <w:p w14:paraId="5AC06168" w14:textId="77777777" w:rsidR="0046768E" w:rsidRPr="0046768E" w:rsidRDefault="0046768E">
            <w:pPr>
              <w:wordWrap/>
              <w:jc w:val="right"/>
              <w:rPr>
                <w:ins w:id="55" w:author="jys083177@gmail.com" w:date="2025-11-12T14:44:00Z" w16du:dateUtc="2025-11-12T05:44:00Z"/>
                <w:rFonts w:ascii="Batang" w:eastAsia="Batang" w:hAnsi="Batang" w:cs="Times New Roman"/>
                <w:color w:val="000000" w:themeColor="text1"/>
              </w:rPr>
            </w:pPr>
            <w:ins w:id="56" w:author="jys083177@gmail.com" w:date="2025-11-12T14:44:00Z" w16du:dateUtc="2025-11-12T05:44:00Z">
              <w:r>
                <w:rPr>
                  <w:rFonts w:ascii="Batang" w:eastAsia="Batang" w:hAnsi="Batang" w:cs="Times New Roman"/>
                  <w:color w:val="000000" w:themeColor="text1"/>
                </w:rPr>
                <w:t>(443,598)</w:t>
              </w:r>
            </w:ins>
          </w:p>
        </w:tc>
      </w:tr>
      <w:tr w:rsidR="0046768E" w:rsidRPr="0046768E" w14:paraId="47B78368" w14:textId="77777777">
        <w:trPr>
          <w:ins w:id="57" w:author="jys083177@gmail.com" w:date="2025-11-12T14:44:00Z"/>
        </w:trPr>
        <w:tc>
          <w:tcPr>
            <w:tcW w:w="7083" w:type="dxa"/>
            <w:tcBorders>
              <w:top w:val="single" w:sz="4" w:space="0" w:color="auto"/>
            </w:tcBorders>
            <w:vAlign w:val="center"/>
          </w:tcPr>
          <w:p w14:paraId="59142DF6" w14:textId="77777777" w:rsidR="0046768E" w:rsidRPr="0046768E" w:rsidRDefault="0046768E">
            <w:pPr>
              <w:wordWrap/>
              <w:jc w:val="both"/>
              <w:rPr>
                <w:ins w:id="58" w:author="jys083177@gmail.com" w:date="2025-11-12T14:44:00Z" w16du:dateUtc="2025-11-12T05:44:00Z"/>
                <w:rFonts w:ascii="Batang" w:eastAsia="Batang" w:hAnsi="Batang" w:cs="Times New Roman"/>
                <w:color w:val="000000" w:themeColor="text1"/>
              </w:rPr>
            </w:pPr>
            <w:ins w:id="59" w:author="jys083177@gmail.com" w:date="2025-11-12T14:44:00Z" w16du:dateUtc="2025-11-12T05:44:00Z">
              <w:r>
                <w:rPr>
                  <w:rFonts w:ascii="Batang" w:eastAsia="Batang" w:hAnsi="Batang" w:cs="Times New Roman"/>
                  <w:color w:val="000000" w:themeColor="text1"/>
                </w:rPr>
                <w:t>Final in-sample</w:t>
              </w:r>
            </w:ins>
          </w:p>
        </w:tc>
        <w:tc>
          <w:tcPr>
            <w:tcW w:w="2267" w:type="dxa"/>
            <w:tcBorders>
              <w:top w:val="single" w:sz="4" w:space="0" w:color="auto"/>
            </w:tcBorders>
            <w:vAlign w:val="center"/>
          </w:tcPr>
          <w:p w14:paraId="76341932" w14:textId="77777777" w:rsidR="0046768E" w:rsidRPr="0046768E" w:rsidRDefault="0046768E">
            <w:pPr>
              <w:wordWrap/>
              <w:jc w:val="right"/>
              <w:rPr>
                <w:ins w:id="60" w:author="jys083177@gmail.com" w:date="2025-11-12T14:44:00Z" w16du:dateUtc="2025-11-12T05:44:00Z"/>
                <w:rFonts w:ascii="Batang" w:eastAsia="Batang" w:hAnsi="Batang" w:cs="Times New Roman"/>
                <w:color w:val="000000" w:themeColor="text1"/>
              </w:rPr>
            </w:pPr>
            <w:ins w:id="61" w:author="jys083177@gmail.com" w:date="2025-11-12T14:44:00Z" w16du:dateUtc="2025-11-12T05:44:00Z">
              <w:r>
                <w:rPr>
                  <w:rFonts w:ascii="Batang" w:eastAsia="Batang" w:hAnsi="Batang" w:cs="Times New Roman"/>
                  <w:color w:val="000000" w:themeColor="text1"/>
                </w:rPr>
                <w:t>55,547</w:t>
              </w:r>
            </w:ins>
          </w:p>
        </w:tc>
      </w:tr>
    </w:tbl>
    <w:p w14:paraId="66390A84" w14:textId="77777777" w:rsidR="0046768E" w:rsidRPr="0046768E" w:rsidRDefault="0046768E" w:rsidP="0046768E">
      <w:pPr>
        <w:wordWrap/>
        <w:rPr>
          <w:ins w:id="62" w:author="jys083177@gmail.com" w:date="2025-11-12T14:44:00Z" w16du:dateUtc="2025-11-12T05:44:00Z"/>
          <w:rFonts w:ascii="Batang" w:eastAsia="Batang" w:hAnsi="Batang" w:cs="Times New Roman"/>
          <w:color w:val="000000" w:themeColor="text1"/>
        </w:rPr>
      </w:pPr>
    </w:p>
    <w:p w14:paraId="35554CB6" w14:textId="77777777" w:rsidR="0046768E" w:rsidRPr="0046768E" w:rsidRDefault="0046768E" w:rsidP="0046768E">
      <w:pPr>
        <w:wordWrap/>
        <w:rPr>
          <w:ins w:id="63" w:author="jys083177@gmail.com" w:date="2025-11-12T14:44:00Z" w16du:dateUtc="2025-11-12T05:44:00Z"/>
          <w:rFonts w:ascii="Batang" w:eastAsia="Batang" w:hAnsi="Batang" w:cs="Times New Roman"/>
          <w:color w:val="000000" w:themeColor="text1"/>
        </w:rPr>
      </w:pPr>
      <w:ins w:id="64" w:author="jys083177@gmail.com" w:date="2025-11-12T14:44:00Z" w16du:dateUtc="2025-11-12T05:44:00Z">
        <w:r>
          <w:rPr>
            <w:rFonts w:ascii="Batang" w:eastAsia="Batang" w:hAnsi="Batang" w:cs="Times New Roman"/>
            <w:b/>
            <w:bCs/>
            <w:color w:val="000000" w:themeColor="text1"/>
          </w:rPr>
          <w:t>Panel B. Out-of-Sample Period (2024.05-2024.12, Daily Data)</w:t>
        </w:r>
      </w:ins>
    </w:p>
    <w:tbl>
      <w:tblPr>
        <w:tblStyle w:val="TableGrid"/>
        <w:tblW w:w="0" w:type="auto"/>
        <w:tblLook w:val="04A0" w:firstRow="1" w:lastRow="0" w:firstColumn="1" w:lastColumn="0" w:noHBand="0" w:noVBand="1"/>
      </w:tblPr>
      <w:tblGrid>
        <w:gridCol w:w="7083"/>
        <w:gridCol w:w="2267"/>
      </w:tblGrid>
      <w:tr w:rsidR="0046768E" w:rsidRPr="0046768E" w14:paraId="6A986EB1" w14:textId="77777777">
        <w:trPr>
          <w:ins w:id="65" w:author="jys083177@gmail.com" w:date="2025-11-12T14:44:00Z"/>
        </w:trPr>
        <w:tc>
          <w:tcPr>
            <w:tcW w:w="7083" w:type="dxa"/>
          </w:tcPr>
          <w:p w14:paraId="246CA508" w14:textId="77777777" w:rsidR="0046768E" w:rsidRPr="0046768E" w:rsidRDefault="0046768E">
            <w:pPr>
              <w:wordWrap/>
              <w:rPr>
                <w:ins w:id="66" w:author="jys083177@gmail.com" w:date="2025-11-12T14:44:00Z" w16du:dateUtc="2025-11-12T05:44:00Z"/>
                <w:rFonts w:ascii="Batang" w:eastAsia="Batang" w:hAnsi="Batang" w:cs="Times New Roman"/>
                <w:color w:val="000000" w:themeColor="text1"/>
              </w:rPr>
            </w:pPr>
            <w:ins w:id="67" w:author="jys083177@gmail.com" w:date="2025-11-12T14:44:00Z" w16du:dateUtc="2025-11-12T05:44:00Z">
              <w:r>
                <w:rPr>
                  <w:rFonts w:ascii="Batang" w:eastAsia="Batang" w:hAnsi="Batang" w:cs="Times New Roman"/>
                  <w:color w:val="000000" w:themeColor="text1"/>
                </w:rPr>
                <w:t>Sample Selection Process</w:t>
              </w:r>
            </w:ins>
          </w:p>
        </w:tc>
        <w:tc>
          <w:tcPr>
            <w:tcW w:w="2267" w:type="dxa"/>
          </w:tcPr>
          <w:p w14:paraId="7703DF3F" w14:textId="77777777" w:rsidR="0046768E" w:rsidRPr="0046768E" w:rsidRDefault="0046768E">
            <w:pPr>
              <w:wordWrap/>
              <w:rPr>
                <w:ins w:id="68" w:author="jys083177@gmail.com" w:date="2025-11-12T14:44:00Z" w16du:dateUtc="2025-11-12T05:44:00Z"/>
                <w:rFonts w:ascii="Batang" w:eastAsia="Batang" w:hAnsi="Batang" w:cs="Times New Roman"/>
                <w:color w:val="000000" w:themeColor="text1"/>
              </w:rPr>
            </w:pPr>
            <w:ins w:id="69" w:author="jys083177@gmail.com" w:date="2025-11-12T14:44:00Z" w16du:dateUtc="2025-11-12T05:44:00Z">
              <w:r>
                <w:rPr>
                  <w:rFonts w:ascii="Batang" w:eastAsia="Batang" w:hAnsi="Batang" w:cs="Times New Roman"/>
                  <w:color w:val="000000" w:themeColor="text1"/>
                </w:rPr>
                <w:t>Firm-Day Observations</w:t>
              </w:r>
            </w:ins>
          </w:p>
        </w:tc>
      </w:tr>
      <w:tr w:rsidR="0046768E" w:rsidRPr="0046768E" w14:paraId="499E537E" w14:textId="77777777">
        <w:trPr>
          <w:ins w:id="70" w:author="jys083177@gmail.com" w:date="2025-11-12T14:44:00Z"/>
        </w:trPr>
        <w:tc>
          <w:tcPr>
            <w:tcW w:w="7083" w:type="dxa"/>
          </w:tcPr>
          <w:p w14:paraId="74DB7169" w14:textId="77777777" w:rsidR="0046768E" w:rsidRPr="0046768E" w:rsidRDefault="0046768E">
            <w:pPr>
              <w:wordWrap/>
              <w:rPr>
                <w:ins w:id="71" w:author="jys083177@gmail.com" w:date="2025-11-12T14:44:00Z" w16du:dateUtc="2025-11-12T05:44:00Z"/>
                <w:rFonts w:ascii="Batang" w:eastAsia="Batang" w:hAnsi="Batang" w:cs="Times New Roman"/>
                <w:color w:val="000000" w:themeColor="text1"/>
              </w:rPr>
            </w:pPr>
            <w:ins w:id="72" w:author="jys083177@gmail.com" w:date="2025-11-12T14:44:00Z" w16du:dateUtc="2025-11-12T05:44:00Z">
              <w:r>
                <w:rPr>
                  <w:rFonts w:ascii="Batang" w:eastAsia="Batang" w:hAnsi="Batang" w:cs="Times New Roman"/>
                  <w:color w:val="000000" w:themeColor="text1"/>
                </w:rPr>
                <w:t>All stock-days from CRSP</w:t>
              </w:r>
            </w:ins>
          </w:p>
        </w:tc>
        <w:tc>
          <w:tcPr>
            <w:tcW w:w="2267" w:type="dxa"/>
          </w:tcPr>
          <w:p w14:paraId="219AC5AD" w14:textId="77777777" w:rsidR="0046768E" w:rsidRPr="0046768E" w:rsidRDefault="0046768E">
            <w:pPr>
              <w:wordWrap/>
              <w:rPr>
                <w:ins w:id="73" w:author="jys083177@gmail.com" w:date="2025-11-12T14:44:00Z" w16du:dateUtc="2025-11-12T05:44:00Z"/>
                <w:rFonts w:ascii="Batang" w:eastAsia="Batang" w:hAnsi="Batang" w:cs="Times New Roman"/>
                <w:color w:val="000000" w:themeColor="text1"/>
              </w:rPr>
            </w:pPr>
            <w:ins w:id="74" w:author="jys083177@gmail.com" w:date="2025-11-12T14:44:00Z" w16du:dateUtc="2025-11-12T05:44:00Z">
              <w:r>
                <w:rPr>
                  <w:rFonts w:ascii="Batang" w:eastAsia="Batang" w:hAnsi="Batang" w:cs="Times New Roman"/>
                  <w:color w:val="000000" w:themeColor="text1"/>
                </w:rPr>
                <w:t>1,619,207</w:t>
              </w:r>
            </w:ins>
          </w:p>
        </w:tc>
      </w:tr>
      <w:tr w:rsidR="0046768E" w:rsidRPr="0046768E" w14:paraId="4824E6AF" w14:textId="77777777">
        <w:trPr>
          <w:ins w:id="75" w:author="jys083177@gmail.com" w:date="2025-11-12T14:44:00Z"/>
        </w:trPr>
        <w:tc>
          <w:tcPr>
            <w:tcW w:w="7083" w:type="dxa"/>
          </w:tcPr>
          <w:p w14:paraId="59F5D3DA" w14:textId="77777777" w:rsidR="0046768E" w:rsidRPr="0046768E" w:rsidRDefault="0046768E">
            <w:pPr>
              <w:wordWrap/>
              <w:rPr>
                <w:ins w:id="76" w:author="jys083177@gmail.com" w:date="2025-11-12T14:44:00Z" w16du:dateUtc="2025-11-12T05:44:00Z"/>
                <w:rFonts w:ascii="Batang" w:eastAsia="Batang" w:hAnsi="Batang" w:cs="Times New Roman"/>
                <w:color w:val="000000" w:themeColor="text1"/>
              </w:rPr>
            </w:pPr>
            <w:ins w:id="77" w:author="jys083177@gmail.com" w:date="2025-11-12T14:44:00Z" w16du:dateUtc="2025-11-12T05:44:00Z">
              <w:r>
                <w:rPr>
                  <w:rFonts w:ascii="Batang" w:eastAsia="Batang" w:hAnsi="Batang" w:cs="Times New Roman"/>
                  <w:color w:val="000000" w:themeColor="text1"/>
                </w:rPr>
                <w:t>Less: Not listed on NYSE or NASDAQ</w:t>
              </w:r>
            </w:ins>
          </w:p>
        </w:tc>
        <w:tc>
          <w:tcPr>
            <w:tcW w:w="2267" w:type="dxa"/>
          </w:tcPr>
          <w:p w14:paraId="46CD2C2F" w14:textId="77777777" w:rsidR="0046768E" w:rsidRPr="0046768E" w:rsidRDefault="0046768E">
            <w:pPr>
              <w:wordWrap/>
              <w:rPr>
                <w:ins w:id="78" w:author="jys083177@gmail.com" w:date="2025-11-12T14:44:00Z" w16du:dateUtc="2025-11-12T05:44:00Z"/>
                <w:rFonts w:ascii="Batang" w:eastAsia="Batang" w:hAnsi="Batang" w:cs="Times New Roman"/>
                <w:color w:val="000000" w:themeColor="text1"/>
              </w:rPr>
            </w:pPr>
            <w:ins w:id="79" w:author="jys083177@gmail.com" w:date="2025-11-12T14:44:00Z" w16du:dateUtc="2025-11-12T05:44:00Z">
              <w:r>
                <w:rPr>
                  <w:rFonts w:ascii="Batang" w:eastAsia="Batang" w:hAnsi="Batang" w:cs="Times New Roman"/>
                  <w:color w:val="000000" w:themeColor="text1"/>
                </w:rPr>
                <w:t>(540,946)</w:t>
              </w:r>
            </w:ins>
          </w:p>
        </w:tc>
      </w:tr>
      <w:tr w:rsidR="0046768E" w:rsidRPr="0046768E" w14:paraId="656E8FC8" w14:textId="77777777">
        <w:trPr>
          <w:ins w:id="80" w:author="jys083177@gmail.com" w:date="2025-11-12T14:44:00Z"/>
        </w:trPr>
        <w:tc>
          <w:tcPr>
            <w:tcW w:w="7083" w:type="dxa"/>
          </w:tcPr>
          <w:p w14:paraId="4AB298B9" w14:textId="77777777" w:rsidR="0046768E" w:rsidRPr="0046768E" w:rsidRDefault="0046768E">
            <w:pPr>
              <w:wordWrap/>
              <w:rPr>
                <w:ins w:id="81" w:author="jys083177@gmail.com" w:date="2025-11-12T14:44:00Z" w16du:dateUtc="2025-11-12T05:44:00Z"/>
                <w:rFonts w:ascii="Batang" w:eastAsia="Batang" w:hAnsi="Batang" w:cs="Times New Roman"/>
                <w:color w:val="000000" w:themeColor="text1"/>
              </w:rPr>
            </w:pPr>
            <w:ins w:id="82" w:author="jys083177@gmail.com" w:date="2025-11-12T14:44:00Z" w16du:dateUtc="2025-11-12T05:44:00Z">
              <w:r>
                <w:rPr>
                  <w:rFonts w:ascii="Batang" w:eastAsia="Batang" w:hAnsi="Batang" w:cs="Times New Roman"/>
                  <w:color w:val="000000" w:themeColor="text1"/>
                </w:rPr>
                <w:t>Less: No GICS sector information</w:t>
              </w:r>
            </w:ins>
          </w:p>
        </w:tc>
        <w:tc>
          <w:tcPr>
            <w:tcW w:w="2267" w:type="dxa"/>
          </w:tcPr>
          <w:p w14:paraId="4099C02F" w14:textId="77777777" w:rsidR="0046768E" w:rsidRPr="0046768E" w:rsidRDefault="0046768E">
            <w:pPr>
              <w:wordWrap/>
              <w:rPr>
                <w:ins w:id="83" w:author="jys083177@gmail.com" w:date="2025-11-12T14:44:00Z" w16du:dateUtc="2025-11-12T05:44:00Z"/>
                <w:rFonts w:ascii="Batang" w:eastAsia="Batang" w:hAnsi="Batang" w:cs="Times New Roman"/>
                <w:color w:val="000000" w:themeColor="text1"/>
              </w:rPr>
            </w:pPr>
            <w:ins w:id="84" w:author="jys083177@gmail.com" w:date="2025-11-12T14:44:00Z" w16du:dateUtc="2025-11-12T05:44:00Z">
              <w:r>
                <w:rPr>
                  <w:rFonts w:ascii="Batang" w:eastAsia="Batang" w:hAnsi="Batang" w:cs="Times New Roman"/>
                  <w:color w:val="000000" w:themeColor="text1"/>
                </w:rPr>
                <w:t>(274,477)</w:t>
              </w:r>
            </w:ins>
          </w:p>
        </w:tc>
      </w:tr>
      <w:tr w:rsidR="0046768E" w:rsidRPr="0046768E" w14:paraId="04FAEAFF" w14:textId="77777777">
        <w:trPr>
          <w:ins w:id="85" w:author="jys083177@gmail.com" w:date="2025-11-12T14:44:00Z"/>
        </w:trPr>
        <w:tc>
          <w:tcPr>
            <w:tcW w:w="7083" w:type="dxa"/>
          </w:tcPr>
          <w:p w14:paraId="5D8EDB26" w14:textId="77777777" w:rsidR="0046768E" w:rsidRPr="0046768E" w:rsidRDefault="0046768E">
            <w:pPr>
              <w:wordWrap/>
              <w:rPr>
                <w:ins w:id="86" w:author="jys083177@gmail.com" w:date="2025-11-12T14:44:00Z" w16du:dateUtc="2025-11-12T05:44:00Z"/>
                <w:rFonts w:ascii="Batang" w:eastAsia="Batang" w:hAnsi="Batang" w:cs="Times New Roman"/>
                <w:color w:val="000000" w:themeColor="text1"/>
              </w:rPr>
            </w:pPr>
            <w:ins w:id="87" w:author="jys083177@gmail.com" w:date="2025-11-12T14:44:00Z" w16du:dateUtc="2025-11-12T05:44:00Z">
              <w:r>
                <w:rPr>
                  <w:rFonts w:ascii="Batang" w:eastAsia="Batang" w:hAnsi="Batang" w:cs="Times New Roman"/>
                  <w:color w:val="000000" w:themeColor="text1"/>
                </w:rPr>
                <w:t>Less: Not in S&amp;P 500</w:t>
              </w:r>
            </w:ins>
          </w:p>
        </w:tc>
        <w:tc>
          <w:tcPr>
            <w:tcW w:w="2267" w:type="dxa"/>
          </w:tcPr>
          <w:p w14:paraId="4C7A256F" w14:textId="77777777" w:rsidR="0046768E" w:rsidRPr="0046768E" w:rsidRDefault="0046768E">
            <w:pPr>
              <w:wordWrap/>
              <w:rPr>
                <w:ins w:id="88" w:author="jys083177@gmail.com" w:date="2025-11-12T14:44:00Z" w16du:dateUtc="2025-11-12T05:44:00Z"/>
                <w:rFonts w:ascii="Batang" w:eastAsia="Batang" w:hAnsi="Batang" w:cs="Times New Roman"/>
                <w:color w:val="000000" w:themeColor="text1"/>
              </w:rPr>
            </w:pPr>
            <w:ins w:id="89" w:author="jys083177@gmail.com" w:date="2025-11-12T14:44:00Z" w16du:dateUtc="2025-11-12T05:44:00Z">
              <w:r>
                <w:rPr>
                  <w:rFonts w:ascii="Batang" w:eastAsia="Batang" w:hAnsi="Batang" w:cs="Times New Roman"/>
                  <w:color w:val="000000" w:themeColor="text1"/>
                </w:rPr>
                <w:t>(719,389)</w:t>
              </w:r>
            </w:ins>
          </w:p>
        </w:tc>
      </w:tr>
      <w:tr w:rsidR="0046768E" w:rsidRPr="0046768E" w14:paraId="0A55978B" w14:textId="77777777">
        <w:trPr>
          <w:ins w:id="90" w:author="jys083177@gmail.com" w:date="2025-11-12T14:44:00Z"/>
        </w:trPr>
        <w:tc>
          <w:tcPr>
            <w:tcW w:w="7083" w:type="dxa"/>
          </w:tcPr>
          <w:p w14:paraId="2915D9AF" w14:textId="77777777" w:rsidR="0046768E" w:rsidRPr="0046768E" w:rsidRDefault="0046768E">
            <w:pPr>
              <w:wordWrap/>
              <w:rPr>
                <w:ins w:id="91" w:author="jys083177@gmail.com" w:date="2025-11-12T14:44:00Z" w16du:dateUtc="2025-11-12T05:44:00Z"/>
                <w:rFonts w:ascii="Batang" w:eastAsia="Batang" w:hAnsi="Batang" w:cs="Times New Roman"/>
                <w:color w:val="000000" w:themeColor="text1"/>
              </w:rPr>
            </w:pPr>
            <w:ins w:id="92" w:author="jys083177@gmail.com" w:date="2025-11-12T14:44:00Z" w16du:dateUtc="2025-11-12T05:44:00Z">
              <w:r>
                <w:rPr>
                  <w:rFonts w:ascii="Batang" w:eastAsia="Batang" w:hAnsi="Batang" w:cs="Times New Roman"/>
                  <w:color w:val="000000" w:themeColor="text1"/>
                </w:rPr>
                <w:t>Final out-of-sample</w:t>
              </w:r>
            </w:ins>
          </w:p>
        </w:tc>
        <w:tc>
          <w:tcPr>
            <w:tcW w:w="2267" w:type="dxa"/>
          </w:tcPr>
          <w:p w14:paraId="464CC605" w14:textId="77777777" w:rsidR="0046768E" w:rsidRPr="0046768E" w:rsidRDefault="0046768E">
            <w:pPr>
              <w:wordWrap/>
              <w:rPr>
                <w:ins w:id="93" w:author="jys083177@gmail.com" w:date="2025-11-12T14:44:00Z" w16du:dateUtc="2025-11-12T05:44:00Z"/>
                <w:rFonts w:ascii="Batang" w:eastAsia="Batang" w:hAnsi="Batang" w:cs="Times New Roman"/>
                <w:color w:val="000000" w:themeColor="text1"/>
              </w:rPr>
            </w:pPr>
            <w:ins w:id="94" w:author="jys083177@gmail.com" w:date="2025-11-12T14:44:00Z" w16du:dateUtc="2025-11-12T05:44:00Z">
              <w:r>
                <w:rPr>
                  <w:rFonts w:ascii="Batang" w:eastAsia="Batang" w:hAnsi="Batang" w:cs="Times New Roman"/>
                  <w:color w:val="000000" w:themeColor="text1"/>
                </w:rPr>
                <w:t>84,395</w:t>
              </w:r>
            </w:ins>
          </w:p>
        </w:tc>
      </w:tr>
    </w:tbl>
    <w:p w14:paraId="4FE79166" w14:textId="77777777" w:rsidR="0046768E" w:rsidRPr="0046768E" w:rsidRDefault="0046768E" w:rsidP="0046768E">
      <w:pPr>
        <w:wordWrap/>
        <w:rPr>
          <w:ins w:id="95" w:author="jys083177@gmail.com" w:date="2025-11-12T14:44:00Z" w16du:dateUtc="2025-11-12T05:44:00Z"/>
          <w:rFonts w:ascii="Batang" w:eastAsia="Batang" w:hAnsi="Batang" w:cs="Times New Roman"/>
          <w:b/>
          <w:bCs/>
          <w:color w:val="000000" w:themeColor="text1"/>
        </w:rPr>
      </w:pPr>
    </w:p>
    <w:p w14:paraId="68CAC899" w14:textId="77777777" w:rsidR="0046768E" w:rsidRPr="0046768E" w:rsidRDefault="0046768E" w:rsidP="0046768E">
      <w:pPr>
        <w:wordWrap/>
        <w:rPr>
          <w:ins w:id="96" w:author="jys083177@gmail.com" w:date="2025-11-12T14:44:00Z" w16du:dateUtc="2025-11-12T05:44:00Z"/>
          <w:rFonts w:ascii="Batang" w:eastAsia="Batang" w:hAnsi="Batang" w:cs="Times New Roman"/>
          <w:b/>
          <w:bCs/>
          <w:color w:val="000000" w:themeColor="text1"/>
        </w:rPr>
      </w:pPr>
      <w:ins w:id="97" w:author="jys083177@gmail.com" w:date="2025-11-12T14:44:00Z" w16du:dateUtc="2025-11-12T05:44:00Z">
        <w:r>
          <w:rPr>
            <w:rFonts w:ascii="Batang" w:eastAsia="Batang" w:hAnsi="Batang" w:cs="Times New Roman"/>
            <w:b/>
            <w:bCs/>
            <w:color w:val="000000" w:themeColor="text1"/>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1970"/>
        <w:gridCol w:w="1970"/>
        <w:gridCol w:w="1971"/>
      </w:tblGrid>
      <w:tr w:rsidR="0046768E" w:rsidRPr="0046768E" w14:paraId="7CD2199F" w14:textId="77777777">
        <w:trPr>
          <w:ins w:id="98" w:author="jys083177@gmail.com" w:date="2025-11-12T14:44:00Z"/>
        </w:trPr>
        <w:tc>
          <w:tcPr>
            <w:tcW w:w="3439" w:type="dxa"/>
            <w:tcBorders>
              <w:bottom w:val="single" w:sz="4" w:space="0" w:color="auto"/>
            </w:tcBorders>
            <w:vAlign w:val="center"/>
          </w:tcPr>
          <w:p w14:paraId="467E8CDE" w14:textId="77777777" w:rsidR="0046768E" w:rsidRPr="0046768E" w:rsidRDefault="0046768E">
            <w:pPr>
              <w:wordWrap/>
              <w:jc w:val="center"/>
              <w:rPr>
                <w:ins w:id="99" w:author="jys083177@gmail.com" w:date="2025-11-12T14:44:00Z" w16du:dateUtc="2025-11-12T05:44:00Z"/>
                <w:rFonts w:ascii="Batang" w:eastAsia="Batang" w:hAnsi="Batang" w:cs="Times New Roman"/>
                <w:color w:val="000000" w:themeColor="text1"/>
              </w:rPr>
            </w:pPr>
            <w:ins w:id="100" w:author="jys083177@gmail.com" w:date="2025-11-12T14:44:00Z" w16du:dateUtc="2025-11-12T05:44:00Z">
              <w:r>
                <w:rPr>
                  <w:rFonts w:ascii="Batang" w:eastAsia="Batang" w:hAnsi="Batang" w:cs="Times New Roman"/>
                  <w:color w:val="000000" w:themeColor="text1"/>
                </w:rPr>
                <w:t>Distribution by GICS Sector</w:t>
              </w:r>
            </w:ins>
          </w:p>
        </w:tc>
        <w:tc>
          <w:tcPr>
            <w:tcW w:w="1970" w:type="dxa"/>
            <w:tcBorders>
              <w:bottom w:val="single" w:sz="4" w:space="0" w:color="auto"/>
            </w:tcBorders>
            <w:vAlign w:val="center"/>
          </w:tcPr>
          <w:p w14:paraId="7FEF0114" w14:textId="77777777" w:rsidR="0046768E" w:rsidRPr="0046768E" w:rsidRDefault="0046768E">
            <w:pPr>
              <w:wordWrap/>
              <w:jc w:val="center"/>
              <w:rPr>
                <w:ins w:id="101" w:author="jys083177@gmail.com" w:date="2025-11-12T14:44:00Z" w16du:dateUtc="2025-11-12T05:44:00Z"/>
                <w:rFonts w:ascii="Batang" w:eastAsia="Batang" w:hAnsi="Batang" w:cs="Times New Roman"/>
                <w:color w:val="000000" w:themeColor="text1"/>
              </w:rPr>
            </w:pPr>
            <w:ins w:id="102" w:author="jys083177@gmail.com" w:date="2025-11-12T14:44:00Z" w16du:dateUtc="2025-11-12T05:44:00Z">
              <w:r>
                <w:rPr>
                  <w:rFonts w:ascii="Batang" w:eastAsia="Batang" w:hAnsi="Batang" w:cs="Times New Roman"/>
                  <w:color w:val="000000" w:themeColor="text1"/>
                </w:rPr>
                <w:t>Observations</w:t>
              </w:r>
            </w:ins>
          </w:p>
        </w:tc>
        <w:tc>
          <w:tcPr>
            <w:tcW w:w="1970" w:type="dxa"/>
            <w:tcBorders>
              <w:bottom w:val="single" w:sz="4" w:space="0" w:color="auto"/>
            </w:tcBorders>
            <w:vAlign w:val="center"/>
          </w:tcPr>
          <w:p w14:paraId="0F0953B4" w14:textId="77777777" w:rsidR="0046768E" w:rsidRPr="0046768E" w:rsidRDefault="0046768E">
            <w:pPr>
              <w:wordWrap/>
              <w:jc w:val="center"/>
              <w:rPr>
                <w:ins w:id="103" w:author="jys083177@gmail.com" w:date="2025-11-12T14:44:00Z" w16du:dateUtc="2025-11-12T05:44:00Z"/>
                <w:rFonts w:ascii="Batang" w:eastAsia="Batang" w:hAnsi="Batang" w:cs="Times New Roman"/>
                <w:color w:val="000000" w:themeColor="text1"/>
              </w:rPr>
            </w:pPr>
            <w:ins w:id="104" w:author="jys083177@gmail.com" w:date="2025-11-12T14:44:00Z" w16du:dateUtc="2025-11-12T05:44:00Z">
              <w:r>
                <w:rPr>
                  <w:rFonts w:ascii="Batang" w:eastAsia="Batang" w:hAnsi="Batang" w:cs="Times New Roman"/>
                  <w:color w:val="000000" w:themeColor="text1"/>
                </w:rPr>
                <w:t>% of Total</w:t>
              </w:r>
            </w:ins>
          </w:p>
        </w:tc>
        <w:tc>
          <w:tcPr>
            <w:tcW w:w="1971" w:type="dxa"/>
            <w:tcBorders>
              <w:bottom w:val="single" w:sz="4" w:space="0" w:color="auto"/>
            </w:tcBorders>
            <w:vAlign w:val="center"/>
          </w:tcPr>
          <w:p w14:paraId="73DCE88B" w14:textId="77777777" w:rsidR="0046768E" w:rsidRPr="0046768E" w:rsidRDefault="0046768E">
            <w:pPr>
              <w:wordWrap/>
              <w:jc w:val="center"/>
              <w:rPr>
                <w:ins w:id="105" w:author="jys083177@gmail.com" w:date="2025-11-12T14:44:00Z" w16du:dateUtc="2025-11-12T05:44:00Z"/>
                <w:rFonts w:ascii="Batang" w:eastAsia="Batang" w:hAnsi="Batang" w:cs="Times New Roman"/>
                <w:color w:val="000000" w:themeColor="text1"/>
              </w:rPr>
            </w:pPr>
            <w:ins w:id="106" w:author="jys083177@gmail.com" w:date="2025-11-12T14:44:00Z" w16du:dateUtc="2025-11-12T05:44:00Z">
              <w:r>
                <w:rPr>
                  <w:rFonts w:ascii="Batang" w:eastAsia="Batang" w:hAnsi="Batang" w:cs="Times New Roman"/>
                  <w:color w:val="000000" w:themeColor="text1"/>
                </w:rPr>
                <w:t>Avg. per Month</w:t>
              </w:r>
            </w:ins>
          </w:p>
        </w:tc>
      </w:tr>
      <w:tr w:rsidR="0046768E" w:rsidRPr="0046768E" w14:paraId="25CB4280" w14:textId="77777777">
        <w:trPr>
          <w:ins w:id="107" w:author="jys083177@gmail.com" w:date="2025-11-12T14:44:00Z"/>
        </w:trPr>
        <w:tc>
          <w:tcPr>
            <w:tcW w:w="3439" w:type="dxa"/>
            <w:tcBorders>
              <w:top w:val="single" w:sz="4" w:space="0" w:color="auto"/>
              <w:bottom w:val="nil"/>
            </w:tcBorders>
            <w:vAlign w:val="center"/>
          </w:tcPr>
          <w:p w14:paraId="232DF627" w14:textId="77777777" w:rsidR="0046768E" w:rsidRPr="0046768E" w:rsidRDefault="0046768E">
            <w:pPr>
              <w:wordWrap/>
              <w:jc w:val="both"/>
              <w:rPr>
                <w:ins w:id="108" w:author="jys083177@gmail.com" w:date="2025-11-12T14:44:00Z" w16du:dateUtc="2025-11-12T05:44:00Z"/>
                <w:rFonts w:ascii="Batang" w:eastAsia="Batang" w:hAnsi="Batang" w:cs="Times New Roman"/>
                <w:color w:val="000000" w:themeColor="text1"/>
              </w:rPr>
            </w:pPr>
            <w:ins w:id="109" w:author="jys083177@gmail.com" w:date="2025-11-12T14:44:00Z" w16du:dateUtc="2025-11-12T05:44:00Z">
              <w:r>
                <w:rPr>
                  <w:rFonts w:ascii="Batang" w:eastAsia="Batang" w:hAnsi="Batang" w:cs="Times New Roman"/>
                  <w:color w:val="000000" w:themeColor="text1"/>
                </w:rPr>
                <w:t>Energy</w:t>
              </w:r>
            </w:ins>
          </w:p>
        </w:tc>
        <w:tc>
          <w:tcPr>
            <w:tcW w:w="1970" w:type="dxa"/>
            <w:tcBorders>
              <w:top w:val="single" w:sz="4" w:space="0" w:color="auto"/>
              <w:bottom w:val="nil"/>
            </w:tcBorders>
            <w:vAlign w:val="center"/>
          </w:tcPr>
          <w:p w14:paraId="354906B8" w14:textId="18E0A382" w:rsidR="0046768E" w:rsidRPr="0046768E" w:rsidRDefault="0046768E">
            <w:pPr>
              <w:wordWrap/>
              <w:jc w:val="right"/>
              <w:rPr>
                <w:ins w:id="110"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3,077</w:t>
            </w:r>
          </w:p>
        </w:tc>
        <w:tc>
          <w:tcPr>
            <w:tcW w:w="1970" w:type="dxa"/>
            <w:tcBorders>
              <w:top w:val="single" w:sz="4" w:space="0" w:color="auto"/>
              <w:bottom w:val="nil"/>
            </w:tcBorders>
            <w:vAlign w:val="center"/>
          </w:tcPr>
          <w:p w14:paraId="4D937E6F" w14:textId="555733E3" w:rsidR="0046768E" w:rsidRPr="0046768E" w:rsidRDefault="0046768E">
            <w:pPr>
              <w:wordWrap/>
              <w:jc w:val="right"/>
              <w:rPr>
                <w:ins w:id="111"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5.5%</w:t>
            </w:r>
          </w:p>
        </w:tc>
        <w:tc>
          <w:tcPr>
            <w:tcW w:w="1971" w:type="dxa"/>
            <w:tcBorders>
              <w:top w:val="single" w:sz="4" w:space="0" w:color="auto"/>
              <w:bottom w:val="nil"/>
            </w:tcBorders>
            <w:vAlign w:val="center"/>
          </w:tcPr>
          <w:p w14:paraId="2E664E01" w14:textId="0E715E17" w:rsidR="0046768E" w:rsidRPr="0046768E" w:rsidRDefault="0046768E">
            <w:pPr>
              <w:wordWrap/>
              <w:jc w:val="right"/>
              <w:rPr>
                <w:ins w:id="112"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26</w:t>
            </w:r>
          </w:p>
        </w:tc>
      </w:tr>
      <w:tr w:rsidR="0046768E" w:rsidRPr="0046768E" w14:paraId="1BA4AF0D" w14:textId="77777777">
        <w:trPr>
          <w:ins w:id="113" w:author="jys083177@gmail.com" w:date="2025-11-12T14:44:00Z"/>
        </w:trPr>
        <w:tc>
          <w:tcPr>
            <w:tcW w:w="3439" w:type="dxa"/>
            <w:tcBorders>
              <w:top w:val="nil"/>
              <w:bottom w:val="nil"/>
            </w:tcBorders>
            <w:vAlign w:val="center"/>
          </w:tcPr>
          <w:p w14:paraId="01C2DC94" w14:textId="77777777" w:rsidR="0046768E" w:rsidRPr="0046768E" w:rsidRDefault="0046768E">
            <w:pPr>
              <w:wordWrap/>
              <w:jc w:val="both"/>
              <w:rPr>
                <w:ins w:id="114" w:author="jys083177@gmail.com" w:date="2025-11-12T14:44:00Z" w16du:dateUtc="2025-11-12T05:44:00Z"/>
                <w:rFonts w:ascii="Batang" w:eastAsia="Batang" w:hAnsi="Batang" w:cs="Times New Roman"/>
                <w:color w:val="000000" w:themeColor="text1"/>
              </w:rPr>
            </w:pPr>
            <w:ins w:id="115" w:author="jys083177@gmail.com" w:date="2025-11-12T14:44:00Z" w16du:dateUtc="2025-11-12T05:44:00Z">
              <w:r>
                <w:rPr>
                  <w:rFonts w:ascii="Batang" w:eastAsia="Batang" w:hAnsi="Batang" w:cs="Times New Roman"/>
                  <w:color w:val="000000" w:themeColor="text1"/>
                </w:rPr>
                <w:t>Materials</w:t>
              </w:r>
            </w:ins>
          </w:p>
        </w:tc>
        <w:tc>
          <w:tcPr>
            <w:tcW w:w="1970" w:type="dxa"/>
            <w:tcBorders>
              <w:top w:val="nil"/>
              <w:bottom w:val="nil"/>
            </w:tcBorders>
            <w:vAlign w:val="center"/>
          </w:tcPr>
          <w:p w14:paraId="2B94D676" w14:textId="414B7345" w:rsidR="0046768E" w:rsidRPr="0046768E" w:rsidRDefault="0046768E">
            <w:pPr>
              <w:wordWrap/>
              <w:jc w:val="right"/>
              <w:rPr>
                <w:ins w:id="116"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3,051</w:t>
            </w:r>
          </w:p>
        </w:tc>
        <w:tc>
          <w:tcPr>
            <w:tcW w:w="1970" w:type="dxa"/>
            <w:tcBorders>
              <w:top w:val="nil"/>
              <w:bottom w:val="nil"/>
            </w:tcBorders>
            <w:vAlign w:val="center"/>
          </w:tcPr>
          <w:p w14:paraId="07F4254B" w14:textId="6213F1C5" w:rsidR="0046768E" w:rsidRPr="0046768E" w:rsidRDefault="0046768E">
            <w:pPr>
              <w:wordWrap/>
              <w:jc w:val="right"/>
              <w:rPr>
                <w:ins w:id="117"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5.5%</w:t>
            </w:r>
          </w:p>
        </w:tc>
        <w:tc>
          <w:tcPr>
            <w:tcW w:w="1971" w:type="dxa"/>
            <w:tcBorders>
              <w:top w:val="nil"/>
              <w:bottom w:val="nil"/>
            </w:tcBorders>
            <w:vAlign w:val="center"/>
          </w:tcPr>
          <w:p w14:paraId="3C47701C" w14:textId="01FF2FE6" w:rsidR="0046768E" w:rsidRPr="0046768E" w:rsidRDefault="0046768E">
            <w:pPr>
              <w:wordWrap/>
              <w:jc w:val="right"/>
              <w:rPr>
                <w:ins w:id="118"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25</w:t>
            </w:r>
          </w:p>
        </w:tc>
      </w:tr>
      <w:tr w:rsidR="0046768E" w:rsidRPr="0046768E" w14:paraId="0EE1E0EB" w14:textId="77777777">
        <w:trPr>
          <w:ins w:id="119" w:author="jys083177@gmail.com" w:date="2025-11-12T14:44:00Z"/>
        </w:trPr>
        <w:tc>
          <w:tcPr>
            <w:tcW w:w="3439" w:type="dxa"/>
            <w:tcBorders>
              <w:top w:val="nil"/>
              <w:bottom w:val="nil"/>
            </w:tcBorders>
            <w:vAlign w:val="center"/>
          </w:tcPr>
          <w:p w14:paraId="17DC4723" w14:textId="77777777" w:rsidR="0046768E" w:rsidRPr="0046768E" w:rsidRDefault="0046768E">
            <w:pPr>
              <w:wordWrap/>
              <w:jc w:val="both"/>
              <w:rPr>
                <w:ins w:id="120" w:author="jys083177@gmail.com" w:date="2025-11-12T14:44:00Z" w16du:dateUtc="2025-11-12T05:44:00Z"/>
                <w:rFonts w:ascii="Batang" w:eastAsia="Batang" w:hAnsi="Batang" w:cs="Times New Roman"/>
                <w:color w:val="000000" w:themeColor="text1"/>
              </w:rPr>
            </w:pPr>
            <w:ins w:id="121" w:author="jys083177@gmail.com" w:date="2025-11-12T14:44:00Z" w16du:dateUtc="2025-11-12T05:44:00Z">
              <w:r>
                <w:rPr>
                  <w:rFonts w:ascii="Batang" w:eastAsia="Batang" w:hAnsi="Batang" w:cs="Times New Roman"/>
                  <w:color w:val="000000" w:themeColor="text1"/>
                </w:rPr>
                <w:t>Industrials</w:t>
              </w:r>
            </w:ins>
          </w:p>
        </w:tc>
        <w:tc>
          <w:tcPr>
            <w:tcW w:w="1970" w:type="dxa"/>
            <w:tcBorders>
              <w:top w:val="nil"/>
              <w:bottom w:val="nil"/>
            </w:tcBorders>
            <w:vAlign w:val="center"/>
          </w:tcPr>
          <w:p w14:paraId="78A1D324" w14:textId="5F5EC28F" w:rsidR="0046768E" w:rsidRPr="0046768E" w:rsidRDefault="0046768E">
            <w:pPr>
              <w:wordWrap/>
              <w:jc w:val="right"/>
              <w:rPr>
                <w:ins w:id="122"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8,320</w:t>
            </w:r>
          </w:p>
        </w:tc>
        <w:tc>
          <w:tcPr>
            <w:tcW w:w="1970" w:type="dxa"/>
            <w:tcBorders>
              <w:top w:val="nil"/>
              <w:bottom w:val="nil"/>
            </w:tcBorders>
            <w:vAlign w:val="center"/>
          </w:tcPr>
          <w:p w14:paraId="732E0C94" w14:textId="752D2DC8" w:rsidR="0046768E" w:rsidRPr="0046768E" w:rsidRDefault="0046768E">
            <w:pPr>
              <w:wordWrap/>
              <w:jc w:val="right"/>
              <w:rPr>
                <w:ins w:id="123"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15.0%</w:t>
            </w:r>
          </w:p>
        </w:tc>
        <w:tc>
          <w:tcPr>
            <w:tcW w:w="1971" w:type="dxa"/>
            <w:tcBorders>
              <w:top w:val="nil"/>
              <w:bottom w:val="nil"/>
            </w:tcBorders>
            <w:vAlign w:val="center"/>
          </w:tcPr>
          <w:p w14:paraId="48A57763" w14:textId="32F352E5" w:rsidR="0046768E" w:rsidRPr="0046768E" w:rsidRDefault="0046768E">
            <w:pPr>
              <w:wordWrap/>
              <w:jc w:val="right"/>
              <w:rPr>
                <w:ins w:id="124"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69</w:t>
            </w:r>
          </w:p>
        </w:tc>
      </w:tr>
      <w:tr w:rsidR="0046768E" w:rsidRPr="0046768E" w14:paraId="1E3B1E11" w14:textId="77777777">
        <w:trPr>
          <w:ins w:id="125" w:author="jys083177@gmail.com" w:date="2025-11-12T14:44:00Z"/>
        </w:trPr>
        <w:tc>
          <w:tcPr>
            <w:tcW w:w="3439" w:type="dxa"/>
            <w:tcBorders>
              <w:top w:val="nil"/>
              <w:bottom w:val="nil"/>
            </w:tcBorders>
            <w:vAlign w:val="center"/>
          </w:tcPr>
          <w:p w14:paraId="0A7E4395" w14:textId="77777777" w:rsidR="0046768E" w:rsidRPr="0046768E" w:rsidRDefault="0046768E">
            <w:pPr>
              <w:wordWrap/>
              <w:jc w:val="both"/>
              <w:rPr>
                <w:ins w:id="126" w:author="jys083177@gmail.com" w:date="2025-11-12T14:44:00Z" w16du:dateUtc="2025-11-12T05:44:00Z"/>
                <w:rFonts w:ascii="Batang" w:eastAsia="Batang" w:hAnsi="Batang" w:cs="Times New Roman"/>
                <w:color w:val="000000" w:themeColor="text1"/>
              </w:rPr>
            </w:pPr>
            <w:ins w:id="127" w:author="jys083177@gmail.com" w:date="2025-11-12T14:44:00Z" w16du:dateUtc="2025-11-12T05:44:00Z">
              <w:r>
                <w:rPr>
                  <w:rFonts w:ascii="Batang" w:eastAsia="Batang" w:hAnsi="Batang" w:cs="Times New Roman"/>
                  <w:color w:val="000000" w:themeColor="text1"/>
                </w:rPr>
                <w:t>Consumer Discretionary</w:t>
              </w:r>
            </w:ins>
          </w:p>
        </w:tc>
        <w:tc>
          <w:tcPr>
            <w:tcW w:w="1970" w:type="dxa"/>
            <w:tcBorders>
              <w:top w:val="nil"/>
              <w:bottom w:val="nil"/>
            </w:tcBorders>
            <w:vAlign w:val="center"/>
          </w:tcPr>
          <w:p w14:paraId="28F3650D" w14:textId="39EB55B2" w:rsidR="0046768E" w:rsidRPr="0046768E" w:rsidRDefault="0046768E">
            <w:pPr>
              <w:wordWrap/>
              <w:jc w:val="right"/>
              <w:rPr>
                <w:ins w:id="128"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6,757</w:t>
            </w:r>
          </w:p>
        </w:tc>
        <w:tc>
          <w:tcPr>
            <w:tcW w:w="1970" w:type="dxa"/>
            <w:tcBorders>
              <w:top w:val="nil"/>
              <w:bottom w:val="nil"/>
            </w:tcBorders>
            <w:vAlign w:val="center"/>
          </w:tcPr>
          <w:p w14:paraId="1C7866DC" w14:textId="0A08A50A" w:rsidR="0046768E" w:rsidRPr="0046768E" w:rsidRDefault="0046768E">
            <w:pPr>
              <w:wordWrap/>
              <w:jc w:val="right"/>
              <w:rPr>
                <w:ins w:id="129"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12.2%</w:t>
            </w:r>
          </w:p>
        </w:tc>
        <w:tc>
          <w:tcPr>
            <w:tcW w:w="1971" w:type="dxa"/>
            <w:tcBorders>
              <w:top w:val="nil"/>
              <w:bottom w:val="nil"/>
            </w:tcBorders>
            <w:vAlign w:val="center"/>
          </w:tcPr>
          <w:p w14:paraId="520ED62B" w14:textId="42261C0A" w:rsidR="0046768E" w:rsidRPr="0046768E" w:rsidRDefault="0046768E">
            <w:pPr>
              <w:wordWrap/>
              <w:jc w:val="right"/>
              <w:rPr>
                <w:ins w:id="130"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56</w:t>
            </w:r>
          </w:p>
        </w:tc>
      </w:tr>
      <w:tr w:rsidR="0046768E" w:rsidRPr="0046768E" w14:paraId="5F071E76" w14:textId="77777777">
        <w:trPr>
          <w:ins w:id="131" w:author="jys083177@gmail.com" w:date="2025-11-12T14:44:00Z"/>
        </w:trPr>
        <w:tc>
          <w:tcPr>
            <w:tcW w:w="3439" w:type="dxa"/>
            <w:tcBorders>
              <w:top w:val="nil"/>
              <w:bottom w:val="nil"/>
            </w:tcBorders>
            <w:vAlign w:val="center"/>
          </w:tcPr>
          <w:p w14:paraId="5CFD41F9" w14:textId="77777777" w:rsidR="0046768E" w:rsidRPr="0046768E" w:rsidRDefault="0046768E">
            <w:pPr>
              <w:wordWrap/>
              <w:jc w:val="both"/>
              <w:rPr>
                <w:ins w:id="132" w:author="jys083177@gmail.com" w:date="2025-11-12T14:44:00Z" w16du:dateUtc="2025-11-12T05:44:00Z"/>
                <w:rFonts w:ascii="Batang" w:eastAsia="Batang" w:hAnsi="Batang" w:cs="Times New Roman"/>
                <w:color w:val="000000" w:themeColor="text1"/>
              </w:rPr>
            </w:pPr>
            <w:ins w:id="133" w:author="jys083177@gmail.com" w:date="2025-11-12T14:44:00Z" w16du:dateUtc="2025-11-12T05:44:00Z">
              <w:r>
                <w:rPr>
                  <w:rFonts w:ascii="Batang" w:eastAsia="Batang" w:hAnsi="Batang" w:cs="Times New Roman"/>
                  <w:color w:val="000000" w:themeColor="text1"/>
                </w:rPr>
                <w:t>Consumer Staples</w:t>
              </w:r>
            </w:ins>
          </w:p>
        </w:tc>
        <w:tc>
          <w:tcPr>
            <w:tcW w:w="1970" w:type="dxa"/>
            <w:tcBorders>
              <w:top w:val="nil"/>
              <w:bottom w:val="nil"/>
            </w:tcBorders>
            <w:vAlign w:val="center"/>
          </w:tcPr>
          <w:p w14:paraId="7AD8D874" w14:textId="21FD3332" w:rsidR="0046768E" w:rsidRPr="0046768E" w:rsidRDefault="0046768E">
            <w:pPr>
              <w:wordWrap/>
              <w:jc w:val="right"/>
              <w:rPr>
                <w:ins w:id="134"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4,203</w:t>
            </w:r>
          </w:p>
        </w:tc>
        <w:tc>
          <w:tcPr>
            <w:tcW w:w="1970" w:type="dxa"/>
            <w:tcBorders>
              <w:top w:val="nil"/>
              <w:bottom w:val="nil"/>
            </w:tcBorders>
            <w:vAlign w:val="center"/>
          </w:tcPr>
          <w:p w14:paraId="6BF4C2AA" w14:textId="6D399CF0" w:rsidR="0046768E" w:rsidRPr="0046768E" w:rsidRDefault="0046768E">
            <w:pPr>
              <w:wordWrap/>
              <w:jc w:val="right"/>
              <w:rPr>
                <w:ins w:id="135"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7.6%</w:t>
            </w:r>
          </w:p>
        </w:tc>
        <w:tc>
          <w:tcPr>
            <w:tcW w:w="1971" w:type="dxa"/>
            <w:tcBorders>
              <w:top w:val="nil"/>
              <w:bottom w:val="nil"/>
            </w:tcBorders>
            <w:vAlign w:val="center"/>
          </w:tcPr>
          <w:p w14:paraId="27DCDC96" w14:textId="25F13C6C" w:rsidR="0046768E" w:rsidRPr="0046768E" w:rsidRDefault="0046768E">
            <w:pPr>
              <w:wordWrap/>
              <w:jc w:val="right"/>
              <w:rPr>
                <w:ins w:id="136"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35</w:t>
            </w:r>
          </w:p>
        </w:tc>
      </w:tr>
      <w:tr w:rsidR="0046768E" w:rsidRPr="0046768E" w14:paraId="2488CDFD" w14:textId="77777777">
        <w:trPr>
          <w:ins w:id="137" w:author="jys083177@gmail.com" w:date="2025-11-12T14:44:00Z"/>
        </w:trPr>
        <w:tc>
          <w:tcPr>
            <w:tcW w:w="3439" w:type="dxa"/>
            <w:tcBorders>
              <w:top w:val="nil"/>
              <w:bottom w:val="nil"/>
            </w:tcBorders>
            <w:vAlign w:val="center"/>
          </w:tcPr>
          <w:p w14:paraId="2F288902" w14:textId="77777777" w:rsidR="0046768E" w:rsidRPr="0046768E" w:rsidRDefault="0046768E">
            <w:pPr>
              <w:wordWrap/>
              <w:jc w:val="both"/>
              <w:rPr>
                <w:ins w:id="138" w:author="jys083177@gmail.com" w:date="2025-11-12T14:44:00Z" w16du:dateUtc="2025-11-12T05:44:00Z"/>
                <w:rFonts w:ascii="Batang" w:eastAsia="Batang" w:hAnsi="Batang" w:cs="Times New Roman"/>
                <w:color w:val="000000" w:themeColor="text1"/>
              </w:rPr>
            </w:pPr>
            <w:ins w:id="139" w:author="jys083177@gmail.com" w:date="2025-11-12T14:44:00Z" w16du:dateUtc="2025-11-12T05:44:00Z">
              <w:r>
                <w:rPr>
                  <w:rFonts w:ascii="Batang" w:eastAsia="Batang" w:hAnsi="Batang" w:cs="Times New Roman"/>
                  <w:color w:val="000000" w:themeColor="text1"/>
                </w:rPr>
                <w:t>Health Care</w:t>
              </w:r>
            </w:ins>
          </w:p>
        </w:tc>
        <w:tc>
          <w:tcPr>
            <w:tcW w:w="1970" w:type="dxa"/>
            <w:tcBorders>
              <w:top w:val="nil"/>
              <w:bottom w:val="nil"/>
            </w:tcBorders>
            <w:vAlign w:val="center"/>
          </w:tcPr>
          <w:p w14:paraId="411CDA08" w14:textId="525862D1" w:rsidR="0046768E" w:rsidRPr="0046768E" w:rsidRDefault="0046768E">
            <w:pPr>
              <w:wordWrap/>
              <w:jc w:val="right"/>
              <w:rPr>
                <w:ins w:id="140"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6,863</w:t>
            </w:r>
          </w:p>
        </w:tc>
        <w:tc>
          <w:tcPr>
            <w:tcW w:w="1970" w:type="dxa"/>
            <w:tcBorders>
              <w:top w:val="nil"/>
              <w:bottom w:val="nil"/>
            </w:tcBorders>
            <w:vAlign w:val="center"/>
          </w:tcPr>
          <w:p w14:paraId="0AE5499D" w14:textId="4F91E697" w:rsidR="0046768E" w:rsidRPr="0046768E" w:rsidRDefault="0046768E">
            <w:pPr>
              <w:wordWrap/>
              <w:jc w:val="right"/>
              <w:rPr>
                <w:ins w:id="141"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12.4%</w:t>
            </w:r>
          </w:p>
        </w:tc>
        <w:tc>
          <w:tcPr>
            <w:tcW w:w="1971" w:type="dxa"/>
            <w:tcBorders>
              <w:top w:val="nil"/>
              <w:bottom w:val="nil"/>
            </w:tcBorders>
            <w:vAlign w:val="center"/>
          </w:tcPr>
          <w:p w14:paraId="1945C44F" w14:textId="11FE50C4" w:rsidR="0046768E" w:rsidRPr="0046768E" w:rsidRDefault="0046768E">
            <w:pPr>
              <w:wordWrap/>
              <w:jc w:val="right"/>
              <w:rPr>
                <w:ins w:id="142"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57</w:t>
            </w:r>
          </w:p>
        </w:tc>
      </w:tr>
      <w:tr w:rsidR="0046768E" w:rsidRPr="0046768E" w14:paraId="777C3612" w14:textId="77777777">
        <w:trPr>
          <w:ins w:id="143" w:author="jys083177@gmail.com" w:date="2025-11-12T14:44:00Z"/>
        </w:trPr>
        <w:tc>
          <w:tcPr>
            <w:tcW w:w="3439" w:type="dxa"/>
            <w:tcBorders>
              <w:top w:val="nil"/>
              <w:bottom w:val="nil"/>
            </w:tcBorders>
            <w:vAlign w:val="center"/>
          </w:tcPr>
          <w:p w14:paraId="2F531ABC" w14:textId="77777777" w:rsidR="0046768E" w:rsidRPr="0046768E" w:rsidRDefault="0046768E">
            <w:pPr>
              <w:wordWrap/>
              <w:jc w:val="both"/>
              <w:rPr>
                <w:ins w:id="144" w:author="jys083177@gmail.com" w:date="2025-11-12T14:44:00Z" w16du:dateUtc="2025-11-12T05:44:00Z"/>
                <w:rFonts w:ascii="Batang" w:eastAsia="Batang" w:hAnsi="Batang" w:cs="Times New Roman"/>
                <w:color w:val="000000" w:themeColor="text1"/>
              </w:rPr>
            </w:pPr>
            <w:ins w:id="145" w:author="jys083177@gmail.com" w:date="2025-11-12T14:44:00Z" w16du:dateUtc="2025-11-12T05:44:00Z">
              <w:r>
                <w:rPr>
                  <w:rFonts w:ascii="Batang" w:eastAsia="Batang" w:hAnsi="Batang" w:cs="Times New Roman"/>
                  <w:color w:val="000000" w:themeColor="text1"/>
                </w:rPr>
                <w:t>Financials</w:t>
              </w:r>
            </w:ins>
          </w:p>
        </w:tc>
        <w:tc>
          <w:tcPr>
            <w:tcW w:w="1970" w:type="dxa"/>
            <w:tcBorders>
              <w:top w:val="nil"/>
              <w:bottom w:val="nil"/>
            </w:tcBorders>
            <w:vAlign w:val="center"/>
          </w:tcPr>
          <w:p w14:paraId="22355E23" w14:textId="0E6908EA" w:rsidR="0046768E" w:rsidRPr="0046768E" w:rsidRDefault="0046768E">
            <w:pPr>
              <w:wordWrap/>
              <w:jc w:val="right"/>
              <w:rPr>
                <w:ins w:id="146"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7,834</w:t>
            </w:r>
          </w:p>
        </w:tc>
        <w:tc>
          <w:tcPr>
            <w:tcW w:w="1970" w:type="dxa"/>
            <w:tcBorders>
              <w:top w:val="nil"/>
              <w:bottom w:val="nil"/>
            </w:tcBorders>
            <w:vAlign w:val="center"/>
          </w:tcPr>
          <w:p w14:paraId="74693543" w14:textId="37E88D92" w:rsidR="0046768E" w:rsidRPr="0046768E" w:rsidRDefault="0046768E">
            <w:pPr>
              <w:wordWrap/>
              <w:jc w:val="right"/>
              <w:rPr>
                <w:ins w:id="147"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14.1%</w:t>
            </w:r>
          </w:p>
        </w:tc>
        <w:tc>
          <w:tcPr>
            <w:tcW w:w="1971" w:type="dxa"/>
            <w:tcBorders>
              <w:top w:val="nil"/>
              <w:bottom w:val="nil"/>
            </w:tcBorders>
            <w:vAlign w:val="center"/>
          </w:tcPr>
          <w:p w14:paraId="032D2F4C" w14:textId="0423755E" w:rsidR="0046768E" w:rsidRPr="0046768E" w:rsidRDefault="0046768E">
            <w:pPr>
              <w:wordWrap/>
              <w:jc w:val="right"/>
              <w:rPr>
                <w:ins w:id="148"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65</w:t>
            </w:r>
          </w:p>
        </w:tc>
      </w:tr>
      <w:tr w:rsidR="0046768E" w:rsidRPr="0046768E" w14:paraId="012BCCC0" w14:textId="77777777">
        <w:trPr>
          <w:ins w:id="149" w:author="jys083177@gmail.com" w:date="2025-11-12T14:44:00Z"/>
        </w:trPr>
        <w:tc>
          <w:tcPr>
            <w:tcW w:w="3439" w:type="dxa"/>
            <w:tcBorders>
              <w:top w:val="nil"/>
              <w:bottom w:val="nil"/>
            </w:tcBorders>
            <w:vAlign w:val="center"/>
          </w:tcPr>
          <w:p w14:paraId="73334AF9" w14:textId="77777777" w:rsidR="0046768E" w:rsidRPr="0046768E" w:rsidRDefault="0046768E">
            <w:pPr>
              <w:wordWrap/>
              <w:jc w:val="both"/>
              <w:rPr>
                <w:ins w:id="150" w:author="jys083177@gmail.com" w:date="2025-11-12T14:44:00Z" w16du:dateUtc="2025-11-12T05:44:00Z"/>
                <w:rFonts w:ascii="Batang" w:eastAsia="Batang" w:hAnsi="Batang" w:cs="Times New Roman"/>
                <w:color w:val="000000" w:themeColor="text1"/>
              </w:rPr>
            </w:pPr>
            <w:ins w:id="151" w:author="jys083177@gmail.com" w:date="2025-11-12T14:44:00Z" w16du:dateUtc="2025-11-12T05:44:00Z">
              <w:r>
                <w:rPr>
                  <w:rFonts w:ascii="Batang" w:eastAsia="Batang" w:hAnsi="Batang" w:cs="Times New Roman"/>
                  <w:color w:val="000000" w:themeColor="text1"/>
                </w:rPr>
                <w:t>Information Technology</w:t>
              </w:r>
            </w:ins>
          </w:p>
        </w:tc>
        <w:tc>
          <w:tcPr>
            <w:tcW w:w="1970" w:type="dxa"/>
            <w:tcBorders>
              <w:top w:val="nil"/>
              <w:bottom w:val="nil"/>
            </w:tcBorders>
            <w:vAlign w:val="center"/>
          </w:tcPr>
          <w:p w14:paraId="11D01BBC" w14:textId="0F0C0820" w:rsidR="0046768E" w:rsidRPr="0046768E" w:rsidRDefault="0046768E">
            <w:pPr>
              <w:wordWrap/>
              <w:jc w:val="right"/>
              <w:rPr>
                <w:ins w:id="152"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6,710</w:t>
            </w:r>
          </w:p>
        </w:tc>
        <w:tc>
          <w:tcPr>
            <w:tcW w:w="1970" w:type="dxa"/>
            <w:tcBorders>
              <w:top w:val="nil"/>
              <w:bottom w:val="nil"/>
            </w:tcBorders>
            <w:vAlign w:val="center"/>
          </w:tcPr>
          <w:p w14:paraId="77C4B6B6" w14:textId="47716D3B" w:rsidR="0046768E" w:rsidRPr="0046768E" w:rsidRDefault="0046768E">
            <w:pPr>
              <w:wordWrap/>
              <w:jc w:val="right"/>
              <w:rPr>
                <w:ins w:id="153"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12.1%</w:t>
            </w:r>
          </w:p>
        </w:tc>
        <w:tc>
          <w:tcPr>
            <w:tcW w:w="1971" w:type="dxa"/>
            <w:tcBorders>
              <w:top w:val="nil"/>
              <w:bottom w:val="nil"/>
            </w:tcBorders>
            <w:vAlign w:val="center"/>
          </w:tcPr>
          <w:p w14:paraId="50A265E4" w14:textId="5F5E06D3" w:rsidR="0046768E" w:rsidRPr="0046768E" w:rsidRDefault="0046768E">
            <w:pPr>
              <w:wordWrap/>
              <w:jc w:val="right"/>
              <w:rPr>
                <w:ins w:id="154"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56</w:t>
            </w:r>
          </w:p>
        </w:tc>
      </w:tr>
      <w:tr w:rsidR="0046768E" w:rsidRPr="0046768E" w14:paraId="2BB7B5C1" w14:textId="77777777">
        <w:trPr>
          <w:ins w:id="155" w:author="jys083177@gmail.com" w:date="2025-11-12T14:44:00Z"/>
        </w:trPr>
        <w:tc>
          <w:tcPr>
            <w:tcW w:w="3439" w:type="dxa"/>
            <w:tcBorders>
              <w:top w:val="nil"/>
              <w:bottom w:val="nil"/>
            </w:tcBorders>
            <w:vAlign w:val="center"/>
          </w:tcPr>
          <w:p w14:paraId="085A8AF7" w14:textId="77777777" w:rsidR="0046768E" w:rsidRPr="0046768E" w:rsidRDefault="0046768E">
            <w:pPr>
              <w:wordWrap/>
              <w:jc w:val="both"/>
              <w:rPr>
                <w:ins w:id="156" w:author="jys083177@gmail.com" w:date="2025-11-12T14:44:00Z" w16du:dateUtc="2025-11-12T05:44:00Z"/>
                <w:rFonts w:ascii="Batang" w:eastAsia="Batang" w:hAnsi="Batang" w:cs="Times New Roman"/>
                <w:color w:val="000000" w:themeColor="text1"/>
              </w:rPr>
            </w:pPr>
            <w:ins w:id="157" w:author="jys083177@gmail.com" w:date="2025-11-12T14:44:00Z" w16du:dateUtc="2025-11-12T05:44:00Z">
              <w:r>
                <w:rPr>
                  <w:rFonts w:ascii="Batang" w:eastAsia="Batang" w:hAnsi="Batang" w:cs="Times New Roman"/>
                  <w:color w:val="000000" w:themeColor="text1"/>
                </w:rPr>
                <w:t>Communication Services</w:t>
              </w:r>
            </w:ins>
          </w:p>
        </w:tc>
        <w:tc>
          <w:tcPr>
            <w:tcW w:w="1970" w:type="dxa"/>
            <w:tcBorders>
              <w:top w:val="nil"/>
              <w:bottom w:val="nil"/>
            </w:tcBorders>
            <w:vAlign w:val="center"/>
          </w:tcPr>
          <w:p w14:paraId="1491D577" w14:textId="05168B8D" w:rsidR="0046768E" w:rsidRPr="0046768E" w:rsidRDefault="0046768E">
            <w:pPr>
              <w:wordWrap/>
              <w:jc w:val="right"/>
              <w:rPr>
                <w:ins w:id="158"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1,997</w:t>
            </w:r>
          </w:p>
        </w:tc>
        <w:tc>
          <w:tcPr>
            <w:tcW w:w="1970" w:type="dxa"/>
            <w:tcBorders>
              <w:top w:val="nil"/>
              <w:bottom w:val="nil"/>
            </w:tcBorders>
            <w:vAlign w:val="center"/>
          </w:tcPr>
          <w:p w14:paraId="39B6E9E5" w14:textId="4F2B7434" w:rsidR="0046768E" w:rsidRPr="0046768E" w:rsidRDefault="0046768E">
            <w:pPr>
              <w:wordWrap/>
              <w:jc w:val="right"/>
              <w:rPr>
                <w:ins w:id="159"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3.6%</w:t>
            </w:r>
          </w:p>
        </w:tc>
        <w:tc>
          <w:tcPr>
            <w:tcW w:w="1971" w:type="dxa"/>
            <w:tcBorders>
              <w:top w:val="nil"/>
              <w:bottom w:val="nil"/>
            </w:tcBorders>
            <w:vAlign w:val="center"/>
          </w:tcPr>
          <w:p w14:paraId="3937C61A" w14:textId="724DC268" w:rsidR="0046768E" w:rsidRPr="0046768E" w:rsidRDefault="0046768E">
            <w:pPr>
              <w:wordWrap/>
              <w:jc w:val="right"/>
              <w:rPr>
                <w:ins w:id="160"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17</w:t>
            </w:r>
          </w:p>
        </w:tc>
      </w:tr>
      <w:tr w:rsidR="0046768E" w:rsidRPr="0046768E" w14:paraId="7F6A8603" w14:textId="77777777">
        <w:trPr>
          <w:ins w:id="161" w:author="jys083177@gmail.com" w:date="2025-11-12T14:44:00Z"/>
        </w:trPr>
        <w:tc>
          <w:tcPr>
            <w:tcW w:w="3439" w:type="dxa"/>
            <w:tcBorders>
              <w:top w:val="nil"/>
              <w:bottom w:val="nil"/>
            </w:tcBorders>
            <w:vAlign w:val="center"/>
          </w:tcPr>
          <w:p w14:paraId="41C46C94" w14:textId="77777777" w:rsidR="0046768E" w:rsidRPr="0046768E" w:rsidRDefault="0046768E">
            <w:pPr>
              <w:wordWrap/>
              <w:jc w:val="both"/>
              <w:rPr>
                <w:ins w:id="162" w:author="jys083177@gmail.com" w:date="2025-11-12T14:44:00Z" w16du:dateUtc="2025-11-12T05:44:00Z"/>
                <w:rFonts w:ascii="Batang" w:eastAsia="Batang" w:hAnsi="Batang" w:cs="Times New Roman"/>
                <w:color w:val="000000" w:themeColor="text1"/>
              </w:rPr>
            </w:pPr>
            <w:ins w:id="163" w:author="jys083177@gmail.com" w:date="2025-11-12T14:44:00Z" w16du:dateUtc="2025-11-12T05:44:00Z">
              <w:r>
                <w:rPr>
                  <w:rFonts w:ascii="Batang" w:eastAsia="Batang" w:hAnsi="Batang" w:cs="Times New Roman"/>
                  <w:color w:val="000000" w:themeColor="text1"/>
                </w:rPr>
                <w:t>Utilities</w:t>
              </w:r>
            </w:ins>
          </w:p>
        </w:tc>
        <w:tc>
          <w:tcPr>
            <w:tcW w:w="1970" w:type="dxa"/>
            <w:tcBorders>
              <w:top w:val="nil"/>
              <w:bottom w:val="nil"/>
            </w:tcBorders>
            <w:vAlign w:val="center"/>
          </w:tcPr>
          <w:p w14:paraId="27863DD6" w14:textId="627B4F98" w:rsidR="0046768E" w:rsidRPr="0046768E" w:rsidRDefault="0046768E">
            <w:pPr>
              <w:wordWrap/>
              <w:jc w:val="right"/>
              <w:rPr>
                <w:ins w:id="164"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3,386</w:t>
            </w:r>
          </w:p>
        </w:tc>
        <w:tc>
          <w:tcPr>
            <w:tcW w:w="1970" w:type="dxa"/>
            <w:tcBorders>
              <w:top w:val="nil"/>
              <w:bottom w:val="nil"/>
            </w:tcBorders>
            <w:vAlign w:val="center"/>
          </w:tcPr>
          <w:p w14:paraId="63FF0CF0" w14:textId="0F132F16" w:rsidR="0046768E" w:rsidRPr="0046768E" w:rsidRDefault="0046768E">
            <w:pPr>
              <w:wordWrap/>
              <w:jc w:val="right"/>
              <w:rPr>
                <w:ins w:id="165"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6.1%</w:t>
            </w:r>
          </w:p>
        </w:tc>
        <w:tc>
          <w:tcPr>
            <w:tcW w:w="1971" w:type="dxa"/>
            <w:tcBorders>
              <w:top w:val="nil"/>
              <w:bottom w:val="nil"/>
            </w:tcBorders>
            <w:vAlign w:val="center"/>
          </w:tcPr>
          <w:p w14:paraId="4AA036FE" w14:textId="20718D11" w:rsidR="0046768E" w:rsidRPr="0046768E" w:rsidRDefault="0046768E">
            <w:pPr>
              <w:wordWrap/>
              <w:jc w:val="right"/>
              <w:rPr>
                <w:ins w:id="166"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28</w:t>
            </w:r>
          </w:p>
        </w:tc>
      </w:tr>
      <w:tr w:rsidR="0046768E" w:rsidRPr="0046768E" w14:paraId="0B1092E2" w14:textId="77777777">
        <w:trPr>
          <w:ins w:id="167" w:author="jys083177@gmail.com" w:date="2025-11-12T14:44:00Z"/>
        </w:trPr>
        <w:tc>
          <w:tcPr>
            <w:tcW w:w="3439" w:type="dxa"/>
            <w:tcBorders>
              <w:top w:val="nil"/>
              <w:bottom w:val="single" w:sz="4" w:space="0" w:color="auto"/>
            </w:tcBorders>
            <w:vAlign w:val="center"/>
          </w:tcPr>
          <w:p w14:paraId="34A415D4" w14:textId="77777777" w:rsidR="0046768E" w:rsidRPr="0046768E" w:rsidRDefault="0046768E">
            <w:pPr>
              <w:wordWrap/>
              <w:jc w:val="both"/>
              <w:rPr>
                <w:ins w:id="168" w:author="jys083177@gmail.com" w:date="2025-11-12T14:44:00Z" w16du:dateUtc="2025-11-12T05:44:00Z"/>
                <w:rFonts w:ascii="Batang" w:eastAsia="Batang" w:hAnsi="Batang" w:cs="Times New Roman"/>
                <w:color w:val="000000" w:themeColor="text1"/>
              </w:rPr>
            </w:pPr>
            <w:ins w:id="169" w:author="jys083177@gmail.com" w:date="2025-11-12T14:44:00Z" w16du:dateUtc="2025-11-12T05:44:00Z">
              <w:r>
                <w:rPr>
                  <w:rFonts w:ascii="Batang" w:eastAsia="Batang" w:hAnsi="Batang" w:cs="Times New Roman"/>
                  <w:color w:val="000000" w:themeColor="text1"/>
                </w:rPr>
                <w:t>Real Estate</w:t>
              </w:r>
            </w:ins>
          </w:p>
        </w:tc>
        <w:tc>
          <w:tcPr>
            <w:tcW w:w="1970" w:type="dxa"/>
            <w:tcBorders>
              <w:top w:val="nil"/>
              <w:bottom w:val="single" w:sz="4" w:space="0" w:color="auto"/>
            </w:tcBorders>
            <w:vAlign w:val="center"/>
          </w:tcPr>
          <w:p w14:paraId="15E63FDC" w14:textId="27666E19" w:rsidR="0046768E" w:rsidRPr="0046768E" w:rsidRDefault="0046768E">
            <w:pPr>
              <w:wordWrap/>
              <w:jc w:val="right"/>
              <w:rPr>
                <w:ins w:id="170"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3,349</w:t>
            </w:r>
          </w:p>
        </w:tc>
        <w:tc>
          <w:tcPr>
            <w:tcW w:w="1970" w:type="dxa"/>
            <w:tcBorders>
              <w:top w:val="nil"/>
              <w:bottom w:val="single" w:sz="4" w:space="0" w:color="auto"/>
            </w:tcBorders>
            <w:vAlign w:val="center"/>
          </w:tcPr>
          <w:p w14:paraId="3D2C863B" w14:textId="4FB36445" w:rsidR="0046768E" w:rsidRPr="0046768E" w:rsidRDefault="0046768E">
            <w:pPr>
              <w:wordWrap/>
              <w:jc w:val="right"/>
              <w:rPr>
                <w:ins w:id="171"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6.0%</w:t>
            </w:r>
          </w:p>
        </w:tc>
        <w:tc>
          <w:tcPr>
            <w:tcW w:w="1971" w:type="dxa"/>
            <w:tcBorders>
              <w:top w:val="nil"/>
              <w:bottom w:val="single" w:sz="4" w:space="0" w:color="auto"/>
            </w:tcBorders>
            <w:vAlign w:val="center"/>
          </w:tcPr>
          <w:p w14:paraId="70265ED2" w14:textId="2346146C" w:rsidR="0046768E" w:rsidRPr="0046768E" w:rsidRDefault="0046768E">
            <w:pPr>
              <w:wordWrap/>
              <w:jc w:val="right"/>
              <w:rPr>
                <w:ins w:id="172" w:author="jys083177@gmail.com" w:date="2025-11-12T14:44:00Z" w16du:dateUtc="2025-11-12T05:44:00Z"/>
                <w:rFonts w:ascii="Batang" w:eastAsia="Batang" w:hAnsi="Batang" w:cs="Times New Roman"/>
                <w:color w:val="000000" w:themeColor="text1"/>
              </w:rPr>
            </w:pPr>
            <w:r>
              <w:rPr>
                <w:rFonts w:ascii="Batang" w:eastAsia="Batang" w:hAnsi="Batang" w:cs="Times New Roman" w:hint="eastAsia"/>
                <w:color w:val="000000" w:themeColor="text1"/>
              </w:rPr>
              <w:t>28</w:t>
            </w:r>
          </w:p>
        </w:tc>
      </w:tr>
      <w:tr w:rsidR="0046768E" w:rsidRPr="0046768E" w14:paraId="31DCB528" w14:textId="77777777">
        <w:trPr>
          <w:ins w:id="173" w:author="jys083177@gmail.com" w:date="2025-11-12T14:44:00Z"/>
        </w:trPr>
        <w:tc>
          <w:tcPr>
            <w:tcW w:w="3439" w:type="dxa"/>
            <w:tcBorders>
              <w:top w:val="single" w:sz="4" w:space="0" w:color="auto"/>
            </w:tcBorders>
            <w:vAlign w:val="center"/>
          </w:tcPr>
          <w:p w14:paraId="15DF8D7E" w14:textId="77777777" w:rsidR="0046768E" w:rsidRPr="0046768E" w:rsidRDefault="0046768E">
            <w:pPr>
              <w:wordWrap/>
              <w:jc w:val="both"/>
              <w:rPr>
                <w:ins w:id="174" w:author="jys083177@gmail.com" w:date="2025-11-12T14:44:00Z" w16du:dateUtc="2025-11-12T05:44:00Z"/>
                <w:rFonts w:ascii="Batang" w:eastAsia="Batang" w:hAnsi="Batang" w:cs="Times New Roman"/>
                <w:color w:val="000000" w:themeColor="text1"/>
              </w:rPr>
            </w:pPr>
            <w:ins w:id="175" w:author="jys083177@gmail.com" w:date="2025-11-12T14:44:00Z" w16du:dateUtc="2025-11-12T05:44:00Z">
              <w:r>
                <w:rPr>
                  <w:rFonts w:ascii="Batang" w:eastAsia="Batang" w:hAnsi="Batang" w:cs="Times New Roman"/>
                  <w:color w:val="000000" w:themeColor="text1"/>
                </w:rPr>
                <w:t>Total</w:t>
              </w:r>
            </w:ins>
          </w:p>
        </w:tc>
        <w:tc>
          <w:tcPr>
            <w:tcW w:w="1970" w:type="dxa"/>
            <w:tcBorders>
              <w:top w:val="single" w:sz="4" w:space="0" w:color="auto"/>
            </w:tcBorders>
            <w:vAlign w:val="center"/>
          </w:tcPr>
          <w:p w14:paraId="3C43E6C0" w14:textId="77777777" w:rsidR="0046768E" w:rsidRPr="0046768E" w:rsidRDefault="0046768E">
            <w:pPr>
              <w:wordWrap/>
              <w:jc w:val="right"/>
              <w:rPr>
                <w:ins w:id="176" w:author="jys083177@gmail.com" w:date="2025-11-12T14:44:00Z" w16du:dateUtc="2025-11-12T05:44:00Z"/>
                <w:rFonts w:ascii="Batang" w:eastAsia="Batang" w:hAnsi="Batang" w:cs="Times New Roman"/>
                <w:color w:val="000000" w:themeColor="text1"/>
              </w:rPr>
            </w:pPr>
            <w:ins w:id="177" w:author="jys083177@gmail.com" w:date="2025-11-12T14:44:00Z" w16du:dateUtc="2025-11-12T05:44:00Z">
              <w:r>
                <w:rPr>
                  <w:rFonts w:ascii="Batang" w:eastAsia="Batang" w:hAnsi="Batang" w:cs="Times New Roman"/>
                  <w:color w:val="000000" w:themeColor="text1"/>
                </w:rPr>
                <w:t>55,547</w:t>
              </w:r>
            </w:ins>
          </w:p>
        </w:tc>
        <w:tc>
          <w:tcPr>
            <w:tcW w:w="1970" w:type="dxa"/>
            <w:tcBorders>
              <w:top w:val="single" w:sz="4" w:space="0" w:color="auto"/>
            </w:tcBorders>
            <w:vAlign w:val="center"/>
          </w:tcPr>
          <w:p w14:paraId="13F834A3" w14:textId="77777777" w:rsidR="0046768E" w:rsidRPr="0046768E" w:rsidRDefault="0046768E">
            <w:pPr>
              <w:wordWrap/>
              <w:jc w:val="right"/>
              <w:rPr>
                <w:ins w:id="178" w:author="jys083177@gmail.com" w:date="2025-11-12T14:44:00Z" w16du:dateUtc="2025-11-12T05:44:00Z"/>
                <w:rFonts w:ascii="Batang" w:eastAsia="Batang" w:hAnsi="Batang" w:cs="Times New Roman"/>
                <w:color w:val="000000" w:themeColor="text1"/>
              </w:rPr>
            </w:pPr>
            <w:ins w:id="179" w:author="jys083177@gmail.com" w:date="2025-11-12T14:44:00Z" w16du:dateUtc="2025-11-12T05:44:00Z">
              <w:r>
                <w:rPr>
                  <w:rFonts w:ascii="Batang" w:eastAsia="Batang" w:hAnsi="Batang" w:cs="Times New Roman"/>
                  <w:color w:val="000000" w:themeColor="text1"/>
                </w:rPr>
                <w:t>100.0%</w:t>
              </w:r>
            </w:ins>
          </w:p>
        </w:tc>
        <w:tc>
          <w:tcPr>
            <w:tcW w:w="1971" w:type="dxa"/>
            <w:tcBorders>
              <w:top w:val="single" w:sz="4" w:space="0" w:color="auto"/>
            </w:tcBorders>
            <w:vAlign w:val="center"/>
          </w:tcPr>
          <w:p w14:paraId="3407FF5F" w14:textId="77777777" w:rsidR="0046768E" w:rsidRPr="0046768E" w:rsidRDefault="0046768E">
            <w:pPr>
              <w:wordWrap/>
              <w:jc w:val="right"/>
              <w:rPr>
                <w:ins w:id="180" w:author="jys083177@gmail.com" w:date="2025-11-12T14:44:00Z" w16du:dateUtc="2025-11-12T05:44:00Z"/>
                <w:rFonts w:ascii="Batang" w:eastAsia="Batang" w:hAnsi="Batang" w:cs="Times New Roman"/>
                <w:color w:val="000000" w:themeColor="text1"/>
              </w:rPr>
            </w:pPr>
            <w:ins w:id="181" w:author="jys083177@gmail.com" w:date="2025-11-12T14:44:00Z" w16du:dateUtc="2025-11-12T05:44:00Z">
              <w:r>
                <w:rPr>
                  <w:rFonts w:ascii="Batang" w:eastAsia="Batang" w:hAnsi="Batang" w:cs="Times New Roman"/>
                  <w:color w:val="000000" w:themeColor="text1"/>
                </w:rPr>
                <w:t>496</w:t>
              </w:r>
            </w:ins>
          </w:p>
        </w:tc>
      </w:tr>
    </w:tbl>
    <w:p w14:paraId="29EA34BD" w14:textId="77777777" w:rsidR="00CE6C4A" w:rsidRPr="0046768E" w:rsidRDefault="00CE6C4A" w:rsidP="008F5C7A">
      <w:pPr>
        <w:wordWrap/>
        <w:spacing w:line="360" w:lineRule="auto"/>
        <w:ind w:firstLineChars="100" w:firstLine="220"/>
        <w:jc w:val="both"/>
        <w:rPr>
          <w:rFonts w:ascii="Batang" w:eastAsia="Batang" w:hAnsi="Batang" w:cs="Times New Roman"/>
          <w:color w:val="000000" w:themeColor="text1"/>
          <w:szCs w:val="22"/>
        </w:rPr>
      </w:pPr>
    </w:p>
    <w:p w14:paraId="19A73DE2" w14:textId="77777777" w:rsidR="00FF7F50" w:rsidRPr="00C477FB" w:rsidRDefault="00FF7F50" w:rsidP="008F5C7A">
      <w:pPr>
        <w:wordWrap/>
        <w:spacing w:line="360" w:lineRule="auto"/>
        <w:ind w:firstLineChars="100" w:firstLine="220"/>
        <w:jc w:val="both"/>
        <w:rPr>
          <w:rFonts w:ascii="Batang" w:eastAsia="Batang" w:hAnsi="Batang" w:cs="Times New Roman"/>
          <w:szCs w:val="22"/>
        </w:rPr>
      </w:pPr>
    </w:p>
    <w:p w14:paraId="4DDDF9BD" w14:textId="45FA1D9C" w:rsidR="00DD1C03" w:rsidRPr="00C477FB" w:rsidRDefault="00DD1C03" w:rsidP="008F5C7A">
      <w:pPr>
        <w:wordWrap/>
        <w:spacing w:line="360" w:lineRule="auto"/>
        <w:ind w:firstLineChars="100" w:firstLine="220"/>
        <w:jc w:val="both"/>
        <w:rPr>
          <w:rFonts w:ascii="Batang" w:eastAsia="Batang" w:hAnsi="Batang" w:cs="Times New Roman"/>
          <w:szCs w:val="22"/>
        </w:rPr>
      </w:pPr>
      <w:r>
        <w:rPr>
          <w:rFonts w:ascii="Batang" w:eastAsia="Batang" w:hAnsi="Batang" w:cs="Times New Roman" w:hint="eastAsia"/>
          <w:szCs w:val="22"/>
        </w:rPr>
        <w:t xml:space="preserve">표본 구성 과정에서 여러 단계의 필터링을 적용하였다. 먼저 CRSP 데이터베이스의 전체 기업-월 관측치 971,951개에서 시작하여, NYSE 또는 NASDAQ에 상장되지 않은 종목 268,730개를 제외하였다. 다음으로 Compustat에서 GICS 섹터 정보가 제공되지 않는 종목 204,076개를 제외하였으며, 마지막으로 S&amp;P 500 지수에 속하지 않는 종목 443,598개를 제외하여 최종적으로 55,547개의 표본 내 기업-월 관측치를 확보하였다. 표본 외 기간에 대해서도 동일한 절차를 적용하여 1,619,207개의 초기 기업-일 관측치에서 최종적으로 84,395개의 관측치를 확보하였다.</w:t>
      </w:r>
    </w:p>
    <w:p w14:paraId="669B5FB0" w14:textId="74B8C116" w:rsidR="00DD1C03" w:rsidRPr="00C477FB" w:rsidRDefault="00CE6C4A">
      <w:pPr>
        <w:wordWrap/>
        <w:spacing w:line="360" w:lineRule="auto"/>
        <w:ind w:firstLineChars="100" w:firstLine="220"/>
        <w:jc w:val="both"/>
        <w:rPr>
          <w:rFonts w:ascii="Batang" w:eastAsia="Batang" w:hAnsi="Batang" w:cs="Times New Roman"/>
          <w:szCs w:val="22"/>
        </w:rPr>
        <w:pPrChange w:id="182" w:author="나현종" w:date="2025-11-06T14:03:00Z" w16du:dateUtc="2025-11-06T05:03:00Z">
          <w:pPr>
            <w:spacing w:line="276" w:lineRule="auto"/>
            <w:jc w:val="both"/>
          </w:pPr>
        </w:pPrChange>
      </w:pPr>
      <w:r>
        <w:rPr>
          <w:rFonts w:ascii="Batang" w:eastAsia="Batang" w:hAnsi="Batang" w:cs="Times New Roman" w:hint="eastAsia"/>
          <w:szCs w:val="22"/>
        </w:rPr>
        <w:t xml:space="preserve">시장수익률 계산을 위한 전체 시장 포트폴리오는 CRSP의 거래소 분류를 기준으로 NYSE와 NASDAQ에 상장된 기업을 대상으로 구성하였다. 이 중 Compustat에서 GICS 섹터 정보가 제공되는 기업만을 표본에 포함하였으며, 각 기업의 시가총액을 합산하여 시장 포트폴리오의 가중치를 산출하였다. 표본 내 기간에서 사용된 고유 티커의 개수는 7,143개이며, 표본 외 기간에서 사용된 고유 티커는 6,853개이다. 수익률 및 시가총액 데이터에서 S&amp;P 500에 포함되지만 GICS 정보가 없는 종목 5개는 제거하였으며, 이는 총 554개의 레코드에 해당한다.</w:t>
      </w:r>
    </w:p>
    <w:p w14:paraId="0D4BCE05" w14:textId="2D79D8DD" w:rsidR="00DD1C03" w:rsidRPr="00C477FB" w:rsidRDefault="00DD1C03" w:rsidP="008F5C7A">
      <w:pPr>
        <w:wordWrap/>
        <w:spacing w:line="360" w:lineRule="auto"/>
        <w:ind w:firstLineChars="100" w:firstLine="220"/>
        <w:jc w:val="both"/>
        <w:rPr>
          <w:rFonts w:ascii="Batang" w:eastAsia="Batang" w:hAnsi="Batang" w:cs="Times New Roman"/>
          <w:szCs w:val="22"/>
        </w:rPr>
      </w:pPr>
      <w:r>
        <w:rPr>
          <w:rFonts w:ascii="Batang" w:eastAsia="Batang" w:hAnsi="Batang" w:cs="Times New Roman" w:hint="eastAsia"/>
          <w:szCs w:val="22"/>
        </w:rPr>
        <w:t>시장 포트폴리오의 구성 비중은 시간에 따라 변화하는 양상을 보인다. 2015년에는 NYSE 상장 기업이 시가총액의 약 73%를, NASDAQ 상장 기업이 약 27%를 차지하였으나, 2024년에는 그 비중이 각각 54%와 46%로 변화하여 NASDAQ 상장 기업의 상대적 비중이 크게 증가하였다. 이러한 변화는 주로 정보기술 섹터의 성장에 기인하며, 본 연구의 섹터 수준 분석에서 이러한 시간에 따른 구조적 변화가 반영된다. 시장수익률은 NYSE와 NASDAQ 구성 종목 전체의 시가총액을 합산하여 산출했고, 이를 가중치로 사용하여 수익률을 계산하였다.</w:t>
      </w:r>
    </w:p>
    <w:p w14:paraId="1ECF6917" w14:textId="6C79D167" w:rsidR="00CE6C4A" w:rsidRPr="00C477FB" w:rsidRDefault="00CE6C4A" w:rsidP="008F5C7A">
      <w:pPr>
        <w:wordWrap/>
        <w:spacing w:line="360" w:lineRule="auto"/>
        <w:ind w:firstLineChars="100" w:firstLine="220"/>
        <w:jc w:val="both"/>
        <w:rPr>
          <w:ins w:id="183" w:author="나현종" w:date="2025-11-06T13:36:00Z" w16du:dateUtc="2025-11-06T04:36:00Z"/>
          <w:rFonts w:ascii="Batang" w:eastAsia="Batang" w:hAnsi="Batang" w:cs="함초롬바탕"/>
          <w:szCs w:val="22"/>
        </w:rPr>
      </w:pPr>
      <w:r>
        <w:rPr>
          <w:rFonts w:ascii="Batang" w:eastAsia="Batang" w:hAnsi="Batang" w:cs="함초롬바탕" w:hint="eastAsia"/>
          <w:szCs w:val="22"/>
        </w:rPr>
        <w:t xml:space="preserve">분석의 효율성과 유의성을 확보하기 위해 개별 종목은 </w:t>
      </w:r>
      <w:r>
        <w:rPr>
          <w:rFonts w:ascii="Batang" w:eastAsia="Batang" w:hAnsi="Batang" w:cs="함초롬바탕"/>
          <w:szCs w:val="22"/>
          <w:rPrChange w:id="184" w:author="나현종" w:date="2025-11-06T14:24:00Z" w16du:dateUtc="2025-11-06T05:24:00Z">
            <w:rPr>
              <w:rFonts w:ascii="Batang" w:eastAsia="Batang" w:hAnsi="Batang" w:cs="함초롬바탕"/>
              <w:b/>
              <w:bCs/>
              <w:szCs w:val="22"/>
            </w:rPr>
          </w:rPrChange>
        </w:rPr>
        <w:t>GICS (Global Industry Classification Standard)</w:t>
      </w:r>
      <w:r>
        <w:rPr>
          <w:rFonts w:ascii="Batang" w:eastAsia="Batang" w:hAnsi="Batang" w:cs="함초롬바탕" w:hint="eastAsia"/>
          <w:szCs w:val="22"/>
        </w:rPr>
        <w:t xml:space="preserve"> 기준에 따라 11개 섹터로 분류하였다. 종목별 GICS 분류 정보는 Compustat에서 추출하였다. 섹터 수준 분석을 채택한 이유는 Black-Litterman 모형의 상대적 견해 구성을 개별 종목이 아닌 섹터 수준으로 단순화함으로써 안정적인 포트폴리오 성과 비교를 가능하게 하기 때문이다. 11개 섹터는 에너지, 소재, 산업재, 임의소비재, 필수소비재, 헬스케어, 금융, 정보기술, 커뮤니케이션서비스, 유틸리티, 부동산으로 구성된다.</w:t>
      </w:r>
    </w:p>
    <w:p w14:paraId="34CFE9EC" w14:textId="77777777" w:rsidR="00DD1C03" w:rsidRPr="00C477FB" w:rsidRDefault="00DD1C03" w:rsidP="008F5C7A">
      <w:pPr>
        <w:wordWrap/>
        <w:spacing w:line="360" w:lineRule="auto"/>
        <w:ind w:firstLineChars="100" w:firstLine="220"/>
        <w:jc w:val="both"/>
        <w:rPr>
          <w:rFonts w:ascii="Batang" w:eastAsia="Batang" w:hAnsi="Batang" w:cs="함초롬바탕"/>
          <w:szCs w:val="22"/>
        </w:rPr>
      </w:pPr>
    </w:p>
    <w:p w14:paraId="4B210CA3" w14:textId="77777777" w:rsidR="00C40F89" w:rsidRPr="00CD2777" w:rsidRDefault="00C40F89" w:rsidP="00C40F89">
      <w:pPr>
        <w:wordWrap/>
        <w:jc w:val="center"/>
        <w:rPr>
          <w:ins w:id="185" w:author="jys083177@gmail.com" w:date="2025-11-12T14:44:00Z" w16du:dateUtc="2025-11-12T05:44:00Z"/>
          <w:rFonts w:ascii="Batang" w:eastAsia="Batang" w:hAnsi="Batang" w:cs="Times New Roman"/>
          <w:b/>
          <w:bCs/>
        </w:rPr>
      </w:pPr>
      <w:ins w:id="186" w:author="jys083177@gmail.com" w:date="2025-11-12T14:44:00Z" w16du:dateUtc="2025-11-12T05:44:00Z">
        <w:r>
          <w:rPr>
            <w:rFonts w:ascii="Batang" w:eastAsia="Batang" w:hAnsi="Batang" w:cs="Times New Roman" w:hint="eastAsia"/>
            <w:b/>
            <w:bCs/>
          </w:rPr>
          <w:t xml:space="preserve">Table 2. Descriptive Statistics </w:t>
        </w:r>
        <w:r>
          <w:rPr>
            <w:rFonts w:ascii="Batang" w:eastAsia="Batang" w:hAnsi="Batang" w:cs="Times New Roman"/>
            <w:b/>
            <w:bCs/>
          </w:rPr>
          <w:t>(In-Sample Period: 2015.01-2024.04)</w:t>
        </w:r>
      </w:ins>
    </w:p>
    <w:p w14:paraId="4DEEAE71" w14:textId="77777777" w:rsidR="00C40F89" w:rsidRPr="00F00A73" w:rsidRDefault="00C40F89" w:rsidP="00C40F89">
      <w:pPr>
        <w:wordWrap/>
        <w:jc w:val="both"/>
        <w:rPr>
          <w:ins w:id="187" w:author="jys083177@gmail.com" w:date="2025-11-12T14:44:00Z" w16du:dateUtc="2025-11-12T05:44:00Z"/>
          <w:rFonts w:ascii="Batang" w:eastAsia="Batang" w:hAnsi="Batang" w:cs="Times New Roman"/>
          <w:sz w:val="18"/>
          <w:szCs w:val="18"/>
        </w:rPr>
      </w:pPr>
      <w:ins w:id="188" w:author="jys083177@gmail.com" w:date="2025-11-12T14:44:00Z" w16du:dateUtc="2025-11-12T05:44:00Z">
        <w:r>
          <w:rPr>
            <w:rFonts w:ascii="Batang" w:eastAsia="Batang" w:hAnsi="Batang" w:cs="Times New Roman"/>
            <w:sz w:val="18"/>
            <w:szCs w:val="18"/>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accounting fundamentals, computed as median values across firms within each sector using quarterly Compustat data, then averaged over the sample period.</w:t>
        </w:r>
      </w:ins>
    </w:p>
    <w:p w14:paraId="58A70E19" w14:textId="77777777" w:rsidR="00C40F89" w:rsidRDefault="00C40F89" w:rsidP="00C40F89">
      <w:pPr>
        <w:wordWrap/>
        <w:rPr>
          <w:ins w:id="189" w:author="jys083177@gmail.com" w:date="2025-11-12T14:44:00Z" w16du:dateUtc="2025-11-12T05:44:00Z"/>
          <w:rFonts w:ascii="Batang" w:eastAsia="Batang" w:hAnsi="Batang" w:cs="Times New Roman"/>
        </w:rPr>
      </w:pPr>
    </w:p>
    <w:p w14:paraId="1BD4C840" w14:textId="77777777" w:rsidR="00C40F89" w:rsidRPr="00BB5F7D" w:rsidRDefault="00C40F89" w:rsidP="00C40F89">
      <w:pPr>
        <w:wordWrap/>
        <w:rPr>
          <w:ins w:id="190" w:author="jys083177@gmail.com" w:date="2025-11-12T14:44:00Z" w16du:dateUtc="2025-11-12T05:44:00Z"/>
          <w:rFonts w:ascii="Batang" w:eastAsia="Batang" w:hAnsi="Batang" w:cs="Times New Roman"/>
        </w:rPr>
      </w:pPr>
      <w:ins w:id="191" w:author="jys083177@gmail.com" w:date="2025-11-12T14:44:00Z" w16du:dateUtc="2025-11-12T05:44:00Z">
        <w:r>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C40F89" w:rsidRPr="0026300E" w14:paraId="7E58FD40" w14:textId="77777777" w:rsidTr="000551E4">
        <w:trPr>
          <w:ins w:id="192" w:author="jys083177@gmail.com" w:date="2025-11-12T14:44:00Z"/>
        </w:trPr>
        <w:tc>
          <w:tcPr>
            <w:tcW w:w="746" w:type="dxa"/>
            <w:tcBorders>
              <w:top w:val="single" w:sz="4" w:space="0" w:color="auto"/>
              <w:left w:val="nil"/>
              <w:bottom w:val="single" w:sz="4" w:space="0" w:color="auto"/>
              <w:right w:val="nil"/>
            </w:tcBorders>
            <w:vAlign w:val="center"/>
          </w:tcPr>
          <w:p w14:paraId="4D12F9B2" w14:textId="77777777" w:rsidR="00C40F89" w:rsidRPr="0026300E" w:rsidRDefault="00C40F89">
            <w:pPr>
              <w:wordWrap/>
              <w:jc w:val="center"/>
              <w:rPr>
                <w:ins w:id="193" w:author="jys083177@gmail.com" w:date="2025-11-12T14:44:00Z" w16du:dateUtc="2025-11-12T05:44:00Z"/>
                <w:rFonts w:ascii="Batang" w:eastAsia="Batang" w:hAnsi="Batang" w:cs="Times New Roman"/>
              </w:rPr>
            </w:pPr>
            <w:ins w:id="194" w:author="jys083177@gmail.com" w:date="2025-11-12T14:44:00Z" w16du:dateUtc="2025-11-12T05:44:00Z">
              <w:r>
                <w:rPr>
                  <w:rFonts w:ascii="Batang" w:eastAsia="Batang" w:hAnsi="Batang" w:cs="Times New Roman"/>
                </w:rPr>
                <w:t>GICS</w:t>
              </w:r>
            </w:ins>
          </w:p>
        </w:tc>
        <w:tc>
          <w:tcPr>
            <w:tcW w:w="3061" w:type="dxa"/>
            <w:tcBorders>
              <w:top w:val="single" w:sz="4" w:space="0" w:color="auto"/>
              <w:left w:val="nil"/>
              <w:bottom w:val="single" w:sz="4" w:space="0" w:color="auto"/>
              <w:right w:val="nil"/>
            </w:tcBorders>
            <w:vAlign w:val="center"/>
          </w:tcPr>
          <w:p w14:paraId="6C01EF36" w14:textId="77777777" w:rsidR="00C40F89" w:rsidRPr="0026300E" w:rsidRDefault="00C40F89">
            <w:pPr>
              <w:wordWrap/>
              <w:jc w:val="center"/>
              <w:rPr>
                <w:ins w:id="195" w:author="jys083177@gmail.com" w:date="2025-11-12T14:44:00Z" w16du:dateUtc="2025-11-12T05:44:00Z"/>
                <w:rFonts w:ascii="Batang" w:eastAsia="Batang" w:hAnsi="Batang" w:cs="Times New Roman"/>
              </w:rPr>
            </w:pPr>
            <w:ins w:id="196" w:author="jys083177@gmail.com" w:date="2025-11-12T14:44:00Z" w16du:dateUtc="2025-11-12T05:44:00Z">
              <w:r>
                <w:rPr>
                  <w:rFonts w:ascii="Batang" w:eastAsia="Batang" w:hAnsi="Batang" w:cs="Times New Roman"/>
                </w:rPr>
                <w:t>Sector</w:t>
              </w:r>
            </w:ins>
          </w:p>
        </w:tc>
        <w:tc>
          <w:tcPr>
            <w:tcW w:w="1110" w:type="dxa"/>
            <w:tcBorders>
              <w:top w:val="single" w:sz="4" w:space="0" w:color="auto"/>
              <w:left w:val="nil"/>
              <w:bottom w:val="single" w:sz="4" w:space="0" w:color="auto"/>
              <w:right w:val="nil"/>
            </w:tcBorders>
            <w:vAlign w:val="center"/>
          </w:tcPr>
          <w:p w14:paraId="2142EABF" w14:textId="77777777" w:rsidR="00C40F89" w:rsidRPr="0026300E" w:rsidRDefault="00C40F89">
            <w:pPr>
              <w:wordWrap/>
              <w:jc w:val="center"/>
              <w:rPr>
                <w:ins w:id="197" w:author="jys083177@gmail.com" w:date="2025-11-12T14:44:00Z" w16du:dateUtc="2025-11-12T05:44:00Z"/>
                <w:rFonts w:ascii="Batang" w:eastAsia="Batang" w:hAnsi="Batang" w:cs="Times New Roman"/>
              </w:rPr>
            </w:pPr>
            <w:ins w:id="198" w:author="jys083177@gmail.com" w:date="2025-11-12T14:44:00Z" w16du:dateUtc="2025-11-12T05:44:00Z">
              <w:r>
                <w:rPr>
                  <w:rFonts w:ascii="Batang" w:eastAsia="Batang" w:hAnsi="Batang" w:cs="Times New Roman"/>
                </w:rPr>
                <w:t>Mean (%)</w:t>
              </w:r>
            </w:ins>
          </w:p>
        </w:tc>
        <w:tc>
          <w:tcPr>
            <w:tcW w:w="1111" w:type="dxa"/>
            <w:tcBorders>
              <w:top w:val="single" w:sz="4" w:space="0" w:color="auto"/>
              <w:left w:val="nil"/>
              <w:bottom w:val="single" w:sz="4" w:space="0" w:color="auto"/>
              <w:right w:val="nil"/>
            </w:tcBorders>
            <w:vAlign w:val="center"/>
          </w:tcPr>
          <w:p w14:paraId="1F346C3E" w14:textId="77777777" w:rsidR="00C40F89" w:rsidRPr="0026300E" w:rsidRDefault="00C40F89">
            <w:pPr>
              <w:wordWrap/>
              <w:jc w:val="center"/>
              <w:rPr>
                <w:ins w:id="199" w:author="jys083177@gmail.com" w:date="2025-11-12T14:44:00Z" w16du:dateUtc="2025-11-12T05:44:00Z"/>
                <w:rFonts w:ascii="Batang" w:eastAsia="Batang" w:hAnsi="Batang" w:cs="Times New Roman"/>
              </w:rPr>
            </w:pPr>
            <w:ins w:id="200" w:author="jys083177@gmail.com" w:date="2025-11-12T14:44:00Z" w16du:dateUtc="2025-11-12T05:44:00Z">
              <w:r>
                <w:rPr>
                  <w:rFonts w:ascii="Batang" w:eastAsia="Batang" w:hAnsi="Batang" w:cs="Times New Roman"/>
                </w:rPr>
                <w:t>Std Dev (%)</w:t>
              </w:r>
            </w:ins>
          </w:p>
        </w:tc>
        <w:tc>
          <w:tcPr>
            <w:tcW w:w="1110" w:type="dxa"/>
            <w:tcBorders>
              <w:top w:val="single" w:sz="4" w:space="0" w:color="auto"/>
              <w:left w:val="nil"/>
              <w:bottom w:val="single" w:sz="4" w:space="0" w:color="auto"/>
              <w:right w:val="nil"/>
            </w:tcBorders>
            <w:vAlign w:val="center"/>
          </w:tcPr>
          <w:p w14:paraId="39294B9C" w14:textId="77777777" w:rsidR="00C40F89" w:rsidRPr="0026300E" w:rsidRDefault="00C40F89">
            <w:pPr>
              <w:wordWrap/>
              <w:jc w:val="center"/>
              <w:rPr>
                <w:ins w:id="201" w:author="jys083177@gmail.com" w:date="2025-11-12T14:44:00Z" w16du:dateUtc="2025-11-12T05:44:00Z"/>
                <w:rFonts w:ascii="Batang" w:eastAsia="Batang" w:hAnsi="Batang" w:cs="Times New Roman"/>
              </w:rPr>
            </w:pPr>
            <w:ins w:id="202" w:author="jys083177@gmail.com" w:date="2025-11-12T14:44:00Z" w16du:dateUtc="2025-11-12T05:44:00Z">
              <w:r>
                <w:rPr>
                  <w:rFonts w:ascii="Batang" w:eastAsia="Batang" w:hAnsi="Batang" w:cs="Times New Roman"/>
                </w:rPr>
                <w:t>Min (%)</w:t>
              </w:r>
            </w:ins>
          </w:p>
        </w:tc>
        <w:tc>
          <w:tcPr>
            <w:tcW w:w="1111" w:type="dxa"/>
            <w:tcBorders>
              <w:top w:val="single" w:sz="4" w:space="0" w:color="auto"/>
              <w:left w:val="nil"/>
              <w:bottom w:val="single" w:sz="4" w:space="0" w:color="auto"/>
              <w:right w:val="nil"/>
            </w:tcBorders>
            <w:vAlign w:val="center"/>
          </w:tcPr>
          <w:p w14:paraId="00466549" w14:textId="77777777" w:rsidR="00C40F89" w:rsidRPr="0026300E" w:rsidRDefault="00C40F89">
            <w:pPr>
              <w:wordWrap/>
              <w:jc w:val="center"/>
              <w:rPr>
                <w:ins w:id="203" w:author="jys083177@gmail.com" w:date="2025-11-12T14:44:00Z" w16du:dateUtc="2025-11-12T05:44:00Z"/>
                <w:rFonts w:ascii="Batang" w:eastAsia="Batang" w:hAnsi="Batang" w:cs="Times New Roman"/>
              </w:rPr>
            </w:pPr>
            <w:ins w:id="204" w:author="jys083177@gmail.com" w:date="2025-11-12T14:44:00Z" w16du:dateUtc="2025-11-12T05:44:00Z">
              <w:r>
                <w:rPr>
                  <w:rFonts w:ascii="Batang" w:eastAsia="Batang" w:hAnsi="Batang" w:cs="Times New Roman"/>
                </w:rPr>
                <w:t>Max (%)</w:t>
              </w:r>
            </w:ins>
          </w:p>
        </w:tc>
        <w:tc>
          <w:tcPr>
            <w:tcW w:w="1111" w:type="dxa"/>
            <w:tcBorders>
              <w:top w:val="single" w:sz="4" w:space="0" w:color="auto"/>
              <w:left w:val="nil"/>
              <w:bottom w:val="single" w:sz="4" w:space="0" w:color="auto"/>
              <w:right w:val="nil"/>
            </w:tcBorders>
            <w:vAlign w:val="center"/>
          </w:tcPr>
          <w:p w14:paraId="27A84B2E" w14:textId="77777777" w:rsidR="00C40F89" w:rsidRPr="0026300E" w:rsidRDefault="00C40F89">
            <w:pPr>
              <w:wordWrap/>
              <w:jc w:val="center"/>
              <w:rPr>
                <w:ins w:id="205" w:author="jys083177@gmail.com" w:date="2025-11-12T14:44:00Z" w16du:dateUtc="2025-11-12T05:44:00Z"/>
                <w:rFonts w:ascii="Batang" w:eastAsia="Batang" w:hAnsi="Batang" w:cs="Times New Roman"/>
              </w:rPr>
            </w:pPr>
            <w:ins w:id="206" w:author="jys083177@gmail.com" w:date="2025-11-12T14:44:00Z" w16du:dateUtc="2025-11-12T05:44:00Z">
              <w:r>
                <w:rPr>
                  <w:rFonts w:ascii="Batang" w:eastAsia="Batang" w:hAnsi="Batang" w:cs="Times New Roman"/>
                </w:rPr>
                <w:t>Sharpe Ratio</w:t>
              </w:r>
            </w:ins>
          </w:p>
        </w:tc>
      </w:tr>
      <w:tr w:rsidR="00C40F89" w:rsidRPr="0026300E" w14:paraId="22D7625D" w14:textId="77777777" w:rsidTr="000551E4">
        <w:trPr>
          <w:ins w:id="207" w:author="jys083177@gmail.com" w:date="2025-11-12T14:44:00Z"/>
        </w:trPr>
        <w:tc>
          <w:tcPr>
            <w:tcW w:w="746" w:type="dxa"/>
            <w:tcBorders>
              <w:top w:val="single" w:sz="4" w:space="0" w:color="auto"/>
              <w:left w:val="nil"/>
              <w:bottom w:val="nil"/>
              <w:right w:val="nil"/>
            </w:tcBorders>
          </w:tcPr>
          <w:p w14:paraId="36F86ACD" w14:textId="77777777" w:rsidR="00C40F89" w:rsidRPr="0026300E" w:rsidRDefault="00C40F89">
            <w:pPr>
              <w:wordWrap/>
              <w:rPr>
                <w:ins w:id="208" w:author="jys083177@gmail.com" w:date="2025-11-12T14:44:00Z" w16du:dateUtc="2025-11-12T05:44:00Z"/>
                <w:rFonts w:ascii="Batang" w:eastAsia="Batang" w:hAnsi="Batang" w:cs="Times New Roman"/>
              </w:rPr>
            </w:pPr>
            <w:ins w:id="209" w:author="jys083177@gmail.com" w:date="2025-11-12T14:44:00Z" w16du:dateUtc="2025-11-12T05:44:00Z">
              <w:r>
                <w:rPr>
                  <w:rFonts w:ascii="Batang" w:eastAsia="Batang" w:hAnsi="Batang" w:cs="Times New Roman"/>
                </w:rPr>
                <w:t>10</w:t>
              </w:r>
            </w:ins>
          </w:p>
        </w:tc>
        <w:tc>
          <w:tcPr>
            <w:tcW w:w="3061" w:type="dxa"/>
            <w:tcBorders>
              <w:top w:val="single" w:sz="4" w:space="0" w:color="auto"/>
              <w:left w:val="nil"/>
              <w:bottom w:val="nil"/>
              <w:right w:val="nil"/>
            </w:tcBorders>
          </w:tcPr>
          <w:p w14:paraId="7325F956" w14:textId="77777777" w:rsidR="00C40F89" w:rsidRPr="0026300E" w:rsidRDefault="00C40F89">
            <w:pPr>
              <w:wordWrap/>
              <w:rPr>
                <w:ins w:id="210" w:author="jys083177@gmail.com" w:date="2025-11-12T14:44:00Z" w16du:dateUtc="2025-11-12T05:44:00Z"/>
                <w:rFonts w:ascii="Batang" w:eastAsia="Batang" w:hAnsi="Batang" w:cs="Times New Roman"/>
              </w:rPr>
            </w:pPr>
            <w:ins w:id="211" w:author="jys083177@gmail.com" w:date="2025-11-12T14:44:00Z" w16du:dateUtc="2025-11-12T05:44:00Z">
              <w:r>
                <w:rPr>
                  <w:rFonts w:ascii="Batang" w:eastAsia="Batang" w:hAnsi="Batang" w:cs="Times New Roman"/>
                </w:rPr>
                <w:t>Energy</w:t>
              </w:r>
            </w:ins>
          </w:p>
        </w:tc>
        <w:tc>
          <w:tcPr>
            <w:tcW w:w="1110" w:type="dxa"/>
            <w:tcBorders>
              <w:top w:val="single" w:sz="4" w:space="0" w:color="auto"/>
              <w:left w:val="nil"/>
              <w:bottom w:val="nil"/>
              <w:right w:val="nil"/>
            </w:tcBorders>
            <w:vAlign w:val="bottom"/>
          </w:tcPr>
          <w:p w14:paraId="12DB414B" w14:textId="2049B253" w:rsidR="00C40F89" w:rsidRPr="0026300E" w:rsidRDefault="000551E4">
            <w:pPr>
              <w:wordWrap/>
              <w:jc w:val="right"/>
              <w:rPr>
                <w:ins w:id="2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1.03</w:t>
            </w:r>
          </w:p>
        </w:tc>
        <w:tc>
          <w:tcPr>
            <w:tcW w:w="1111" w:type="dxa"/>
            <w:tcBorders>
              <w:top w:val="single" w:sz="4" w:space="0" w:color="auto"/>
              <w:left w:val="nil"/>
              <w:bottom w:val="nil"/>
              <w:right w:val="nil"/>
            </w:tcBorders>
            <w:vAlign w:val="bottom"/>
          </w:tcPr>
          <w:p w14:paraId="0064A734" w14:textId="464AEE12" w:rsidR="00C40F89" w:rsidRPr="0026300E" w:rsidRDefault="000551E4">
            <w:pPr>
              <w:wordWrap/>
              <w:jc w:val="right"/>
              <w:rPr>
                <w:ins w:id="2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8.56</w:t>
            </w:r>
          </w:p>
        </w:tc>
        <w:tc>
          <w:tcPr>
            <w:tcW w:w="1110" w:type="dxa"/>
            <w:tcBorders>
              <w:top w:val="single" w:sz="4" w:space="0" w:color="auto"/>
              <w:left w:val="nil"/>
              <w:bottom w:val="nil"/>
              <w:right w:val="nil"/>
            </w:tcBorders>
            <w:vAlign w:val="bottom"/>
          </w:tcPr>
          <w:p w14:paraId="306F17E9" w14:textId="439C132A" w:rsidR="00C40F89" w:rsidRPr="0026300E" w:rsidRDefault="000551E4">
            <w:pPr>
              <w:wordWrap/>
              <w:jc w:val="right"/>
              <w:rPr>
                <w:ins w:id="2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-31.84</w:t>
            </w:r>
          </w:p>
        </w:tc>
        <w:tc>
          <w:tcPr>
            <w:tcW w:w="1111" w:type="dxa"/>
            <w:tcBorders>
              <w:top w:val="single" w:sz="4" w:space="0" w:color="auto"/>
              <w:left w:val="nil"/>
              <w:bottom w:val="nil"/>
              <w:right w:val="nil"/>
            </w:tcBorders>
            <w:vAlign w:val="bottom"/>
          </w:tcPr>
          <w:p w14:paraId="30F50AF5" w14:textId="5597F7F1" w:rsidR="00C40F89" w:rsidRPr="0026300E" w:rsidRDefault="000551E4">
            <w:pPr>
              <w:wordWrap/>
              <w:jc w:val="right"/>
              <w:rPr>
                <w:ins w:id="2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31.04</w:t>
            </w:r>
          </w:p>
        </w:tc>
        <w:tc>
          <w:tcPr>
            <w:tcW w:w="1111" w:type="dxa"/>
            <w:tcBorders>
              <w:top w:val="single" w:sz="4" w:space="0" w:color="auto"/>
              <w:left w:val="nil"/>
              <w:bottom w:val="nil"/>
              <w:right w:val="nil"/>
            </w:tcBorders>
            <w:vAlign w:val="center"/>
          </w:tcPr>
          <w:p w14:paraId="43B21B8A" w14:textId="77777777" w:rsidR="00C40F89" w:rsidRPr="0026300E" w:rsidRDefault="00C40F89">
            <w:pPr>
              <w:wordWrap/>
              <w:jc w:val="right"/>
              <w:rPr>
                <w:ins w:id="216" w:author="jys083177@gmail.com" w:date="2025-11-12T14:44:00Z" w16du:dateUtc="2025-11-12T05:44:00Z"/>
                <w:rFonts w:ascii="Batang" w:eastAsia="Batang" w:hAnsi="Batang" w:cs="Times New Roman"/>
              </w:rPr>
            </w:pPr>
          </w:p>
        </w:tc>
      </w:tr>
      <w:tr w:rsidR="00C40F89" w:rsidRPr="0026300E" w14:paraId="6394004A" w14:textId="77777777" w:rsidTr="000551E4">
        <w:trPr>
          <w:ins w:id="217" w:author="jys083177@gmail.com" w:date="2025-11-12T14:44:00Z"/>
        </w:trPr>
        <w:tc>
          <w:tcPr>
            <w:tcW w:w="746" w:type="dxa"/>
            <w:tcBorders>
              <w:top w:val="nil"/>
              <w:left w:val="nil"/>
              <w:bottom w:val="nil"/>
              <w:right w:val="nil"/>
            </w:tcBorders>
          </w:tcPr>
          <w:p w14:paraId="3BE54C79" w14:textId="77777777" w:rsidR="00C40F89" w:rsidRPr="0026300E" w:rsidRDefault="00C40F89">
            <w:pPr>
              <w:wordWrap/>
              <w:rPr>
                <w:ins w:id="218" w:author="jys083177@gmail.com" w:date="2025-11-12T14:44:00Z" w16du:dateUtc="2025-11-12T05:44:00Z"/>
                <w:rFonts w:ascii="Batang" w:eastAsia="Batang" w:hAnsi="Batang" w:cs="Times New Roman"/>
              </w:rPr>
            </w:pPr>
            <w:ins w:id="219" w:author="jys083177@gmail.com" w:date="2025-11-12T14:44:00Z" w16du:dateUtc="2025-11-12T05:44:00Z">
              <w:r>
                <w:rPr>
                  <w:rFonts w:ascii="Batang" w:eastAsia="Batang" w:hAnsi="Batang" w:cs="Times New Roman"/>
                </w:rPr>
                <w:t>15</w:t>
              </w:r>
            </w:ins>
          </w:p>
        </w:tc>
        <w:tc>
          <w:tcPr>
            <w:tcW w:w="3061" w:type="dxa"/>
            <w:tcBorders>
              <w:top w:val="nil"/>
              <w:left w:val="nil"/>
              <w:bottom w:val="nil"/>
              <w:right w:val="nil"/>
            </w:tcBorders>
          </w:tcPr>
          <w:p w14:paraId="66B38AC2" w14:textId="77777777" w:rsidR="00C40F89" w:rsidRPr="0026300E" w:rsidRDefault="00C40F89">
            <w:pPr>
              <w:wordWrap/>
              <w:rPr>
                <w:ins w:id="220" w:author="jys083177@gmail.com" w:date="2025-11-12T14:44:00Z" w16du:dateUtc="2025-11-12T05:44:00Z"/>
                <w:rFonts w:ascii="Batang" w:eastAsia="Batang" w:hAnsi="Batang" w:cs="Times New Roman"/>
              </w:rPr>
            </w:pPr>
            <w:ins w:id="221" w:author="jys083177@gmail.com" w:date="2025-11-12T14:44:00Z" w16du:dateUtc="2025-11-12T05:44:00Z">
              <w:r>
                <w:rPr>
                  <w:rFonts w:ascii="Batang" w:eastAsia="Batang" w:hAnsi="Batang" w:cs="Times New Roman"/>
                </w:rPr>
                <w:t>Materials</w:t>
              </w:r>
            </w:ins>
          </w:p>
        </w:tc>
        <w:tc>
          <w:tcPr>
            <w:tcW w:w="1110" w:type="dxa"/>
            <w:tcBorders>
              <w:top w:val="nil"/>
              <w:left w:val="nil"/>
              <w:bottom w:val="nil"/>
              <w:right w:val="nil"/>
            </w:tcBorders>
            <w:vAlign w:val="bottom"/>
          </w:tcPr>
          <w:p w14:paraId="10DF154A" w14:textId="420FAF8B" w:rsidR="00C40F89" w:rsidRPr="0026300E" w:rsidRDefault="000551E4">
            <w:pPr>
              <w:wordWrap/>
              <w:jc w:val="right"/>
              <w:rPr>
                <w:ins w:id="22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w:t>
            </w:r>
          </w:p>
        </w:tc>
        <w:tc>
          <w:tcPr>
            <w:tcW w:w="1111" w:type="dxa"/>
            <w:tcBorders>
              <w:top w:val="nil"/>
              <w:left w:val="nil"/>
              <w:bottom w:val="nil"/>
              <w:right w:val="nil"/>
            </w:tcBorders>
            <w:vAlign w:val="bottom"/>
          </w:tcPr>
          <w:p w14:paraId="59405F12" w14:textId="6ECE3CE9" w:rsidR="00C40F89" w:rsidRPr="0026300E" w:rsidRDefault="000551E4">
            <w:pPr>
              <w:wordWrap/>
              <w:jc w:val="right"/>
              <w:rPr>
                <w:ins w:id="22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5.85</w:t>
            </w:r>
          </w:p>
        </w:tc>
        <w:tc>
          <w:tcPr>
            <w:tcW w:w="1110" w:type="dxa"/>
            <w:tcBorders>
              <w:top w:val="nil"/>
              <w:left w:val="nil"/>
              <w:bottom w:val="nil"/>
              <w:right w:val="nil"/>
            </w:tcBorders>
            <w:vAlign w:val="bottom"/>
          </w:tcPr>
          <w:p w14:paraId="158C0F4E" w14:textId="7903B98B" w:rsidR="00C40F89" w:rsidRPr="0026300E" w:rsidRDefault="000551E4">
            <w:pPr>
              <w:wordWrap/>
              <w:jc w:val="right"/>
              <w:rPr>
                <w:ins w:id="22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-14.05</w:t>
            </w:r>
          </w:p>
        </w:tc>
        <w:tc>
          <w:tcPr>
            <w:tcW w:w="1111" w:type="dxa"/>
            <w:tcBorders>
              <w:top w:val="nil"/>
              <w:left w:val="nil"/>
              <w:bottom w:val="nil"/>
              <w:right w:val="nil"/>
            </w:tcBorders>
            <w:vAlign w:val="bottom"/>
          </w:tcPr>
          <w:p w14:paraId="3933EE0A" w14:textId="1EF1EFED" w:rsidR="00C40F89" w:rsidRPr="0026300E" w:rsidRDefault="000551E4">
            <w:pPr>
              <w:wordWrap/>
              <w:jc w:val="right"/>
              <w:rPr>
                <w:ins w:id="2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16.87</w:t>
            </w:r>
          </w:p>
        </w:tc>
        <w:tc>
          <w:tcPr>
            <w:tcW w:w="1111" w:type="dxa"/>
            <w:tcBorders>
              <w:top w:val="nil"/>
              <w:left w:val="nil"/>
              <w:bottom w:val="nil"/>
              <w:right w:val="nil"/>
            </w:tcBorders>
            <w:vAlign w:val="center"/>
          </w:tcPr>
          <w:p w14:paraId="183FD325" w14:textId="77777777" w:rsidR="00C40F89" w:rsidRPr="0026300E" w:rsidRDefault="00C40F89">
            <w:pPr>
              <w:wordWrap/>
              <w:jc w:val="right"/>
              <w:rPr>
                <w:ins w:id="226" w:author="jys083177@gmail.com" w:date="2025-11-12T14:44:00Z" w16du:dateUtc="2025-11-12T05:44:00Z"/>
                <w:rFonts w:ascii="Batang" w:eastAsia="Batang" w:hAnsi="Batang" w:cs="Times New Roman"/>
              </w:rPr>
            </w:pPr>
          </w:p>
        </w:tc>
      </w:tr>
      <w:tr w:rsidR="00C40F89" w:rsidRPr="0026300E" w14:paraId="3B7B9E0E" w14:textId="77777777" w:rsidTr="000551E4">
        <w:trPr>
          <w:ins w:id="227" w:author="jys083177@gmail.com" w:date="2025-11-12T14:44:00Z"/>
        </w:trPr>
        <w:tc>
          <w:tcPr>
            <w:tcW w:w="746" w:type="dxa"/>
            <w:tcBorders>
              <w:top w:val="nil"/>
              <w:left w:val="nil"/>
              <w:bottom w:val="nil"/>
              <w:right w:val="nil"/>
            </w:tcBorders>
          </w:tcPr>
          <w:p w14:paraId="3FDC0C85" w14:textId="77777777" w:rsidR="00C40F89" w:rsidRPr="0026300E" w:rsidRDefault="00C40F89">
            <w:pPr>
              <w:wordWrap/>
              <w:rPr>
                <w:ins w:id="228" w:author="jys083177@gmail.com" w:date="2025-11-12T14:44:00Z" w16du:dateUtc="2025-11-12T05:44:00Z"/>
                <w:rFonts w:ascii="Batang" w:eastAsia="Batang" w:hAnsi="Batang" w:cs="Times New Roman"/>
              </w:rPr>
            </w:pPr>
            <w:ins w:id="229" w:author="jys083177@gmail.com" w:date="2025-11-12T14:44:00Z" w16du:dateUtc="2025-11-12T05:44:00Z">
              <w:r>
                <w:rPr>
                  <w:rFonts w:ascii="Batang" w:eastAsia="Batang" w:hAnsi="Batang" w:cs="Times New Roman"/>
                </w:rPr>
                <w:t>20</w:t>
              </w:r>
            </w:ins>
          </w:p>
        </w:tc>
        <w:tc>
          <w:tcPr>
            <w:tcW w:w="3061" w:type="dxa"/>
            <w:tcBorders>
              <w:top w:val="nil"/>
              <w:left w:val="nil"/>
              <w:bottom w:val="nil"/>
              <w:right w:val="nil"/>
            </w:tcBorders>
          </w:tcPr>
          <w:p w14:paraId="77D92AE5" w14:textId="77777777" w:rsidR="00C40F89" w:rsidRPr="0026300E" w:rsidRDefault="00C40F89">
            <w:pPr>
              <w:wordWrap/>
              <w:rPr>
                <w:ins w:id="230" w:author="jys083177@gmail.com" w:date="2025-11-12T14:44:00Z" w16du:dateUtc="2025-11-12T05:44:00Z"/>
                <w:rFonts w:ascii="Batang" w:eastAsia="Batang" w:hAnsi="Batang" w:cs="Times New Roman"/>
              </w:rPr>
            </w:pPr>
            <w:ins w:id="231" w:author="jys083177@gmail.com" w:date="2025-11-12T14:44:00Z" w16du:dateUtc="2025-11-12T05:44:00Z">
              <w:r>
                <w:rPr>
                  <w:rFonts w:ascii="Batang" w:eastAsia="Batang" w:hAnsi="Batang" w:cs="Times New Roman"/>
                </w:rPr>
                <w:t>Industrials</w:t>
              </w:r>
            </w:ins>
          </w:p>
        </w:tc>
        <w:tc>
          <w:tcPr>
            <w:tcW w:w="1110" w:type="dxa"/>
            <w:tcBorders>
              <w:top w:val="nil"/>
              <w:left w:val="nil"/>
              <w:bottom w:val="nil"/>
              <w:right w:val="nil"/>
            </w:tcBorders>
            <w:vAlign w:val="bottom"/>
          </w:tcPr>
          <w:p w14:paraId="614F9890" w14:textId="428E1643" w:rsidR="00C40F89" w:rsidRPr="0026300E" w:rsidRDefault="000551E4">
            <w:pPr>
              <w:wordWrap/>
              <w:jc w:val="right"/>
              <w:rPr>
                <w:ins w:id="23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1.34</w:t>
            </w:r>
          </w:p>
        </w:tc>
        <w:tc>
          <w:tcPr>
            <w:tcW w:w="1111" w:type="dxa"/>
            <w:tcBorders>
              <w:top w:val="nil"/>
              <w:left w:val="nil"/>
              <w:bottom w:val="nil"/>
              <w:right w:val="nil"/>
            </w:tcBorders>
            <w:vAlign w:val="bottom"/>
          </w:tcPr>
          <w:p w14:paraId="459CB271" w14:textId="5FF8E6E6" w:rsidR="00C40F89" w:rsidRPr="0026300E" w:rsidRDefault="000551E4">
            <w:pPr>
              <w:wordWrap/>
              <w:jc w:val="right"/>
              <w:rPr>
                <w:ins w:id="23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5.31</w:t>
            </w:r>
          </w:p>
        </w:tc>
        <w:tc>
          <w:tcPr>
            <w:tcW w:w="1110" w:type="dxa"/>
            <w:tcBorders>
              <w:top w:val="nil"/>
              <w:left w:val="nil"/>
              <w:bottom w:val="nil"/>
              <w:right w:val="nil"/>
            </w:tcBorders>
            <w:vAlign w:val="bottom"/>
          </w:tcPr>
          <w:p w14:paraId="277662A2" w14:textId="6ABEE83C" w:rsidR="00C40F89" w:rsidRPr="0026300E" w:rsidRDefault="000551E4">
            <w:pPr>
              <w:wordWrap/>
              <w:jc w:val="right"/>
              <w:rPr>
                <w:ins w:id="23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-16.43</w:t>
            </w:r>
          </w:p>
        </w:tc>
        <w:tc>
          <w:tcPr>
            <w:tcW w:w="1111" w:type="dxa"/>
            <w:tcBorders>
              <w:top w:val="nil"/>
              <w:left w:val="nil"/>
              <w:bottom w:val="nil"/>
              <w:right w:val="nil"/>
            </w:tcBorders>
            <w:vAlign w:val="bottom"/>
          </w:tcPr>
          <w:p w14:paraId="03B2A291" w14:textId="38E0281B" w:rsidR="00C40F89" w:rsidRPr="0026300E" w:rsidRDefault="000551E4">
            <w:pPr>
              <w:wordWrap/>
              <w:jc w:val="right"/>
              <w:rPr>
                <w:ins w:id="2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16.46</w:t>
            </w:r>
          </w:p>
        </w:tc>
        <w:tc>
          <w:tcPr>
            <w:tcW w:w="1111" w:type="dxa"/>
            <w:tcBorders>
              <w:top w:val="nil"/>
              <w:left w:val="nil"/>
              <w:bottom w:val="nil"/>
              <w:right w:val="nil"/>
            </w:tcBorders>
            <w:vAlign w:val="center"/>
          </w:tcPr>
          <w:p w14:paraId="7713539D" w14:textId="77777777" w:rsidR="00C40F89" w:rsidRPr="0026300E" w:rsidRDefault="00C40F89">
            <w:pPr>
              <w:wordWrap/>
              <w:jc w:val="right"/>
              <w:rPr>
                <w:ins w:id="236" w:author="jys083177@gmail.com" w:date="2025-11-12T14:44:00Z" w16du:dateUtc="2025-11-12T05:44:00Z"/>
                <w:rFonts w:ascii="Batang" w:eastAsia="Batang" w:hAnsi="Batang" w:cs="Times New Roman"/>
              </w:rPr>
            </w:pPr>
          </w:p>
        </w:tc>
      </w:tr>
      <w:tr w:rsidR="00C40F89" w:rsidRPr="0026300E" w14:paraId="6B5A70E5" w14:textId="77777777" w:rsidTr="000551E4">
        <w:trPr>
          <w:ins w:id="237" w:author="jys083177@gmail.com" w:date="2025-11-12T14:44:00Z"/>
        </w:trPr>
        <w:tc>
          <w:tcPr>
            <w:tcW w:w="746" w:type="dxa"/>
            <w:tcBorders>
              <w:top w:val="nil"/>
              <w:left w:val="nil"/>
              <w:bottom w:val="nil"/>
              <w:right w:val="nil"/>
            </w:tcBorders>
          </w:tcPr>
          <w:p w14:paraId="106B47D8" w14:textId="77777777" w:rsidR="00C40F89" w:rsidRPr="0026300E" w:rsidRDefault="00C40F89">
            <w:pPr>
              <w:wordWrap/>
              <w:rPr>
                <w:ins w:id="238" w:author="jys083177@gmail.com" w:date="2025-11-12T14:44:00Z" w16du:dateUtc="2025-11-12T05:44:00Z"/>
                <w:rFonts w:ascii="Batang" w:eastAsia="Batang" w:hAnsi="Batang" w:cs="Times New Roman"/>
              </w:rPr>
            </w:pPr>
            <w:ins w:id="239" w:author="jys083177@gmail.com" w:date="2025-11-12T14:44:00Z" w16du:dateUtc="2025-11-12T05:44:00Z">
              <w:r>
                <w:rPr>
                  <w:rFonts w:ascii="Batang" w:eastAsia="Batang" w:hAnsi="Batang" w:cs="Times New Roman"/>
                </w:rPr>
                <w:t>25</w:t>
              </w:r>
            </w:ins>
          </w:p>
        </w:tc>
        <w:tc>
          <w:tcPr>
            <w:tcW w:w="3061" w:type="dxa"/>
            <w:tcBorders>
              <w:top w:val="nil"/>
              <w:left w:val="nil"/>
              <w:bottom w:val="nil"/>
              <w:right w:val="nil"/>
            </w:tcBorders>
          </w:tcPr>
          <w:p w14:paraId="7EAFEB41" w14:textId="77777777" w:rsidR="00C40F89" w:rsidRPr="0026300E" w:rsidRDefault="00C40F89">
            <w:pPr>
              <w:wordWrap/>
              <w:rPr>
                <w:ins w:id="240" w:author="jys083177@gmail.com" w:date="2025-11-12T14:44:00Z" w16du:dateUtc="2025-11-12T05:44:00Z"/>
                <w:rFonts w:ascii="Batang" w:eastAsia="Batang" w:hAnsi="Batang" w:cs="Times New Roman"/>
              </w:rPr>
            </w:pPr>
            <w:ins w:id="241" w:author="jys083177@gmail.com" w:date="2025-11-12T14:44:00Z" w16du:dateUtc="2025-11-12T05:44:00Z">
              <w:r>
                <w:rPr>
                  <w:rFonts w:ascii="Batang" w:eastAsia="Batang" w:hAnsi="Batang" w:cs="Times New Roman"/>
                </w:rPr>
                <w:t>Consumer Discretionary</w:t>
              </w:r>
            </w:ins>
          </w:p>
        </w:tc>
        <w:tc>
          <w:tcPr>
            <w:tcW w:w="1110" w:type="dxa"/>
            <w:tcBorders>
              <w:top w:val="nil"/>
              <w:left w:val="nil"/>
              <w:bottom w:val="nil"/>
              <w:right w:val="nil"/>
            </w:tcBorders>
            <w:vAlign w:val="bottom"/>
          </w:tcPr>
          <w:p w14:paraId="3DE108E3" w14:textId="0A6F5347" w:rsidR="00C40F89" w:rsidRPr="0026300E" w:rsidRDefault="000551E4">
            <w:pPr>
              <w:wordWrap/>
              <w:jc w:val="right"/>
              <w:rPr>
                <w:ins w:id="24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1.83</w:t>
            </w:r>
          </w:p>
        </w:tc>
        <w:tc>
          <w:tcPr>
            <w:tcW w:w="1111" w:type="dxa"/>
            <w:tcBorders>
              <w:top w:val="nil"/>
              <w:left w:val="nil"/>
              <w:bottom w:val="nil"/>
              <w:right w:val="nil"/>
            </w:tcBorders>
            <w:vAlign w:val="bottom"/>
          </w:tcPr>
          <w:p w14:paraId="7D1EB212" w14:textId="6BDA787F" w:rsidR="00C40F89" w:rsidRPr="0026300E" w:rsidRDefault="000551E4">
            <w:pPr>
              <w:wordWrap/>
              <w:jc w:val="right"/>
              <w:rPr>
                <w:ins w:id="24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6.1</w:t>
            </w:r>
          </w:p>
        </w:tc>
        <w:tc>
          <w:tcPr>
            <w:tcW w:w="1110" w:type="dxa"/>
            <w:tcBorders>
              <w:top w:val="nil"/>
              <w:left w:val="nil"/>
              <w:bottom w:val="nil"/>
              <w:right w:val="nil"/>
            </w:tcBorders>
            <w:vAlign w:val="bottom"/>
          </w:tcPr>
          <w:p w14:paraId="1DA252EE" w14:textId="374D98B2" w:rsidR="00C40F89" w:rsidRPr="0026300E" w:rsidRDefault="000551E4">
            <w:pPr>
              <w:wordWrap/>
              <w:jc w:val="right"/>
              <w:rPr>
                <w:ins w:id="24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-13.38</w:t>
            </w:r>
          </w:p>
        </w:tc>
        <w:tc>
          <w:tcPr>
            <w:tcW w:w="1111" w:type="dxa"/>
            <w:tcBorders>
              <w:top w:val="nil"/>
              <w:left w:val="nil"/>
              <w:bottom w:val="nil"/>
              <w:right w:val="nil"/>
            </w:tcBorders>
            <w:vAlign w:val="bottom"/>
          </w:tcPr>
          <w:p w14:paraId="775427A2" w14:textId="36E7C88B" w:rsidR="00C40F89" w:rsidRPr="0026300E" w:rsidRDefault="000551E4">
            <w:pPr>
              <w:wordWrap/>
              <w:jc w:val="right"/>
              <w:rPr>
                <w:ins w:id="2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21.97</w:t>
            </w:r>
          </w:p>
        </w:tc>
        <w:tc>
          <w:tcPr>
            <w:tcW w:w="1111" w:type="dxa"/>
            <w:tcBorders>
              <w:top w:val="nil"/>
              <w:left w:val="nil"/>
              <w:bottom w:val="nil"/>
              <w:right w:val="nil"/>
            </w:tcBorders>
            <w:vAlign w:val="center"/>
          </w:tcPr>
          <w:p w14:paraId="72817460" w14:textId="77777777" w:rsidR="00C40F89" w:rsidRPr="0026300E" w:rsidRDefault="00C40F89">
            <w:pPr>
              <w:wordWrap/>
              <w:jc w:val="right"/>
              <w:rPr>
                <w:ins w:id="246" w:author="jys083177@gmail.com" w:date="2025-11-12T14:44:00Z" w16du:dateUtc="2025-11-12T05:44:00Z"/>
                <w:rFonts w:ascii="Batang" w:eastAsia="Batang" w:hAnsi="Batang" w:cs="Times New Roman"/>
              </w:rPr>
            </w:pPr>
          </w:p>
        </w:tc>
      </w:tr>
      <w:tr w:rsidR="00C40F89" w:rsidRPr="0026300E" w14:paraId="50A430CB" w14:textId="77777777" w:rsidTr="000551E4">
        <w:trPr>
          <w:ins w:id="247" w:author="jys083177@gmail.com" w:date="2025-11-12T14:44:00Z"/>
        </w:trPr>
        <w:tc>
          <w:tcPr>
            <w:tcW w:w="746" w:type="dxa"/>
            <w:tcBorders>
              <w:top w:val="nil"/>
              <w:left w:val="nil"/>
              <w:bottom w:val="nil"/>
              <w:right w:val="nil"/>
            </w:tcBorders>
          </w:tcPr>
          <w:p w14:paraId="07AA024C" w14:textId="77777777" w:rsidR="00C40F89" w:rsidRPr="0026300E" w:rsidRDefault="00C40F89">
            <w:pPr>
              <w:wordWrap/>
              <w:rPr>
                <w:ins w:id="248" w:author="jys083177@gmail.com" w:date="2025-11-12T14:44:00Z" w16du:dateUtc="2025-11-12T05:44:00Z"/>
                <w:rFonts w:ascii="Batang" w:eastAsia="Batang" w:hAnsi="Batang" w:cs="Times New Roman"/>
              </w:rPr>
            </w:pPr>
            <w:ins w:id="249" w:author="jys083177@gmail.com" w:date="2025-11-12T14:44:00Z" w16du:dateUtc="2025-11-12T05:44:00Z">
              <w:r>
                <w:rPr>
                  <w:rFonts w:ascii="Batang" w:eastAsia="Batang" w:hAnsi="Batang" w:cs="Times New Roman"/>
                </w:rPr>
                <w:t>30</w:t>
              </w:r>
            </w:ins>
          </w:p>
        </w:tc>
        <w:tc>
          <w:tcPr>
            <w:tcW w:w="3061" w:type="dxa"/>
            <w:tcBorders>
              <w:top w:val="nil"/>
              <w:left w:val="nil"/>
              <w:bottom w:val="nil"/>
              <w:right w:val="nil"/>
            </w:tcBorders>
          </w:tcPr>
          <w:p w14:paraId="2026CFE3" w14:textId="77777777" w:rsidR="00C40F89" w:rsidRPr="0026300E" w:rsidRDefault="00C40F89">
            <w:pPr>
              <w:wordWrap/>
              <w:rPr>
                <w:ins w:id="250" w:author="jys083177@gmail.com" w:date="2025-11-12T14:44:00Z" w16du:dateUtc="2025-11-12T05:44:00Z"/>
                <w:rFonts w:ascii="Batang" w:eastAsia="Batang" w:hAnsi="Batang" w:cs="Times New Roman"/>
              </w:rPr>
            </w:pPr>
            <w:ins w:id="251" w:author="jys083177@gmail.com" w:date="2025-11-12T14:44:00Z" w16du:dateUtc="2025-11-12T05:44:00Z">
              <w:r>
                <w:rPr>
                  <w:rFonts w:ascii="Batang" w:eastAsia="Batang" w:hAnsi="Batang" w:cs="Times New Roman"/>
                </w:rPr>
                <w:t>Consumer Staples</w:t>
              </w:r>
            </w:ins>
          </w:p>
        </w:tc>
        <w:tc>
          <w:tcPr>
            <w:tcW w:w="1110" w:type="dxa"/>
            <w:tcBorders>
              <w:top w:val="nil"/>
              <w:left w:val="nil"/>
              <w:bottom w:val="nil"/>
              <w:right w:val="nil"/>
            </w:tcBorders>
            <w:vAlign w:val="bottom"/>
          </w:tcPr>
          <w:p w14:paraId="0C020CBD" w14:textId="75055B34" w:rsidR="00C40F89" w:rsidRPr="0026300E" w:rsidRDefault="000551E4">
            <w:pPr>
              <w:wordWrap/>
              <w:jc w:val="right"/>
              <w:rPr>
                <w:ins w:id="25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0.99</w:t>
            </w:r>
          </w:p>
        </w:tc>
        <w:tc>
          <w:tcPr>
            <w:tcW w:w="1111" w:type="dxa"/>
            <w:tcBorders>
              <w:top w:val="nil"/>
              <w:left w:val="nil"/>
              <w:bottom w:val="nil"/>
              <w:right w:val="nil"/>
            </w:tcBorders>
            <w:vAlign w:val="bottom"/>
          </w:tcPr>
          <w:p w14:paraId="45AF56E6" w14:textId="6988CA81" w:rsidR="00C40F89" w:rsidRPr="0026300E" w:rsidRDefault="000551E4">
            <w:pPr>
              <w:wordWrap/>
              <w:jc w:val="right"/>
              <w:rPr>
                <w:ins w:id="25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1110" w:type="dxa"/>
            <w:tcBorders>
              <w:top w:val="nil"/>
              <w:left w:val="nil"/>
              <w:bottom w:val="nil"/>
              <w:right w:val="nil"/>
            </w:tcBorders>
            <w:vAlign w:val="bottom"/>
          </w:tcPr>
          <w:p w14:paraId="72A57DC8" w14:textId="3FCDB75E" w:rsidR="00C40F89" w:rsidRPr="0026300E" w:rsidRDefault="000551E4">
            <w:pPr>
              <w:wordWrap/>
              <w:jc w:val="right"/>
              <w:rPr>
                <w:ins w:id="25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-8.15</w:t>
            </w:r>
          </w:p>
        </w:tc>
        <w:tc>
          <w:tcPr>
            <w:tcW w:w="1111" w:type="dxa"/>
            <w:tcBorders>
              <w:top w:val="nil"/>
              <w:left w:val="nil"/>
              <w:bottom w:val="nil"/>
              <w:right w:val="nil"/>
            </w:tcBorders>
            <w:vAlign w:val="bottom"/>
          </w:tcPr>
          <w:p w14:paraId="51D765C1" w14:textId="52005854" w:rsidR="00C40F89" w:rsidRPr="0026300E" w:rsidRDefault="000551E4">
            <w:pPr>
              <w:wordWrap/>
              <w:jc w:val="right"/>
              <w:rPr>
                <w:ins w:id="2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9.36</w:t>
            </w:r>
          </w:p>
        </w:tc>
        <w:tc>
          <w:tcPr>
            <w:tcW w:w="1111" w:type="dxa"/>
            <w:tcBorders>
              <w:top w:val="nil"/>
              <w:left w:val="nil"/>
              <w:bottom w:val="nil"/>
              <w:right w:val="nil"/>
            </w:tcBorders>
            <w:vAlign w:val="center"/>
          </w:tcPr>
          <w:p w14:paraId="4F677FF1" w14:textId="77777777" w:rsidR="00C40F89" w:rsidRPr="0026300E" w:rsidRDefault="00C40F89">
            <w:pPr>
              <w:wordWrap/>
              <w:jc w:val="right"/>
              <w:rPr>
                <w:ins w:id="256" w:author="jys083177@gmail.com" w:date="2025-11-12T14:44:00Z" w16du:dateUtc="2025-11-12T05:44:00Z"/>
                <w:rFonts w:ascii="Batang" w:eastAsia="Batang" w:hAnsi="Batang" w:cs="Times New Roman"/>
              </w:rPr>
            </w:pPr>
          </w:p>
        </w:tc>
      </w:tr>
      <w:tr w:rsidR="00C40F89" w:rsidRPr="0026300E" w14:paraId="58C822DD" w14:textId="77777777" w:rsidTr="000551E4">
        <w:trPr>
          <w:ins w:id="257" w:author="jys083177@gmail.com" w:date="2025-11-12T14:44:00Z"/>
        </w:trPr>
        <w:tc>
          <w:tcPr>
            <w:tcW w:w="746" w:type="dxa"/>
            <w:tcBorders>
              <w:top w:val="nil"/>
              <w:left w:val="nil"/>
              <w:bottom w:val="nil"/>
              <w:right w:val="nil"/>
            </w:tcBorders>
          </w:tcPr>
          <w:p w14:paraId="45F0B955" w14:textId="77777777" w:rsidR="00C40F89" w:rsidRPr="0026300E" w:rsidRDefault="00C40F89">
            <w:pPr>
              <w:wordWrap/>
              <w:rPr>
                <w:ins w:id="258" w:author="jys083177@gmail.com" w:date="2025-11-12T14:44:00Z" w16du:dateUtc="2025-11-12T05:44:00Z"/>
                <w:rFonts w:ascii="Batang" w:eastAsia="Batang" w:hAnsi="Batang" w:cs="Times New Roman"/>
              </w:rPr>
            </w:pPr>
            <w:ins w:id="259" w:author="jys083177@gmail.com" w:date="2025-11-12T14:44:00Z" w16du:dateUtc="2025-11-12T05:44:00Z">
              <w:r>
                <w:rPr>
                  <w:rFonts w:ascii="Batang" w:eastAsia="Batang" w:hAnsi="Batang" w:cs="Times New Roman"/>
                </w:rPr>
                <w:t>35</w:t>
              </w:r>
            </w:ins>
          </w:p>
        </w:tc>
        <w:tc>
          <w:tcPr>
            <w:tcW w:w="3061" w:type="dxa"/>
            <w:tcBorders>
              <w:top w:val="nil"/>
              <w:left w:val="nil"/>
              <w:bottom w:val="nil"/>
              <w:right w:val="nil"/>
            </w:tcBorders>
          </w:tcPr>
          <w:p w14:paraId="3F02C6B3" w14:textId="77777777" w:rsidR="00C40F89" w:rsidRPr="0026300E" w:rsidRDefault="00C40F89">
            <w:pPr>
              <w:wordWrap/>
              <w:rPr>
                <w:ins w:id="260" w:author="jys083177@gmail.com" w:date="2025-11-12T14:44:00Z" w16du:dateUtc="2025-11-12T05:44:00Z"/>
                <w:rFonts w:ascii="Batang" w:eastAsia="Batang" w:hAnsi="Batang" w:cs="Times New Roman"/>
              </w:rPr>
            </w:pPr>
            <w:ins w:id="261" w:author="jys083177@gmail.com" w:date="2025-11-12T14:44:00Z" w16du:dateUtc="2025-11-12T05:44:00Z">
              <w:r>
                <w:rPr>
                  <w:rFonts w:ascii="Batang" w:eastAsia="Batang" w:hAnsi="Batang" w:cs="Times New Roman"/>
                </w:rPr>
                <w:t>Health Care</w:t>
              </w:r>
            </w:ins>
          </w:p>
        </w:tc>
        <w:tc>
          <w:tcPr>
            <w:tcW w:w="1110" w:type="dxa"/>
            <w:tcBorders>
              <w:top w:val="nil"/>
              <w:left w:val="nil"/>
              <w:bottom w:val="nil"/>
              <w:right w:val="nil"/>
            </w:tcBorders>
            <w:vAlign w:val="bottom"/>
          </w:tcPr>
          <w:p w14:paraId="688D8C2E" w14:textId="72497DC8" w:rsidR="00C40F89" w:rsidRPr="0026300E" w:rsidRDefault="000551E4">
            <w:pPr>
              <w:wordWrap/>
              <w:jc w:val="right"/>
              <w:rPr>
                <w:ins w:id="26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1.15</w:t>
            </w:r>
          </w:p>
        </w:tc>
        <w:tc>
          <w:tcPr>
            <w:tcW w:w="1111" w:type="dxa"/>
            <w:tcBorders>
              <w:top w:val="nil"/>
              <w:left w:val="nil"/>
              <w:bottom w:val="nil"/>
              <w:right w:val="nil"/>
            </w:tcBorders>
            <w:vAlign w:val="bottom"/>
          </w:tcPr>
          <w:p w14:paraId="1947A1AC" w14:textId="086B57BF" w:rsidR="00C40F89" w:rsidRPr="0026300E" w:rsidRDefault="000551E4">
            <w:pPr>
              <w:wordWrap/>
              <w:jc w:val="right"/>
              <w:rPr>
                <w:ins w:id="26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4.12</w:t>
            </w:r>
          </w:p>
        </w:tc>
        <w:tc>
          <w:tcPr>
            <w:tcW w:w="1110" w:type="dxa"/>
            <w:tcBorders>
              <w:top w:val="nil"/>
              <w:left w:val="nil"/>
              <w:bottom w:val="nil"/>
              <w:right w:val="nil"/>
            </w:tcBorders>
            <w:vAlign w:val="bottom"/>
          </w:tcPr>
          <w:p w14:paraId="6C11F89B" w14:textId="1911F80E" w:rsidR="00C40F89" w:rsidRPr="0026300E" w:rsidRDefault="000551E4">
            <w:pPr>
              <w:wordWrap/>
              <w:jc w:val="right"/>
              <w:rPr>
                <w:ins w:id="26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-8.35</w:t>
            </w:r>
          </w:p>
        </w:tc>
        <w:tc>
          <w:tcPr>
            <w:tcW w:w="1111" w:type="dxa"/>
            <w:tcBorders>
              <w:top w:val="nil"/>
              <w:left w:val="nil"/>
              <w:bottom w:val="nil"/>
              <w:right w:val="nil"/>
            </w:tcBorders>
            <w:vAlign w:val="bottom"/>
          </w:tcPr>
          <w:p w14:paraId="087B4A33" w14:textId="6165F75E" w:rsidR="00C40F89" w:rsidRPr="0026300E" w:rsidRDefault="000551E4">
            <w:pPr>
              <w:wordWrap/>
              <w:jc w:val="right"/>
              <w:rPr>
                <w:ins w:id="2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13.03</w:t>
            </w:r>
          </w:p>
        </w:tc>
        <w:tc>
          <w:tcPr>
            <w:tcW w:w="1111" w:type="dxa"/>
            <w:tcBorders>
              <w:top w:val="nil"/>
              <w:left w:val="nil"/>
              <w:bottom w:val="nil"/>
              <w:right w:val="nil"/>
            </w:tcBorders>
            <w:vAlign w:val="center"/>
          </w:tcPr>
          <w:p w14:paraId="7CDA2B9D" w14:textId="77777777" w:rsidR="00C40F89" w:rsidRPr="0026300E" w:rsidRDefault="00C40F89">
            <w:pPr>
              <w:wordWrap/>
              <w:jc w:val="right"/>
              <w:rPr>
                <w:ins w:id="266" w:author="jys083177@gmail.com" w:date="2025-11-12T14:44:00Z" w16du:dateUtc="2025-11-12T05:44:00Z"/>
                <w:rFonts w:ascii="Batang" w:eastAsia="Batang" w:hAnsi="Batang" w:cs="Times New Roman"/>
              </w:rPr>
            </w:pPr>
          </w:p>
        </w:tc>
      </w:tr>
      <w:tr w:rsidR="00C40F89" w:rsidRPr="0026300E" w14:paraId="202E3DBC" w14:textId="77777777" w:rsidTr="000551E4">
        <w:trPr>
          <w:ins w:id="267" w:author="jys083177@gmail.com" w:date="2025-11-12T14:44:00Z"/>
        </w:trPr>
        <w:tc>
          <w:tcPr>
            <w:tcW w:w="746" w:type="dxa"/>
            <w:tcBorders>
              <w:top w:val="nil"/>
              <w:left w:val="nil"/>
              <w:bottom w:val="nil"/>
              <w:right w:val="nil"/>
            </w:tcBorders>
          </w:tcPr>
          <w:p w14:paraId="10EE69CE" w14:textId="77777777" w:rsidR="00C40F89" w:rsidRPr="0026300E" w:rsidRDefault="00C40F89">
            <w:pPr>
              <w:wordWrap/>
              <w:rPr>
                <w:ins w:id="268" w:author="jys083177@gmail.com" w:date="2025-11-12T14:44:00Z" w16du:dateUtc="2025-11-12T05:44:00Z"/>
                <w:rFonts w:ascii="Batang" w:eastAsia="Batang" w:hAnsi="Batang" w:cs="Times New Roman"/>
              </w:rPr>
            </w:pPr>
            <w:ins w:id="269" w:author="jys083177@gmail.com" w:date="2025-11-12T14:44:00Z" w16du:dateUtc="2025-11-12T05:44:00Z">
              <w:r>
                <w:rPr>
                  <w:rFonts w:ascii="Batang" w:eastAsia="Batang" w:hAnsi="Batang" w:cs="Times New Roman"/>
                </w:rPr>
                <w:t>40</w:t>
              </w:r>
            </w:ins>
          </w:p>
        </w:tc>
        <w:tc>
          <w:tcPr>
            <w:tcW w:w="3061" w:type="dxa"/>
            <w:tcBorders>
              <w:top w:val="nil"/>
              <w:left w:val="nil"/>
              <w:bottom w:val="nil"/>
              <w:right w:val="nil"/>
            </w:tcBorders>
          </w:tcPr>
          <w:p w14:paraId="255DBE6F" w14:textId="77777777" w:rsidR="00C40F89" w:rsidRPr="0026300E" w:rsidRDefault="00C40F89">
            <w:pPr>
              <w:wordWrap/>
              <w:rPr>
                <w:ins w:id="270" w:author="jys083177@gmail.com" w:date="2025-11-12T14:44:00Z" w16du:dateUtc="2025-11-12T05:44:00Z"/>
                <w:rFonts w:ascii="Batang" w:eastAsia="Batang" w:hAnsi="Batang" w:cs="Times New Roman"/>
              </w:rPr>
            </w:pPr>
            <w:ins w:id="271" w:author="jys083177@gmail.com" w:date="2025-11-12T14:44:00Z" w16du:dateUtc="2025-11-12T05:44:00Z">
              <w:r>
                <w:rPr>
                  <w:rFonts w:ascii="Batang" w:eastAsia="Batang" w:hAnsi="Batang" w:cs="Times New Roman"/>
                </w:rPr>
                <w:t>Financials</w:t>
              </w:r>
            </w:ins>
          </w:p>
        </w:tc>
        <w:tc>
          <w:tcPr>
            <w:tcW w:w="1110" w:type="dxa"/>
            <w:tcBorders>
              <w:top w:val="nil"/>
              <w:left w:val="nil"/>
              <w:bottom w:val="nil"/>
              <w:right w:val="nil"/>
            </w:tcBorders>
            <w:vAlign w:val="bottom"/>
          </w:tcPr>
          <w:p w14:paraId="185F5D73" w14:textId="1FCFB987" w:rsidR="00C40F89" w:rsidRPr="0026300E" w:rsidRDefault="000551E4">
            <w:pPr>
              <w:wordWrap/>
              <w:jc w:val="right"/>
              <w:rPr>
                <w:ins w:id="27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1.36</w:t>
            </w:r>
          </w:p>
        </w:tc>
        <w:tc>
          <w:tcPr>
            <w:tcW w:w="1111" w:type="dxa"/>
            <w:tcBorders>
              <w:top w:val="nil"/>
              <w:left w:val="nil"/>
              <w:bottom w:val="nil"/>
              <w:right w:val="nil"/>
            </w:tcBorders>
            <w:vAlign w:val="bottom"/>
          </w:tcPr>
          <w:p w14:paraId="1D90D64D" w14:textId="7F0D247D" w:rsidR="00C40F89" w:rsidRPr="0026300E" w:rsidRDefault="000551E4">
            <w:pPr>
              <w:wordWrap/>
              <w:jc w:val="right"/>
              <w:rPr>
                <w:ins w:id="27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5.82</w:t>
            </w:r>
          </w:p>
        </w:tc>
        <w:tc>
          <w:tcPr>
            <w:tcW w:w="1110" w:type="dxa"/>
            <w:tcBorders>
              <w:top w:val="nil"/>
              <w:left w:val="nil"/>
              <w:bottom w:val="nil"/>
              <w:right w:val="nil"/>
            </w:tcBorders>
            <w:vAlign w:val="bottom"/>
          </w:tcPr>
          <w:p w14:paraId="587A136D" w14:textId="363DD54F" w:rsidR="00C40F89" w:rsidRPr="0026300E" w:rsidRDefault="000551E4">
            <w:pPr>
              <w:wordWrap/>
              <w:jc w:val="right"/>
              <w:rPr>
                <w:ins w:id="2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-19.47</w:t>
            </w:r>
          </w:p>
        </w:tc>
        <w:tc>
          <w:tcPr>
            <w:tcW w:w="1111" w:type="dxa"/>
            <w:tcBorders>
              <w:top w:val="nil"/>
              <w:left w:val="nil"/>
              <w:bottom w:val="nil"/>
              <w:right w:val="nil"/>
            </w:tcBorders>
            <w:vAlign w:val="bottom"/>
          </w:tcPr>
          <w:p w14:paraId="5E481310" w14:textId="7D2D01F3" w:rsidR="00C40F89" w:rsidRPr="0026300E" w:rsidRDefault="000551E4">
            <w:pPr>
              <w:wordWrap/>
              <w:jc w:val="right"/>
              <w:rPr>
                <w:ins w:id="2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17.81</w:t>
            </w:r>
          </w:p>
        </w:tc>
        <w:tc>
          <w:tcPr>
            <w:tcW w:w="1111" w:type="dxa"/>
            <w:tcBorders>
              <w:top w:val="nil"/>
              <w:left w:val="nil"/>
              <w:bottom w:val="nil"/>
              <w:right w:val="nil"/>
            </w:tcBorders>
            <w:vAlign w:val="center"/>
          </w:tcPr>
          <w:p w14:paraId="0E103E2F" w14:textId="77777777" w:rsidR="00C40F89" w:rsidRPr="0026300E" w:rsidRDefault="00C40F89">
            <w:pPr>
              <w:wordWrap/>
              <w:jc w:val="right"/>
              <w:rPr>
                <w:ins w:id="276" w:author="jys083177@gmail.com" w:date="2025-11-12T14:44:00Z" w16du:dateUtc="2025-11-12T05:44:00Z"/>
                <w:rFonts w:ascii="Batang" w:eastAsia="Batang" w:hAnsi="Batang" w:cs="Times New Roman"/>
              </w:rPr>
            </w:pPr>
          </w:p>
        </w:tc>
      </w:tr>
      <w:tr w:rsidR="00C40F89" w:rsidRPr="0026300E" w14:paraId="7A9B00DD" w14:textId="77777777" w:rsidTr="000551E4">
        <w:trPr>
          <w:ins w:id="277" w:author="jys083177@gmail.com" w:date="2025-11-12T14:44:00Z"/>
        </w:trPr>
        <w:tc>
          <w:tcPr>
            <w:tcW w:w="746" w:type="dxa"/>
            <w:tcBorders>
              <w:top w:val="nil"/>
              <w:left w:val="nil"/>
              <w:bottom w:val="nil"/>
              <w:right w:val="nil"/>
            </w:tcBorders>
          </w:tcPr>
          <w:p w14:paraId="290312AA" w14:textId="77777777" w:rsidR="00C40F89" w:rsidRPr="0026300E" w:rsidRDefault="00C40F89">
            <w:pPr>
              <w:wordWrap/>
              <w:rPr>
                <w:ins w:id="278" w:author="jys083177@gmail.com" w:date="2025-11-12T14:44:00Z" w16du:dateUtc="2025-11-12T05:44:00Z"/>
                <w:rFonts w:ascii="Batang" w:eastAsia="Batang" w:hAnsi="Batang" w:cs="Times New Roman"/>
              </w:rPr>
            </w:pPr>
            <w:ins w:id="279" w:author="jys083177@gmail.com" w:date="2025-11-12T14:44:00Z" w16du:dateUtc="2025-11-12T05:44:00Z">
              <w:r>
                <w:rPr>
                  <w:rFonts w:ascii="Batang" w:eastAsia="Batang" w:hAnsi="Batang" w:cs="Times New Roman"/>
                </w:rPr>
                <w:t>45</w:t>
              </w:r>
            </w:ins>
          </w:p>
        </w:tc>
        <w:tc>
          <w:tcPr>
            <w:tcW w:w="3061" w:type="dxa"/>
            <w:tcBorders>
              <w:top w:val="nil"/>
              <w:left w:val="nil"/>
              <w:bottom w:val="nil"/>
              <w:right w:val="nil"/>
            </w:tcBorders>
          </w:tcPr>
          <w:p w14:paraId="75EFD487" w14:textId="77777777" w:rsidR="00C40F89" w:rsidRPr="0026300E" w:rsidRDefault="00C40F89">
            <w:pPr>
              <w:wordWrap/>
              <w:rPr>
                <w:ins w:id="280" w:author="jys083177@gmail.com" w:date="2025-11-12T14:44:00Z" w16du:dateUtc="2025-11-12T05:44:00Z"/>
                <w:rFonts w:ascii="Batang" w:eastAsia="Batang" w:hAnsi="Batang" w:cs="Times New Roman"/>
              </w:rPr>
            </w:pPr>
            <w:ins w:id="281" w:author="jys083177@gmail.com" w:date="2025-11-12T14:44:00Z" w16du:dateUtc="2025-11-12T05:44:00Z">
              <w:r>
                <w:rPr>
                  <w:rFonts w:ascii="Batang" w:eastAsia="Batang" w:hAnsi="Batang" w:cs="Times New Roman"/>
                </w:rPr>
                <w:t>Information Technology</w:t>
              </w:r>
            </w:ins>
          </w:p>
        </w:tc>
        <w:tc>
          <w:tcPr>
            <w:tcW w:w="1110" w:type="dxa"/>
            <w:tcBorders>
              <w:top w:val="nil"/>
              <w:left w:val="nil"/>
              <w:bottom w:val="nil"/>
              <w:right w:val="nil"/>
            </w:tcBorders>
            <w:vAlign w:val="bottom"/>
          </w:tcPr>
          <w:p w14:paraId="0CB937E8" w14:textId="42B0C7B4" w:rsidR="00C40F89" w:rsidRPr="0026300E" w:rsidRDefault="000551E4">
            <w:pPr>
              <w:wordWrap/>
              <w:jc w:val="right"/>
              <w:rPr>
                <w:ins w:id="2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2.25</w:t>
            </w:r>
          </w:p>
        </w:tc>
        <w:tc>
          <w:tcPr>
            <w:tcW w:w="1111" w:type="dxa"/>
            <w:tcBorders>
              <w:top w:val="nil"/>
              <w:left w:val="nil"/>
              <w:bottom w:val="nil"/>
              <w:right w:val="nil"/>
            </w:tcBorders>
            <w:vAlign w:val="bottom"/>
          </w:tcPr>
          <w:p w14:paraId="38A2724F" w14:textId="12EA2B1F" w:rsidR="00C40F89" w:rsidRPr="0026300E" w:rsidRDefault="000551E4">
            <w:pPr>
              <w:wordWrap/>
              <w:jc w:val="right"/>
              <w:rPr>
                <w:ins w:id="2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5.94</w:t>
            </w:r>
          </w:p>
        </w:tc>
        <w:tc>
          <w:tcPr>
            <w:tcW w:w="1110" w:type="dxa"/>
            <w:tcBorders>
              <w:top w:val="nil"/>
              <w:left w:val="nil"/>
              <w:bottom w:val="nil"/>
              <w:right w:val="nil"/>
            </w:tcBorders>
            <w:vAlign w:val="bottom"/>
          </w:tcPr>
          <w:p w14:paraId="4B080EED" w14:textId="3C84F8DD" w:rsidR="00C40F89" w:rsidRPr="0026300E" w:rsidRDefault="000551E4">
            <w:pPr>
              <w:wordWrap/>
              <w:jc w:val="right"/>
              <w:rPr>
                <w:ins w:id="28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-12.06</w:t>
            </w:r>
          </w:p>
        </w:tc>
        <w:tc>
          <w:tcPr>
            <w:tcW w:w="1111" w:type="dxa"/>
            <w:tcBorders>
              <w:top w:val="nil"/>
              <w:left w:val="nil"/>
              <w:bottom w:val="nil"/>
              <w:right w:val="nil"/>
            </w:tcBorders>
            <w:vAlign w:val="bottom"/>
          </w:tcPr>
          <w:p w14:paraId="0F3165DA" w14:textId="544BFD64" w:rsidR="00C40F89" w:rsidRPr="0026300E" w:rsidRDefault="000551E4">
            <w:pPr>
              <w:wordWrap/>
              <w:jc w:val="right"/>
              <w:rPr>
                <w:ins w:id="2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14.19</w:t>
            </w:r>
          </w:p>
        </w:tc>
        <w:tc>
          <w:tcPr>
            <w:tcW w:w="1111" w:type="dxa"/>
            <w:tcBorders>
              <w:top w:val="nil"/>
              <w:left w:val="nil"/>
              <w:bottom w:val="nil"/>
              <w:right w:val="nil"/>
            </w:tcBorders>
            <w:vAlign w:val="center"/>
          </w:tcPr>
          <w:p w14:paraId="751D282B" w14:textId="77777777" w:rsidR="00C40F89" w:rsidRPr="0026300E" w:rsidRDefault="00C40F89">
            <w:pPr>
              <w:wordWrap/>
              <w:jc w:val="right"/>
              <w:rPr>
                <w:ins w:id="286" w:author="jys083177@gmail.com" w:date="2025-11-12T14:44:00Z" w16du:dateUtc="2025-11-12T05:44:00Z"/>
                <w:rFonts w:ascii="Batang" w:eastAsia="Batang" w:hAnsi="Batang" w:cs="Times New Roman"/>
              </w:rPr>
            </w:pPr>
          </w:p>
        </w:tc>
      </w:tr>
      <w:tr w:rsidR="00C40F89" w:rsidRPr="0026300E" w14:paraId="6BE7B832" w14:textId="77777777" w:rsidTr="000551E4">
        <w:trPr>
          <w:ins w:id="287" w:author="jys083177@gmail.com" w:date="2025-11-12T14:44:00Z"/>
        </w:trPr>
        <w:tc>
          <w:tcPr>
            <w:tcW w:w="746" w:type="dxa"/>
            <w:tcBorders>
              <w:top w:val="nil"/>
              <w:left w:val="nil"/>
              <w:bottom w:val="nil"/>
              <w:right w:val="nil"/>
            </w:tcBorders>
          </w:tcPr>
          <w:p w14:paraId="277D193F" w14:textId="77777777" w:rsidR="00C40F89" w:rsidRPr="0026300E" w:rsidRDefault="00C40F89">
            <w:pPr>
              <w:wordWrap/>
              <w:rPr>
                <w:ins w:id="288" w:author="jys083177@gmail.com" w:date="2025-11-12T14:44:00Z" w16du:dateUtc="2025-11-12T05:44:00Z"/>
                <w:rFonts w:ascii="Batang" w:eastAsia="Batang" w:hAnsi="Batang" w:cs="Times New Roman"/>
              </w:rPr>
            </w:pPr>
            <w:ins w:id="289" w:author="jys083177@gmail.com" w:date="2025-11-12T14:44:00Z" w16du:dateUtc="2025-11-12T05:44:00Z">
              <w:r>
                <w:rPr>
                  <w:rFonts w:ascii="Batang" w:eastAsia="Batang" w:hAnsi="Batang" w:cs="Times New Roman"/>
                </w:rPr>
                <w:t>50</w:t>
              </w:r>
            </w:ins>
          </w:p>
        </w:tc>
        <w:tc>
          <w:tcPr>
            <w:tcW w:w="3061" w:type="dxa"/>
            <w:tcBorders>
              <w:top w:val="nil"/>
              <w:left w:val="nil"/>
              <w:bottom w:val="nil"/>
              <w:right w:val="nil"/>
            </w:tcBorders>
          </w:tcPr>
          <w:p w14:paraId="053E3C37" w14:textId="77777777" w:rsidR="00C40F89" w:rsidRPr="0026300E" w:rsidRDefault="00C40F89">
            <w:pPr>
              <w:wordWrap/>
              <w:rPr>
                <w:ins w:id="290" w:author="jys083177@gmail.com" w:date="2025-11-12T14:44:00Z" w16du:dateUtc="2025-11-12T05:44:00Z"/>
                <w:rFonts w:ascii="Batang" w:eastAsia="Batang" w:hAnsi="Batang" w:cs="Times New Roman"/>
              </w:rPr>
            </w:pPr>
            <w:ins w:id="291" w:author="jys083177@gmail.com" w:date="2025-11-12T14:44:00Z" w16du:dateUtc="2025-11-12T05:44:00Z">
              <w:r>
                <w:rPr>
                  <w:rFonts w:ascii="Batang" w:eastAsia="Batang" w:hAnsi="Batang" w:cs="Times New Roman"/>
                </w:rPr>
                <w:t>Communication Services</w:t>
              </w:r>
            </w:ins>
          </w:p>
        </w:tc>
        <w:tc>
          <w:tcPr>
            <w:tcW w:w="1110" w:type="dxa"/>
            <w:tcBorders>
              <w:top w:val="nil"/>
              <w:left w:val="nil"/>
              <w:bottom w:val="nil"/>
              <w:right w:val="nil"/>
            </w:tcBorders>
            <w:vAlign w:val="bottom"/>
          </w:tcPr>
          <w:p w14:paraId="3F98B18B" w14:textId="0244CDA2" w:rsidR="00C40F89" w:rsidRPr="0026300E" w:rsidRDefault="000551E4">
            <w:pPr>
              <w:wordWrap/>
              <w:jc w:val="right"/>
              <w:rPr>
                <w:ins w:id="29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1.65</w:t>
            </w:r>
          </w:p>
        </w:tc>
        <w:tc>
          <w:tcPr>
            <w:tcW w:w="1111" w:type="dxa"/>
            <w:tcBorders>
              <w:top w:val="nil"/>
              <w:left w:val="nil"/>
              <w:bottom w:val="nil"/>
              <w:right w:val="nil"/>
            </w:tcBorders>
            <w:vAlign w:val="bottom"/>
          </w:tcPr>
          <w:p w14:paraId="5FDFF7BD" w14:textId="24916D56" w:rsidR="00C40F89" w:rsidRPr="0026300E" w:rsidRDefault="000551E4">
            <w:pPr>
              <w:wordWrap/>
              <w:jc w:val="right"/>
              <w:rPr>
                <w:ins w:id="29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4.86</w:t>
            </w:r>
          </w:p>
        </w:tc>
        <w:tc>
          <w:tcPr>
            <w:tcW w:w="1110" w:type="dxa"/>
            <w:tcBorders>
              <w:top w:val="nil"/>
              <w:left w:val="nil"/>
              <w:bottom w:val="nil"/>
              <w:right w:val="nil"/>
            </w:tcBorders>
            <w:vAlign w:val="bottom"/>
          </w:tcPr>
          <w:p w14:paraId="2E2FEA20" w14:textId="7A1C3988" w:rsidR="00C40F89" w:rsidRPr="0026300E" w:rsidRDefault="000551E4">
            <w:pPr>
              <w:wordWrap/>
              <w:jc w:val="right"/>
              <w:rPr>
                <w:ins w:id="29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-14.55</w:t>
            </w:r>
          </w:p>
        </w:tc>
        <w:tc>
          <w:tcPr>
            <w:tcW w:w="1111" w:type="dxa"/>
            <w:tcBorders>
              <w:top w:val="nil"/>
              <w:left w:val="nil"/>
              <w:bottom w:val="nil"/>
              <w:right w:val="nil"/>
            </w:tcBorders>
            <w:vAlign w:val="bottom"/>
          </w:tcPr>
          <w:p w14:paraId="7F3586A4" w14:textId="27D81D94" w:rsidR="00C40F89" w:rsidRPr="0026300E" w:rsidRDefault="000551E4">
            <w:pPr>
              <w:wordWrap/>
              <w:jc w:val="right"/>
              <w:rPr>
                <w:ins w:id="2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c>
          <w:tcPr>
            <w:tcW w:w="1111" w:type="dxa"/>
            <w:tcBorders>
              <w:top w:val="nil"/>
              <w:left w:val="nil"/>
              <w:bottom w:val="nil"/>
              <w:right w:val="nil"/>
            </w:tcBorders>
            <w:vAlign w:val="center"/>
          </w:tcPr>
          <w:p w14:paraId="437B4A8C" w14:textId="77777777" w:rsidR="00C40F89" w:rsidRPr="0026300E" w:rsidRDefault="00C40F89">
            <w:pPr>
              <w:wordWrap/>
              <w:jc w:val="right"/>
              <w:rPr>
                <w:ins w:id="296" w:author="jys083177@gmail.com" w:date="2025-11-12T14:44:00Z" w16du:dateUtc="2025-11-12T05:44:00Z"/>
                <w:rFonts w:ascii="Batang" w:eastAsia="Batang" w:hAnsi="Batang" w:cs="Times New Roman"/>
              </w:rPr>
            </w:pPr>
          </w:p>
        </w:tc>
      </w:tr>
      <w:tr w:rsidR="00C40F89" w:rsidRPr="0026300E" w14:paraId="5B922743" w14:textId="77777777" w:rsidTr="000551E4">
        <w:trPr>
          <w:ins w:id="297" w:author="jys083177@gmail.com" w:date="2025-11-12T14:44:00Z"/>
        </w:trPr>
        <w:tc>
          <w:tcPr>
            <w:tcW w:w="746" w:type="dxa"/>
            <w:tcBorders>
              <w:top w:val="nil"/>
              <w:left w:val="nil"/>
              <w:bottom w:val="nil"/>
              <w:right w:val="nil"/>
            </w:tcBorders>
          </w:tcPr>
          <w:p w14:paraId="3392401D" w14:textId="77777777" w:rsidR="00C40F89" w:rsidRPr="0026300E" w:rsidRDefault="00C40F89">
            <w:pPr>
              <w:wordWrap/>
              <w:rPr>
                <w:ins w:id="298" w:author="jys083177@gmail.com" w:date="2025-11-12T14:44:00Z" w16du:dateUtc="2025-11-12T05:44:00Z"/>
                <w:rFonts w:ascii="Batang" w:eastAsia="Batang" w:hAnsi="Batang" w:cs="Times New Roman"/>
              </w:rPr>
            </w:pPr>
            <w:ins w:id="299" w:author="jys083177@gmail.com" w:date="2025-11-12T14:44:00Z" w16du:dateUtc="2025-11-12T05:44:00Z">
              <w:r>
                <w:rPr>
                  <w:rFonts w:ascii="Batang" w:eastAsia="Batang" w:hAnsi="Batang" w:cs="Times New Roman"/>
                </w:rPr>
                <w:t>55</w:t>
              </w:r>
            </w:ins>
          </w:p>
        </w:tc>
        <w:tc>
          <w:tcPr>
            <w:tcW w:w="3061" w:type="dxa"/>
            <w:tcBorders>
              <w:top w:val="nil"/>
              <w:left w:val="nil"/>
              <w:bottom w:val="nil"/>
              <w:right w:val="nil"/>
            </w:tcBorders>
          </w:tcPr>
          <w:p w14:paraId="0CB26C62" w14:textId="77777777" w:rsidR="00C40F89" w:rsidRPr="0026300E" w:rsidRDefault="00C40F89">
            <w:pPr>
              <w:wordWrap/>
              <w:rPr>
                <w:ins w:id="300" w:author="jys083177@gmail.com" w:date="2025-11-12T14:44:00Z" w16du:dateUtc="2025-11-12T05:44:00Z"/>
                <w:rFonts w:ascii="Batang" w:eastAsia="Batang" w:hAnsi="Batang" w:cs="Times New Roman"/>
              </w:rPr>
            </w:pPr>
            <w:ins w:id="301" w:author="jys083177@gmail.com" w:date="2025-11-12T14:44:00Z" w16du:dateUtc="2025-11-12T05:44:00Z">
              <w:r>
                <w:rPr>
                  <w:rFonts w:ascii="Batang" w:eastAsia="Batang" w:hAnsi="Batang" w:cs="Times New Roman"/>
                </w:rPr>
                <w:t>Utilities</w:t>
              </w:r>
            </w:ins>
          </w:p>
        </w:tc>
        <w:tc>
          <w:tcPr>
            <w:tcW w:w="1110" w:type="dxa"/>
            <w:tcBorders>
              <w:top w:val="nil"/>
              <w:left w:val="nil"/>
              <w:bottom w:val="nil"/>
              <w:right w:val="nil"/>
            </w:tcBorders>
            <w:vAlign w:val="bottom"/>
          </w:tcPr>
          <w:p w14:paraId="33F4A8E5" w14:textId="28F38451" w:rsidR="00C40F89" w:rsidRPr="0026300E" w:rsidRDefault="000551E4">
            <w:pPr>
              <w:wordWrap/>
              <w:jc w:val="right"/>
              <w:rPr>
                <w:ins w:id="30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0.92</w:t>
            </w:r>
          </w:p>
        </w:tc>
        <w:tc>
          <w:tcPr>
            <w:tcW w:w="1111" w:type="dxa"/>
            <w:tcBorders>
              <w:top w:val="nil"/>
              <w:left w:val="nil"/>
              <w:bottom w:val="nil"/>
              <w:right w:val="nil"/>
            </w:tcBorders>
            <w:vAlign w:val="bottom"/>
          </w:tcPr>
          <w:p w14:paraId="4C0022FF" w14:textId="2127F131" w:rsidR="00C40F89" w:rsidRPr="0026300E" w:rsidRDefault="000551E4">
            <w:pPr>
              <w:wordWrap/>
              <w:jc w:val="right"/>
              <w:rPr>
                <w:ins w:id="30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4.5</w:t>
            </w:r>
          </w:p>
        </w:tc>
        <w:tc>
          <w:tcPr>
            <w:tcW w:w="1110" w:type="dxa"/>
            <w:tcBorders>
              <w:top w:val="nil"/>
              <w:left w:val="nil"/>
              <w:bottom w:val="nil"/>
              <w:right w:val="nil"/>
            </w:tcBorders>
            <w:vAlign w:val="bottom"/>
          </w:tcPr>
          <w:p w14:paraId="3C4B6741" w14:textId="145CAF82" w:rsidR="00C40F89" w:rsidRPr="0026300E" w:rsidRDefault="000551E4">
            <w:pPr>
              <w:wordWrap/>
              <w:jc w:val="right"/>
              <w:rPr>
                <w:ins w:id="30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-11.22</w:t>
            </w:r>
          </w:p>
        </w:tc>
        <w:tc>
          <w:tcPr>
            <w:tcW w:w="1111" w:type="dxa"/>
            <w:tcBorders>
              <w:top w:val="nil"/>
              <w:left w:val="nil"/>
              <w:bottom w:val="nil"/>
              <w:right w:val="nil"/>
            </w:tcBorders>
            <w:vAlign w:val="bottom"/>
          </w:tcPr>
          <w:p w14:paraId="33C5018E" w14:textId="42C5C560" w:rsidR="00C40F89" w:rsidRPr="0026300E" w:rsidRDefault="000551E4">
            <w:pPr>
              <w:wordWrap/>
              <w:jc w:val="right"/>
              <w:rPr>
                <w:ins w:id="3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10.74</w:t>
            </w:r>
          </w:p>
        </w:tc>
        <w:tc>
          <w:tcPr>
            <w:tcW w:w="1111" w:type="dxa"/>
            <w:tcBorders>
              <w:top w:val="nil"/>
              <w:left w:val="nil"/>
              <w:bottom w:val="nil"/>
              <w:right w:val="nil"/>
            </w:tcBorders>
            <w:vAlign w:val="center"/>
          </w:tcPr>
          <w:p w14:paraId="27D96F5E" w14:textId="77777777" w:rsidR="00C40F89" w:rsidRPr="0026300E" w:rsidRDefault="00C40F89">
            <w:pPr>
              <w:wordWrap/>
              <w:jc w:val="right"/>
              <w:rPr>
                <w:ins w:id="306" w:author="jys083177@gmail.com" w:date="2025-11-12T14:44:00Z" w16du:dateUtc="2025-11-12T05:44:00Z"/>
                <w:rFonts w:ascii="Batang" w:eastAsia="Batang" w:hAnsi="Batang" w:cs="Times New Roman"/>
              </w:rPr>
            </w:pPr>
          </w:p>
        </w:tc>
      </w:tr>
      <w:tr w:rsidR="00C40F89" w:rsidRPr="0026300E" w14:paraId="243D3C7E" w14:textId="77777777" w:rsidTr="000551E4">
        <w:trPr>
          <w:ins w:id="307" w:author="jys083177@gmail.com" w:date="2025-11-12T14:44:00Z"/>
        </w:trPr>
        <w:tc>
          <w:tcPr>
            <w:tcW w:w="746" w:type="dxa"/>
            <w:tcBorders>
              <w:top w:val="nil"/>
              <w:left w:val="nil"/>
              <w:bottom w:val="single" w:sz="4" w:space="0" w:color="auto"/>
              <w:right w:val="nil"/>
            </w:tcBorders>
          </w:tcPr>
          <w:p w14:paraId="10F92570" w14:textId="77777777" w:rsidR="00C40F89" w:rsidRPr="0026300E" w:rsidRDefault="00C40F89">
            <w:pPr>
              <w:wordWrap/>
              <w:rPr>
                <w:ins w:id="308" w:author="jys083177@gmail.com" w:date="2025-11-12T14:44:00Z" w16du:dateUtc="2025-11-12T05:44:00Z"/>
                <w:rFonts w:ascii="Batang" w:eastAsia="Batang" w:hAnsi="Batang" w:cs="Times New Roman"/>
              </w:rPr>
            </w:pPr>
            <w:ins w:id="309" w:author="jys083177@gmail.com" w:date="2025-11-12T14:44:00Z" w16du:dateUtc="2025-11-12T05:44:00Z">
              <w:r>
                <w:rPr>
                  <w:rFonts w:ascii="Batang" w:eastAsia="Batang" w:hAnsi="Batang" w:cs="Times New Roman"/>
                </w:rPr>
                <w:t>60</w:t>
              </w:r>
            </w:ins>
          </w:p>
        </w:tc>
        <w:tc>
          <w:tcPr>
            <w:tcW w:w="3061" w:type="dxa"/>
            <w:tcBorders>
              <w:top w:val="nil"/>
              <w:left w:val="nil"/>
              <w:bottom w:val="single" w:sz="4" w:space="0" w:color="auto"/>
              <w:right w:val="nil"/>
            </w:tcBorders>
          </w:tcPr>
          <w:p w14:paraId="411DE2F9" w14:textId="77777777" w:rsidR="00C40F89" w:rsidRPr="0026300E" w:rsidRDefault="00C40F89">
            <w:pPr>
              <w:wordWrap/>
              <w:rPr>
                <w:ins w:id="310" w:author="jys083177@gmail.com" w:date="2025-11-12T14:44:00Z" w16du:dateUtc="2025-11-12T05:44:00Z"/>
                <w:rFonts w:ascii="Batang" w:eastAsia="Batang" w:hAnsi="Batang" w:cs="Times New Roman"/>
              </w:rPr>
            </w:pPr>
            <w:ins w:id="311" w:author="jys083177@gmail.com" w:date="2025-11-12T14:44:00Z" w16du:dateUtc="2025-11-12T05:44:00Z">
              <w:r>
                <w:rPr>
                  <w:rFonts w:ascii="Batang" w:eastAsia="Batang" w:hAnsi="Batang" w:cs="Times New Roman"/>
                </w:rPr>
                <w:t>Real Estate</w:t>
              </w:r>
            </w:ins>
          </w:p>
        </w:tc>
        <w:tc>
          <w:tcPr>
            <w:tcW w:w="1110" w:type="dxa"/>
            <w:tcBorders>
              <w:top w:val="nil"/>
              <w:left w:val="nil"/>
              <w:bottom w:val="single" w:sz="4" w:space="0" w:color="auto"/>
              <w:right w:val="nil"/>
            </w:tcBorders>
            <w:vAlign w:val="bottom"/>
          </w:tcPr>
          <w:p w14:paraId="32994785" w14:textId="3831C1BA" w:rsidR="00C40F89" w:rsidRPr="0026300E" w:rsidRDefault="000551E4">
            <w:pPr>
              <w:wordWrap/>
              <w:jc w:val="right"/>
              <w:rPr>
                <w:ins w:id="3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0.93</w:t>
            </w:r>
          </w:p>
        </w:tc>
        <w:tc>
          <w:tcPr>
            <w:tcW w:w="1111" w:type="dxa"/>
            <w:tcBorders>
              <w:top w:val="nil"/>
              <w:left w:val="nil"/>
              <w:bottom w:val="single" w:sz="4" w:space="0" w:color="auto"/>
              <w:right w:val="nil"/>
            </w:tcBorders>
            <w:vAlign w:val="bottom"/>
          </w:tcPr>
          <w:p w14:paraId="3D5983B8" w14:textId="67E1CBD8" w:rsidR="00C40F89" w:rsidRPr="0026300E" w:rsidRDefault="000551E4">
            <w:pPr>
              <w:wordWrap/>
              <w:jc w:val="right"/>
              <w:rPr>
                <w:ins w:id="3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4.94</w:t>
            </w:r>
          </w:p>
        </w:tc>
        <w:tc>
          <w:tcPr>
            <w:tcW w:w="1110" w:type="dxa"/>
            <w:tcBorders>
              <w:top w:val="nil"/>
              <w:left w:val="nil"/>
              <w:bottom w:val="single" w:sz="4" w:space="0" w:color="auto"/>
              <w:right w:val="nil"/>
            </w:tcBorders>
            <w:vAlign w:val="bottom"/>
          </w:tcPr>
          <w:p w14:paraId="2E1F11D8" w14:textId="5C55FE0D" w:rsidR="00C40F89" w:rsidRPr="0026300E" w:rsidRDefault="000551E4">
            <w:pPr>
              <w:wordWrap/>
              <w:jc w:val="right"/>
              <w:rPr>
                <w:ins w:id="3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-12.88</w:t>
            </w:r>
          </w:p>
        </w:tc>
        <w:tc>
          <w:tcPr>
            <w:tcW w:w="1111" w:type="dxa"/>
            <w:tcBorders>
              <w:top w:val="nil"/>
              <w:left w:val="nil"/>
              <w:bottom w:val="single" w:sz="4" w:space="0" w:color="auto"/>
              <w:right w:val="nil"/>
            </w:tcBorders>
            <w:vAlign w:val="bottom"/>
          </w:tcPr>
          <w:p w14:paraId="78FC69CD" w14:textId="6A0017BB" w:rsidR="00C40F89" w:rsidRPr="0026300E" w:rsidRDefault="000551E4">
            <w:pPr>
              <w:wordWrap/>
              <w:jc w:val="right"/>
              <w:rPr>
                <w:ins w:id="3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12.68</w:t>
            </w:r>
          </w:p>
        </w:tc>
        <w:tc>
          <w:tcPr>
            <w:tcW w:w="1111" w:type="dxa"/>
            <w:tcBorders>
              <w:top w:val="nil"/>
              <w:left w:val="nil"/>
              <w:bottom w:val="single" w:sz="4" w:space="0" w:color="auto"/>
              <w:right w:val="nil"/>
            </w:tcBorders>
            <w:vAlign w:val="center"/>
          </w:tcPr>
          <w:p w14:paraId="0673D19E" w14:textId="77777777" w:rsidR="00C40F89" w:rsidRPr="0026300E" w:rsidRDefault="00C40F89">
            <w:pPr>
              <w:wordWrap/>
              <w:jc w:val="right"/>
              <w:rPr>
                <w:ins w:id="316" w:author="jys083177@gmail.com" w:date="2025-11-12T14:44:00Z" w16du:dateUtc="2025-11-12T05:44:00Z"/>
                <w:rFonts w:ascii="Batang" w:eastAsia="Batang" w:hAnsi="Batang" w:cs="Times New Roman"/>
              </w:rPr>
            </w:pPr>
          </w:p>
        </w:tc>
      </w:tr>
      <w:tr w:rsidR="00C40F89" w:rsidRPr="0026300E" w14:paraId="07CAFAA0" w14:textId="77777777" w:rsidTr="000551E4">
        <w:trPr>
          <w:ins w:id="317" w:author="jys083177@gmail.com" w:date="2025-11-12T14:44:00Z"/>
        </w:trPr>
        <w:tc>
          <w:tcPr>
            <w:tcW w:w="3807" w:type="dxa"/>
            <w:gridSpan w:val="2"/>
            <w:tcBorders>
              <w:top w:val="single" w:sz="4" w:space="0" w:color="auto"/>
              <w:left w:val="nil"/>
              <w:bottom w:val="single" w:sz="4" w:space="0" w:color="auto"/>
              <w:right w:val="nil"/>
            </w:tcBorders>
          </w:tcPr>
          <w:p w14:paraId="5C467A0D" w14:textId="77777777" w:rsidR="00C40F89" w:rsidRPr="0026300E" w:rsidRDefault="00C40F89">
            <w:pPr>
              <w:wordWrap/>
              <w:rPr>
                <w:ins w:id="318" w:author="jys083177@gmail.com" w:date="2025-11-12T14:44:00Z" w16du:dateUtc="2025-11-12T05:44:00Z"/>
                <w:rFonts w:ascii="Batang" w:eastAsia="Batang" w:hAnsi="Batang" w:cs="Times New Roman"/>
              </w:rPr>
            </w:pPr>
            <w:ins w:id="319" w:author="jys083177@gmail.com" w:date="2025-11-12T14:44:00Z" w16du:dateUtc="2025-11-12T05:44:00Z">
              <w:r>
                <w:rPr>
                  <w:rFonts w:ascii="Batang" w:eastAsia="Batang" w:hAnsi="Batang" w:cs="Times New Roman"/>
                </w:rPr>
                <w:t>Market Portfolio</w:t>
              </w:r>
            </w:ins>
          </w:p>
        </w:tc>
        <w:tc>
          <w:tcPr>
            <w:tcW w:w="1110" w:type="dxa"/>
            <w:tcBorders>
              <w:top w:val="single" w:sz="4" w:space="0" w:color="auto"/>
              <w:left w:val="nil"/>
              <w:bottom w:val="single" w:sz="4" w:space="0" w:color="auto"/>
              <w:right w:val="nil"/>
            </w:tcBorders>
            <w:vAlign w:val="center"/>
          </w:tcPr>
          <w:p w14:paraId="16C51B1E" w14:textId="729229D9" w:rsidR="00C40F89" w:rsidRPr="0026300E" w:rsidRDefault="00B86902">
            <w:pPr>
              <w:wordWrap/>
              <w:jc w:val="right"/>
              <w:rPr>
                <w:ins w:id="320" w:author="jys083177@gmail.com" w:date="2025-11-12T14:44:00Z" w16du:dateUtc="2025-11-12T05:44:00Z"/>
                <w:rFonts w:ascii="Batang" w:eastAsia="Batang" w:hAnsi="Batang" w:cs="Times New Roman"/>
              </w:rPr>
            </w:pPr>
            <w:r>
              <w:rPr>
                <w:rFonts w:ascii="Batang" w:eastAsia="Batang" w:hAnsi="Batang" w:cs="Times New Roman" w:hint="eastAsia"/>
              </w:rPr>
              <w:t>1.57</w:t>
            </w:r>
          </w:p>
        </w:tc>
        <w:tc>
          <w:tcPr>
            <w:tcW w:w="1111" w:type="dxa"/>
            <w:tcBorders>
              <w:top w:val="single" w:sz="4" w:space="0" w:color="auto"/>
              <w:left w:val="nil"/>
              <w:bottom w:val="single" w:sz="4" w:space="0" w:color="auto"/>
              <w:right w:val="nil"/>
            </w:tcBorders>
            <w:vAlign w:val="bottom"/>
          </w:tcPr>
          <w:p w14:paraId="22AE11EF" w14:textId="7E6CAC3F" w:rsidR="00C40F89" w:rsidRPr="0026300E" w:rsidRDefault="00B86902">
            <w:pPr>
              <w:wordWrap/>
              <w:jc w:val="right"/>
              <w:rPr>
                <w:ins w:id="321" w:author="jys083177@gmail.com" w:date="2025-11-12T14:44:00Z" w16du:dateUtc="2025-11-12T05:44:00Z"/>
                <w:rFonts w:ascii="Batang" w:eastAsia="Batang" w:hAnsi="Batang" w:cs="Times New Roman"/>
              </w:rPr>
            </w:pPr>
            <w:r>
              <w:rPr>
                <w:rFonts w:ascii="Batang" w:eastAsia="Batang" w:hAnsi="Batang" w:cs="Times New Roman" w:hint="eastAsia"/>
              </w:rPr>
              <w:t>4.42</w:t>
            </w:r>
          </w:p>
        </w:tc>
        <w:tc>
          <w:tcPr>
            <w:tcW w:w="1110" w:type="dxa"/>
            <w:tcBorders>
              <w:top w:val="single" w:sz="4" w:space="0" w:color="auto"/>
              <w:left w:val="nil"/>
              <w:bottom w:val="single" w:sz="4" w:space="0" w:color="auto"/>
              <w:right w:val="nil"/>
            </w:tcBorders>
            <w:vAlign w:val="bottom"/>
          </w:tcPr>
          <w:p w14:paraId="0AF2D4F8" w14:textId="73EDCC2A" w:rsidR="00C40F89" w:rsidRPr="0026300E" w:rsidRDefault="00B86902">
            <w:pPr>
              <w:wordWrap/>
              <w:jc w:val="right"/>
              <w:rPr>
                <w:ins w:id="322" w:author="jys083177@gmail.com" w:date="2025-11-12T14:44:00Z" w16du:dateUtc="2025-11-12T05:44:00Z"/>
                <w:rFonts w:ascii="Batang" w:eastAsia="Batang" w:hAnsi="Batang" w:cs="Times New Roman"/>
              </w:rPr>
            </w:pPr>
            <w:r>
              <w:rPr>
                <w:rFonts w:ascii="Batang" w:eastAsia="Batang" w:hAnsi="Batang" w:cs="Times New Roman" w:hint="eastAsia"/>
              </w:rPr>
              <w:t>-10.1</w:t>
            </w:r>
          </w:p>
        </w:tc>
        <w:tc>
          <w:tcPr>
            <w:tcW w:w="1111" w:type="dxa"/>
            <w:tcBorders>
              <w:top w:val="single" w:sz="4" w:space="0" w:color="auto"/>
              <w:left w:val="nil"/>
              <w:bottom w:val="single" w:sz="4" w:space="0" w:color="auto"/>
              <w:right w:val="nil"/>
            </w:tcBorders>
            <w:vAlign w:val="bottom"/>
          </w:tcPr>
          <w:p w14:paraId="20E0EB16" w14:textId="0807E115" w:rsidR="00C40F89" w:rsidRPr="0026300E" w:rsidRDefault="00B86902">
            <w:pPr>
              <w:wordWrap/>
              <w:jc w:val="right"/>
              <w:rPr>
                <w:ins w:id="323" w:author="jys083177@gmail.com" w:date="2025-11-12T14:44:00Z" w16du:dateUtc="2025-11-12T05:44:00Z"/>
                <w:rFonts w:ascii="Batang" w:eastAsia="Batang" w:hAnsi="Batang" w:cs="Times New Roman"/>
              </w:rPr>
            </w:pPr>
            <w:r>
              <w:rPr>
                <w:rFonts w:ascii="Batang" w:eastAsia="Batang" w:hAnsi="Batang" w:cs="Times New Roman" w:hint="eastAsia"/>
              </w:rPr>
              <w:t>13.39</w:t>
            </w:r>
          </w:p>
        </w:tc>
        <w:tc>
          <w:tcPr>
            <w:tcW w:w="1111" w:type="dxa"/>
            <w:tcBorders>
              <w:top w:val="single" w:sz="4" w:space="0" w:color="auto"/>
              <w:left w:val="nil"/>
              <w:bottom w:val="single" w:sz="4" w:space="0" w:color="auto"/>
              <w:right w:val="nil"/>
            </w:tcBorders>
            <w:vAlign w:val="bottom"/>
          </w:tcPr>
          <w:p w14:paraId="6FA77F49" w14:textId="0EB2B295" w:rsidR="00C40F89" w:rsidRPr="0026300E" w:rsidRDefault="00C40F89">
            <w:pPr>
              <w:wordWrap/>
              <w:jc w:val="right"/>
              <w:rPr>
                <w:ins w:id="324" w:author="jys083177@gmail.com" w:date="2025-11-12T14:44:00Z" w16du:dateUtc="2025-11-12T05:44:00Z"/>
                <w:rFonts w:ascii="Batang" w:eastAsia="Batang" w:hAnsi="Batang" w:cs="Times New Roman"/>
              </w:rPr>
            </w:pPr>
          </w:p>
        </w:tc>
      </w:tr>
    </w:tbl>
    <w:p w14:paraId="10FD7D35" w14:textId="77777777" w:rsidR="00C40F89" w:rsidRPr="00BB5F7D" w:rsidRDefault="00C40F89" w:rsidP="00C40F89">
      <w:pPr>
        <w:wordWrap/>
        <w:rPr>
          <w:rFonts w:ascii="Batang" w:eastAsia="Batang" w:hAnsi="Batang" w:cs="Times New Roman"/>
        </w:rPr>
      </w:pPr>
    </w:p>
    <w:p w14:paraId="3FB16C94" w14:textId="77777777" w:rsidR="00233E69" w:rsidRPr="00BB5F7D" w:rsidRDefault="00233E69" w:rsidP="00C40F89">
      <w:pPr>
        <w:wordWrap/>
        <w:rPr>
          <w:ins w:id="325" w:author="jys083177@gmail.com" w:date="2025-11-12T14:44:00Z" w16du:dateUtc="2025-11-12T05:44:00Z"/>
          <w:rFonts w:ascii="Batang" w:eastAsia="Batang" w:hAnsi="Batang" w:cs="Times New Roman"/>
        </w:rPr>
      </w:pPr>
    </w:p>
    <w:p w14:paraId="2A4C8AC3" w14:textId="23A76CFC" w:rsidR="00C40F89" w:rsidRPr="00BB5F7D" w:rsidRDefault="00C40F89" w:rsidP="00C40F89">
      <w:pPr>
        <w:wordWrap/>
        <w:rPr>
          <w:ins w:id="326" w:author="jys083177@gmail.com" w:date="2025-11-12T14:44:00Z" w16du:dateUtc="2025-11-12T05:44:00Z"/>
          <w:rFonts w:ascii="Batang" w:eastAsia="Batang" w:hAnsi="Batang" w:cs="Times New Roman"/>
        </w:rPr>
      </w:pPr>
      <w:ins w:id="327" w:author="jys083177@gmail.com" w:date="2025-11-12T14:44:00Z" w16du:dateUtc="2025-11-12T05:44:00Z">
        <w:r>
          <w:rPr>
            <w:rFonts w:ascii="Batang" w:eastAsia="Batang" w:hAnsi="Batang" w:cs="Times New Roman"/>
          </w:rPr>
          <w:t xml:space="preserve">Panel </w:t>
        </w:r>
      </w:ins>
      <w:r>
        <w:rPr>
          <w:rFonts w:ascii="Batang" w:eastAsia="Batang" w:hAnsi="Batang" w:cs="Times New Roman" w:hint="eastAsia"/>
        </w:rPr>
        <w:t>B</w:t>
      </w:r>
      <w:ins w:id="328" w:author="jys083177@gmail.com" w:date="2025-11-12T14:44:00Z" w16du:dateUtc="2025-11-12T05:44:00Z">
        <w:r>
          <w:rPr>
            <w:rFonts w:ascii="Batang" w:eastAsia="Batang" w:hAnsi="Batang" w:cs="Times New Roman"/>
          </w:rPr>
          <w:t>: Accounting Fundamentals by Sector (Median Values)</w:t>
        </w:r>
      </w:ins>
      <w:ins w:id="329" w:author="jys083177@gmail.com" w:date="2025-11-12T15:22:00Z" w16du:dateUtc="2025-11-12T06:22:00Z">
        <w:r>
          <w:rPr>
            <w:rFonts w:ascii="Batang" w:eastAsia="Batang" w:hAnsi="Batang" w:cs="Times New Roman" w:hint="eastAsia"/>
          </w:rPr>
          <w:t xml:space="preserve"> </w:t>
        </w:r>
      </w:ins>
    </w:p>
    <w:tbl>
      <w:tblPr>
        <w:tblStyle w:val="TableGrid"/>
        <w:tblW w:w="4998"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
        <w:gridCol w:w="1723"/>
        <w:gridCol w:w="852"/>
        <w:gridCol w:w="993"/>
        <w:gridCol w:w="708"/>
        <w:gridCol w:w="851"/>
        <w:gridCol w:w="992"/>
        <w:gridCol w:w="851"/>
        <w:gridCol w:w="1559"/>
      </w:tblGrid>
      <w:tr w:rsidR="00865C95" w:rsidRPr="007D4B70" w14:paraId="5224B9F8" w14:textId="7FDFF9FF" w:rsidTr="007059EA">
        <w:trPr>
          <w:trHeight w:val="1415"/>
          <w:ins w:id="330" w:author="jys083177@gmail.com" w:date="2025-11-12T14:44:00Z"/>
        </w:trPr>
        <w:tc>
          <w:tcPr>
            <w:tcW w:w="827" w:type="dxa"/>
            <w:tcBorders>
              <w:top w:val="single" w:sz="4" w:space="0" w:color="auto"/>
              <w:bottom w:val="single" w:sz="4" w:space="0" w:color="auto"/>
            </w:tcBorders>
            <w:vAlign w:val="center"/>
          </w:tcPr>
          <w:p w14:paraId="55741941" w14:textId="77777777" w:rsidR="00865C95" w:rsidRPr="007D4B70" w:rsidRDefault="00865C95">
            <w:pPr>
              <w:wordWrap/>
              <w:jc w:val="center"/>
              <w:rPr>
                <w:ins w:id="331" w:author="jys083177@gmail.com" w:date="2025-11-12T14:44:00Z" w16du:dateUtc="2025-11-12T05:44:00Z"/>
                <w:rFonts w:ascii="Batang" w:eastAsia="Batang" w:hAnsi="Batang" w:cs="Times New Roman"/>
              </w:rPr>
            </w:pPr>
            <w:ins w:id="332" w:author="jys083177@gmail.com" w:date="2025-11-12T14:44:00Z" w16du:dateUtc="2025-11-12T05:44:00Z">
              <w:r>
                <w:rPr>
                  <w:rFonts w:ascii="Batang" w:eastAsia="Batang" w:hAnsi="Batang" w:cs="Times New Roman"/>
                </w:rPr>
                <w:t>GICS Code</w:t>
              </w:r>
            </w:ins>
          </w:p>
        </w:tc>
        <w:tc>
          <w:tcPr>
            <w:tcW w:w="1723" w:type="dxa"/>
            <w:tcBorders>
              <w:top w:val="single" w:sz="4" w:space="0" w:color="auto"/>
              <w:bottom w:val="single" w:sz="4" w:space="0" w:color="auto"/>
            </w:tcBorders>
            <w:vAlign w:val="center"/>
          </w:tcPr>
          <w:p w14:paraId="61F9B837" w14:textId="77777777" w:rsidR="00865C95" w:rsidRPr="007D4B70" w:rsidRDefault="00865C95" w:rsidP="00B178DE">
            <w:pPr>
              <w:wordWrap/>
              <w:jc w:val="center"/>
              <w:rPr>
                <w:ins w:id="333" w:author="jys083177@gmail.com" w:date="2025-11-12T14:44:00Z" w16du:dateUtc="2025-11-12T05:44:00Z"/>
                <w:rFonts w:ascii="Batang" w:eastAsia="Batang" w:hAnsi="Batang" w:cs="Times New Roman"/>
              </w:rPr>
            </w:pPr>
            <w:ins w:id="334" w:author="jys083177@gmail.com" w:date="2025-11-12T14:44:00Z" w16du:dateUtc="2025-11-12T05:44:00Z">
              <w:r>
                <w:rPr>
                  <w:rFonts w:ascii="Batang" w:eastAsia="Batang" w:hAnsi="Batang" w:cs="Times New Roman"/>
                </w:rPr>
                <w:t>Sector Name</w:t>
              </w:r>
            </w:ins>
          </w:p>
        </w:tc>
        <w:tc>
          <w:tcPr>
            <w:tcW w:w="852" w:type="dxa"/>
            <w:tcBorders>
              <w:top w:val="single" w:sz="4" w:space="0" w:color="auto"/>
              <w:bottom w:val="single" w:sz="4" w:space="0" w:color="auto"/>
            </w:tcBorders>
            <w:vAlign w:val="center"/>
          </w:tcPr>
          <w:p w14:paraId="441CFB82" w14:textId="5361C578" w:rsidR="00865C95" w:rsidRPr="007D4B70" w:rsidRDefault="00865C95" w:rsidP="00D56AD2">
            <w:pPr>
              <w:wordWrap/>
              <w:jc w:val="center"/>
              <w:rPr>
                <w:ins w:id="335" w:author="jys083177@gmail.com" w:date="2025-11-12T14:44:00Z" w16du:dateUtc="2025-11-12T05:44:00Z"/>
                <w:rFonts w:ascii="Batang" w:eastAsia="Batang" w:hAnsi="Batang" w:cs="Times New Roman"/>
              </w:rPr>
            </w:pPr>
            <w:r>
              <w:rPr>
                <w:rFonts w:ascii="Batang" w:eastAsia="Batang" w:hAnsi="Batang" w:cs="Times New Roman"/>
              </w:rPr>
              <w:t>B/M</w:t>
            </w:r>
            <w:r>
              <w:rPr>
                <w:rStyle w:val="FootnoteReference"/>
                <w:rFonts w:ascii="Batang" w:eastAsia="Batang" w:hAnsi="Batang" w:cs="Times New Roman"/>
              </w:rPr>
              <w:footnoteReference w:id="1"/>
            </w:r>
          </w:p>
        </w:tc>
        <w:tc>
          <w:tcPr>
            <w:tcW w:w="993" w:type="dxa"/>
            <w:tcBorders>
              <w:top w:val="single" w:sz="4" w:space="0" w:color="auto"/>
              <w:bottom w:val="single" w:sz="4" w:space="0" w:color="auto"/>
            </w:tcBorders>
            <w:vAlign w:val="center"/>
          </w:tcPr>
          <w:p w14:paraId="26E988CA" w14:textId="6954DDAD" w:rsidR="00865C95" w:rsidRPr="007D4B70" w:rsidRDefault="00865C95" w:rsidP="00D56AD2">
            <w:pPr>
              <w:wordWrap/>
              <w:jc w:val="center"/>
              <w:rPr>
                <w:ins w:id="336" w:author="jys083177@gmail.com" w:date="2025-11-12T14:44:00Z" w16du:dateUtc="2025-11-12T05:44:00Z"/>
                <w:rFonts w:ascii="Batang" w:eastAsia="Batang" w:hAnsi="Batang" w:cs="Times New Roman"/>
              </w:rPr>
            </w:pPr>
            <w:r>
              <w:rPr>
                <w:rFonts w:ascii="Batang" w:eastAsia="Batang" w:hAnsi="Batang" w:cs="Times New Roman"/>
              </w:rPr>
              <w:t>CAPEi</w:t>
            </w:r>
            <w:r>
              <w:rPr>
                <w:rStyle w:val="FootnoteReference"/>
                <w:rFonts w:ascii="Batang" w:eastAsia="Batang" w:hAnsi="Batang" w:cs="Times New Roman"/>
              </w:rPr>
              <w:footnoteReference w:id="2"/>
            </w:r>
          </w:p>
        </w:tc>
        <w:tc>
          <w:tcPr>
            <w:tcW w:w="708" w:type="dxa"/>
            <w:tcBorders>
              <w:top w:val="single" w:sz="4" w:space="0" w:color="auto"/>
              <w:bottom w:val="single" w:sz="4" w:space="0" w:color="auto"/>
            </w:tcBorders>
            <w:vAlign w:val="center"/>
          </w:tcPr>
          <w:p w14:paraId="683169B3" w14:textId="351A8466" w:rsidR="00865C95" w:rsidRPr="007D4B70" w:rsidRDefault="00865C95" w:rsidP="00D56AD2">
            <w:pPr>
              <w:wordWrap/>
              <w:jc w:val="center"/>
              <w:rPr>
                <w:ins w:id="337" w:author="jys083177@gmail.com" w:date="2025-11-12T14:44:00Z" w16du:dateUtc="2025-11-12T05:44:00Z"/>
                <w:rFonts w:ascii="Batang" w:eastAsia="Batang" w:hAnsi="Batang" w:cs="Times New Roman"/>
              </w:rPr>
            </w:pPr>
            <w:r>
              <w:rPr>
                <w:rFonts w:ascii="Batang" w:eastAsia="Batang" w:hAnsi="Batang" w:cs="Times New Roman"/>
              </w:rPr>
              <w:t>ROA (%)</w:t>
            </w:r>
          </w:p>
        </w:tc>
        <w:tc>
          <w:tcPr>
            <w:tcW w:w="851" w:type="dxa"/>
            <w:tcBorders>
              <w:top w:val="single" w:sz="4" w:space="0" w:color="auto"/>
              <w:bottom w:val="single" w:sz="4" w:space="0" w:color="auto"/>
            </w:tcBorders>
            <w:vAlign w:val="center"/>
          </w:tcPr>
          <w:p w14:paraId="4AB0DA55" w14:textId="00EBB9A7" w:rsidR="00865C95" w:rsidRPr="007D4B70" w:rsidRDefault="00865C95" w:rsidP="00D56AD2">
            <w:pPr>
              <w:wordWrap/>
              <w:jc w:val="center"/>
              <w:rPr>
                <w:ins w:id="338" w:author="jys083177@gmail.com" w:date="2025-11-12T14:44:00Z" w16du:dateUtc="2025-11-12T05:44:00Z"/>
                <w:rFonts w:ascii="Batang" w:eastAsia="Batang" w:hAnsi="Batang" w:cs="Times New Roman"/>
              </w:rPr>
            </w:pPr>
            <w:r>
              <w:rPr>
                <w:rFonts w:ascii="Batang" w:eastAsia="Batang" w:hAnsi="Batang" w:cs="Times New Roman"/>
              </w:rPr>
              <w:t>ROE (%)</w:t>
            </w:r>
          </w:p>
        </w:tc>
        <w:tc>
          <w:tcPr>
            <w:tcW w:w="992" w:type="dxa"/>
            <w:tcBorders>
              <w:top w:val="single" w:sz="4" w:space="0" w:color="auto"/>
              <w:bottom w:val="single" w:sz="4" w:space="0" w:color="auto"/>
            </w:tcBorders>
            <w:vAlign w:val="center"/>
          </w:tcPr>
          <w:p w14:paraId="7DB4D4B4" w14:textId="06EADCCA" w:rsidR="00865C95" w:rsidRPr="007D4B70" w:rsidRDefault="00865C95" w:rsidP="00D56AD2">
            <w:pPr>
              <w:wordWrap/>
              <w:jc w:val="center"/>
              <w:rPr>
                <w:ins w:id="339" w:author="jys083177@gmail.com" w:date="2025-11-12T14:44:00Z" w16du:dateUtc="2025-11-12T05:44:00Z"/>
                <w:rFonts w:ascii="Batang" w:eastAsia="Batang" w:hAnsi="Batang" w:cs="Times New Roman"/>
              </w:rPr>
            </w:pPr>
            <w:r>
              <w:rPr>
                <w:rFonts w:ascii="Batang" w:eastAsia="Batang" w:hAnsi="Batang" w:cs="Times New Roman"/>
              </w:rPr>
              <w:t>GPROF (%</w:t>
            </w:r>
            <w:r>
              <w:rPr>
                <w:rFonts w:ascii="Batang" w:eastAsia="Batang" w:hAnsi="Batang" w:cs="Times New Roman" w:hint="eastAsia"/>
              </w:rPr>
              <w:t>)</w:t>
            </w:r>
            <w:r>
              <w:rPr>
                <w:rStyle w:val="FootnoteReference"/>
                <w:rFonts w:ascii="Batang" w:eastAsia="Batang" w:hAnsi="Batang" w:cs="Times New Roman"/>
              </w:rPr>
              <w:footnoteReference w:id="3"/>
            </w:r>
          </w:p>
        </w:tc>
        <w:tc>
          <w:tcPr>
            <w:tcW w:w="851" w:type="dxa"/>
            <w:tcBorders>
              <w:top w:val="single" w:sz="4" w:space="0" w:color="auto"/>
              <w:bottom w:val="single" w:sz="4" w:space="0" w:color="auto"/>
            </w:tcBorders>
            <w:vAlign w:val="center"/>
          </w:tcPr>
          <w:p w14:paraId="4629BBD4" w14:textId="3C8342DC" w:rsidR="00865C95" w:rsidRPr="007D4B70" w:rsidRDefault="00865C95" w:rsidP="00D56AD2">
            <w:pPr>
              <w:wordWrap/>
              <w:jc w:val="center"/>
              <w:rPr>
                <w:rFonts w:ascii="Batang" w:eastAsia="Batang" w:hAnsi="Batang" w:cs="Times New Roman"/>
              </w:rPr>
            </w:pPr>
            <w:r>
              <w:rPr>
                <w:rFonts w:ascii="Batang" w:eastAsia="Batang" w:hAnsi="Batang" w:cs="Times New Roman"/>
              </w:rPr>
              <w:t>NPM (</w:t>
            </w:r>
            <w:r>
              <w:rPr>
                <w:rFonts w:ascii="Batang" w:eastAsia="Batang" w:hAnsi="Batang" w:cs="Times New Roman" w:hint="eastAsia"/>
              </w:rPr>
              <w:t>%)</w:t>
            </w:r>
            <w:r>
              <w:rPr>
                <w:rStyle w:val="FootnoteReference"/>
                <w:rFonts w:ascii="Batang" w:eastAsia="Batang" w:hAnsi="Batang" w:cs="Times New Roman"/>
              </w:rPr>
              <w:footnoteReference w:id="4"/>
            </w:r>
          </w:p>
        </w:tc>
        <w:tc>
          <w:tcPr>
            <w:tcW w:w="1559" w:type="dxa"/>
            <w:tcBorders>
              <w:top w:val="single" w:sz="4" w:space="0" w:color="auto"/>
              <w:bottom w:val="single" w:sz="4" w:space="0" w:color="auto"/>
            </w:tcBorders>
            <w:vAlign w:val="center"/>
          </w:tcPr>
          <w:p w14:paraId="52C3C746" w14:textId="77777777" w:rsidR="00865C95" w:rsidRDefault="00865C95" w:rsidP="00D56AD2">
            <w:pPr>
              <w:wordWrap/>
              <w:jc w:val="center"/>
              <w:rPr>
                <w:rFonts w:ascii="Batang" w:eastAsia="Batang" w:hAnsi="Batang" w:cs="Times New Roman"/>
              </w:rPr>
            </w:pPr>
            <w:r>
              <w:rPr>
                <w:rFonts w:ascii="Batang" w:eastAsia="Batang" w:hAnsi="Batang" w:cs="Times New Roman"/>
              </w:rPr>
              <w:t>D/C</w:t>
            </w:r>
          </w:p>
          <w:p w14:paraId="4E869F40" w14:textId="02DEB85A" w:rsidR="00865C95" w:rsidRPr="00A15297" w:rsidRDefault="00865C95" w:rsidP="00D56AD2">
            <w:pPr>
              <w:wordWrap/>
              <w:jc w:val="center"/>
              <w:rPr>
                <w:rFonts w:ascii="Batang" w:eastAsia="Batang" w:hAnsi="Batang" w:cs="Times New Roman"/>
              </w:rPr>
            </w:pPr>
            <w:r>
              <w:rPr>
                <w:rFonts w:ascii="Batang" w:eastAsia="Batang" w:hAnsi="Batang" w:cs="Times New Roman"/>
              </w:rPr>
              <w:t>(%)</w:t>
            </w:r>
            <w:r>
              <w:rPr>
                <w:rStyle w:val="FootnoteReference"/>
                <w:rFonts w:ascii="Batang" w:eastAsia="Batang" w:hAnsi="Batang" w:cs="Times New Roman"/>
              </w:rPr>
              <w:footnoteReference w:id="5"/>
            </w:r>
          </w:p>
        </w:tc>
      </w:tr>
      <w:tr w:rsidR="00865C95" w:rsidRPr="007D4B70" w14:paraId="0CA9CF11" w14:textId="77777777">
        <w:trPr>
          <w:trHeight w:val="283"/>
          <w:ins w:id="340" w:author="jys083177@gmail.com" w:date="2025-11-12T14:44:00Z"/>
        </w:trPr>
        <w:tc>
          <w:tcPr>
            <w:tcW w:w="827" w:type="dxa"/>
            <w:tcBorders>
              <w:top w:val="single" w:sz="4" w:space="0" w:color="auto"/>
            </w:tcBorders>
            <w:vAlign w:val="center"/>
          </w:tcPr>
          <w:p w14:paraId="46402C00" w14:textId="77777777" w:rsidR="00865C95" w:rsidRPr="007D4B70" w:rsidRDefault="00865C95">
            <w:pPr>
              <w:wordWrap/>
              <w:jc w:val="both"/>
              <w:rPr>
                <w:ins w:id="341" w:author="jys083177@gmail.com" w:date="2025-11-12T14:44:00Z" w16du:dateUtc="2025-11-12T05:44:00Z"/>
                <w:rFonts w:ascii="Batang" w:eastAsia="Batang" w:hAnsi="Batang" w:cs="Times New Roman"/>
              </w:rPr>
            </w:pPr>
            <w:ins w:id="342" w:author="jys083177@gmail.com" w:date="2025-11-12T14:44:00Z" w16du:dateUtc="2025-11-12T05:44:00Z">
              <w:r>
                <w:rPr>
                  <w:rFonts w:ascii="Batang" w:eastAsia="Batang" w:hAnsi="Batang" w:cs="Times New Roman"/>
                </w:rPr>
                <w:t>10</w:t>
              </w:r>
            </w:ins>
          </w:p>
        </w:tc>
        <w:tc>
          <w:tcPr>
            <w:tcW w:w="1723" w:type="dxa"/>
            <w:tcBorders>
              <w:top w:val="single" w:sz="4" w:space="0" w:color="auto"/>
            </w:tcBorders>
            <w:vAlign w:val="center"/>
          </w:tcPr>
          <w:p w14:paraId="26E4C761" w14:textId="77777777" w:rsidR="00865C95" w:rsidRPr="007D4B70" w:rsidRDefault="00865C95">
            <w:pPr>
              <w:wordWrap/>
              <w:jc w:val="both"/>
              <w:rPr>
                <w:ins w:id="343" w:author="jys083177@gmail.com" w:date="2025-11-12T14:44:00Z" w16du:dateUtc="2025-11-12T05:44:00Z"/>
                <w:rFonts w:ascii="Batang" w:eastAsia="Batang" w:hAnsi="Batang" w:cs="Times New Roman"/>
              </w:rPr>
            </w:pPr>
            <w:ins w:id="344" w:author="jys083177@gmail.com" w:date="2025-11-12T14:44:00Z" w16du:dateUtc="2025-11-12T05:44:00Z">
              <w:r>
                <w:rPr>
                  <w:rFonts w:ascii="Batang" w:eastAsia="Batang" w:hAnsi="Batang" w:cs="Times New Roman"/>
                </w:rPr>
                <w:t>Energy</w:t>
              </w:r>
            </w:ins>
          </w:p>
        </w:tc>
        <w:tc>
          <w:tcPr>
            <w:tcW w:w="852" w:type="dxa"/>
            <w:tcBorders>
              <w:top w:val="single" w:sz="4" w:space="0" w:color="auto"/>
            </w:tcBorders>
            <w:vAlign w:val="bottom"/>
          </w:tcPr>
          <w:p w14:paraId="31C1A3BD" w14:textId="4B4E459D" w:rsidR="00865C95" w:rsidRPr="007D4B70" w:rsidRDefault="004E5B3B">
            <w:pPr>
              <w:wordWrap/>
              <w:jc w:val="right"/>
              <w:rPr>
                <w:ins w:id="3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0.53</w:t>
            </w:r>
          </w:p>
        </w:tc>
        <w:tc>
          <w:tcPr>
            <w:tcW w:w="993" w:type="dxa"/>
            <w:tcBorders>
              <w:top w:val="single" w:sz="4" w:space="0" w:color="auto"/>
            </w:tcBorders>
            <w:vAlign w:val="bottom"/>
          </w:tcPr>
          <w:p w14:paraId="6CB358C8" w14:textId="14D1850F" w:rsidR="00865C95" w:rsidRPr="007D4B70" w:rsidRDefault="004E5B3B">
            <w:pPr>
              <w:wordWrap/>
              <w:jc w:val="right"/>
              <w:rPr>
                <w:ins w:id="3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19.44</w:t>
            </w:r>
          </w:p>
        </w:tc>
        <w:tc>
          <w:tcPr>
            <w:tcW w:w="708" w:type="dxa"/>
            <w:tcBorders>
              <w:top w:val="single" w:sz="4" w:space="0" w:color="auto"/>
            </w:tcBorders>
            <w:vAlign w:val="bottom"/>
          </w:tcPr>
          <w:p w14:paraId="3761E9AB" w14:textId="44EA4EF0" w:rsidR="00865C95" w:rsidRPr="007D4B70" w:rsidRDefault="004E5B3B">
            <w:pPr>
              <w:wordWrap/>
              <w:jc w:val="right"/>
              <w:rPr>
                <w:ins w:id="3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18.8</w:t>
            </w:r>
          </w:p>
        </w:tc>
        <w:tc>
          <w:tcPr>
            <w:tcW w:w="851" w:type="dxa"/>
            <w:tcBorders>
              <w:top w:val="single" w:sz="4" w:space="0" w:color="auto"/>
            </w:tcBorders>
            <w:vAlign w:val="bottom"/>
          </w:tcPr>
          <w:p w14:paraId="424E0616" w14:textId="6BE339C2" w:rsidR="00865C95" w:rsidRPr="007D4B70" w:rsidRDefault="004E5B3B">
            <w:pPr>
              <w:wordWrap/>
              <w:jc w:val="right"/>
              <w:rPr>
                <w:ins w:id="3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18.15</w:t>
            </w:r>
          </w:p>
        </w:tc>
        <w:tc>
          <w:tcPr>
            <w:tcW w:w="992" w:type="dxa"/>
            <w:tcBorders>
              <w:top w:val="single" w:sz="4" w:space="0" w:color="auto"/>
            </w:tcBorders>
            <w:vAlign w:val="bottom"/>
          </w:tcPr>
          <w:p w14:paraId="464C3FFA" w14:textId="072BA8E3" w:rsidR="00865C95" w:rsidRPr="007D4B70" w:rsidRDefault="004E5B3B">
            <w:pPr>
              <w:wordWrap/>
              <w:jc w:val="right"/>
              <w:rPr>
                <w:ins w:id="3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19.2</w:t>
            </w:r>
          </w:p>
        </w:tc>
        <w:tc>
          <w:tcPr>
            <w:tcW w:w="851" w:type="dxa"/>
            <w:tcBorders>
              <w:top w:val="single" w:sz="4" w:space="0" w:color="auto"/>
            </w:tcBorders>
            <w:vAlign w:val="bottom"/>
          </w:tcPr>
          <w:p w14:paraId="38CEFEED" w14:textId="30FAC50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14.1</w:t>
            </w:r>
          </w:p>
        </w:tc>
        <w:tc>
          <w:tcPr>
            <w:tcW w:w="1559" w:type="dxa"/>
            <w:tcBorders>
              <w:top w:val="single" w:sz="4" w:space="0" w:color="auto"/>
            </w:tcBorders>
            <w:vAlign w:val="bottom"/>
          </w:tcPr>
          <w:p w14:paraId="370350EA" w14:textId="1F65C96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546E20A5" w14:textId="77777777">
        <w:trPr>
          <w:trHeight w:val="283"/>
          <w:ins w:id="350" w:author="jys083177@gmail.com" w:date="2025-11-12T14:44:00Z"/>
        </w:trPr>
        <w:tc>
          <w:tcPr>
            <w:tcW w:w="827" w:type="dxa"/>
            <w:vAlign w:val="center"/>
          </w:tcPr>
          <w:p w14:paraId="6FAE0315" w14:textId="77777777" w:rsidR="00865C95" w:rsidRPr="007D4B70" w:rsidRDefault="00865C95">
            <w:pPr>
              <w:wordWrap/>
              <w:jc w:val="both"/>
              <w:rPr>
                <w:ins w:id="351" w:author="jys083177@gmail.com" w:date="2025-11-12T14:44:00Z" w16du:dateUtc="2025-11-12T05:44:00Z"/>
                <w:rFonts w:ascii="Batang" w:eastAsia="Batang" w:hAnsi="Batang" w:cs="Times New Roman"/>
              </w:rPr>
            </w:pPr>
            <w:ins w:id="352" w:author="jys083177@gmail.com" w:date="2025-11-12T14:44:00Z" w16du:dateUtc="2025-11-12T05:44:00Z">
              <w:r>
                <w:rPr>
                  <w:rFonts w:ascii="Batang" w:eastAsia="Batang" w:hAnsi="Batang" w:cs="Times New Roman"/>
                </w:rPr>
                <w:t>15</w:t>
              </w:r>
            </w:ins>
          </w:p>
        </w:tc>
        <w:tc>
          <w:tcPr>
            <w:tcW w:w="1723" w:type="dxa"/>
            <w:vAlign w:val="center"/>
          </w:tcPr>
          <w:p w14:paraId="01B94108" w14:textId="77777777" w:rsidR="00865C95" w:rsidRPr="007D4B70" w:rsidRDefault="00865C95">
            <w:pPr>
              <w:wordWrap/>
              <w:jc w:val="both"/>
              <w:rPr>
                <w:ins w:id="353" w:author="jys083177@gmail.com" w:date="2025-11-12T14:44:00Z" w16du:dateUtc="2025-11-12T05:44:00Z"/>
                <w:rFonts w:ascii="Batang" w:eastAsia="Batang" w:hAnsi="Batang" w:cs="Times New Roman"/>
              </w:rPr>
            </w:pPr>
            <w:ins w:id="354" w:author="jys083177@gmail.com" w:date="2025-11-12T14:44:00Z" w16du:dateUtc="2025-11-12T05:44:00Z">
              <w:r>
                <w:rPr>
                  <w:rFonts w:ascii="Batang" w:eastAsia="Batang" w:hAnsi="Batang" w:cs="Times New Roman"/>
                </w:rPr>
                <w:t>Materials</w:t>
              </w:r>
            </w:ins>
          </w:p>
        </w:tc>
        <w:tc>
          <w:tcPr>
            <w:tcW w:w="852" w:type="dxa"/>
            <w:vAlign w:val="bottom"/>
          </w:tcPr>
          <w:p w14:paraId="3B0081E2" w14:textId="1EED4EAA" w:rsidR="00865C95" w:rsidRPr="007D4B70" w:rsidRDefault="004E5B3B">
            <w:pPr>
              <w:wordWrap/>
              <w:jc w:val="right"/>
              <w:rPr>
                <w:ins w:id="3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0.41</w:t>
            </w:r>
          </w:p>
        </w:tc>
        <w:tc>
          <w:tcPr>
            <w:tcW w:w="993" w:type="dxa"/>
            <w:vAlign w:val="bottom"/>
          </w:tcPr>
          <w:p w14:paraId="1D839ADD" w14:textId="10EF9119" w:rsidR="00865C95" w:rsidRPr="007D4B70" w:rsidRDefault="004E5B3B">
            <w:pPr>
              <w:wordWrap/>
              <w:jc w:val="right"/>
              <w:rPr>
                <w:ins w:id="35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26.21</w:t>
            </w:r>
          </w:p>
        </w:tc>
        <w:tc>
          <w:tcPr>
            <w:tcW w:w="708" w:type="dxa"/>
            <w:vAlign w:val="bottom"/>
          </w:tcPr>
          <w:p w14:paraId="5CD8E002" w14:textId="519E2E8B" w:rsidR="00865C95" w:rsidRPr="007D4B70" w:rsidRDefault="004E5B3B">
            <w:pPr>
              <w:wordWrap/>
              <w:jc w:val="right"/>
              <w:rPr>
                <w:ins w:id="35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12.7</w:t>
            </w:r>
          </w:p>
        </w:tc>
        <w:tc>
          <w:tcPr>
            <w:tcW w:w="851" w:type="dxa"/>
            <w:vAlign w:val="bottom"/>
          </w:tcPr>
          <w:p w14:paraId="071690C2" w14:textId="3C6C68C2" w:rsidR="00865C95" w:rsidRPr="007D4B70" w:rsidRDefault="004E5B3B">
            <w:pPr>
              <w:wordWrap/>
              <w:jc w:val="right"/>
              <w:rPr>
                <w:ins w:id="35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15.7</w:t>
            </w:r>
          </w:p>
        </w:tc>
        <w:tc>
          <w:tcPr>
            <w:tcW w:w="992" w:type="dxa"/>
            <w:vAlign w:val="bottom"/>
          </w:tcPr>
          <w:p w14:paraId="07BC28C3" w14:textId="25FBA149" w:rsidR="00865C95" w:rsidRPr="007D4B70" w:rsidRDefault="004E5B3B">
            <w:pPr>
              <w:wordWrap/>
              <w:jc w:val="right"/>
              <w:rPr>
                <w:ins w:id="35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17.9</w:t>
            </w:r>
          </w:p>
        </w:tc>
        <w:tc>
          <w:tcPr>
            <w:tcW w:w="851" w:type="dxa"/>
            <w:vAlign w:val="bottom"/>
          </w:tcPr>
          <w:p w14:paraId="1FD5FD56" w14:textId="416739F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9.5</w:t>
            </w:r>
          </w:p>
        </w:tc>
        <w:tc>
          <w:tcPr>
            <w:tcW w:w="1559" w:type="dxa"/>
            <w:vAlign w:val="bottom"/>
          </w:tcPr>
          <w:p w14:paraId="7114A4EF" w14:textId="3026DD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43.6</w:t>
            </w:r>
          </w:p>
        </w:tc>
      </w:tr>
      <w:tr w:rsidR="00865C95" w:rsidRPr="007D4B70" w14:paraId="536EE302" w14:textId="77777777">
        <w:trPr>
          <w:trHeight w:val="283"/>
          <w:ins w:id="360" w:author="jys083177@gmail.com" w:date="2025-11-12T14:44:00Z"/>
        </w:trPr>
        <w:tc>
          <w:tcPr>
            <w:tcW w:w="827" w:type="dxa"/>
            <w:vAlign w:val="center"/>
          </w:tcPr>
          <w:p w14:paraId="08CCC003" w14:textId="77777777" w:rsidR="00865C95" w:rsidRPr="007D4B70" w:rsidRDefault="00865C95">
            <w:pPr>
              <w:wordWrap/>
              <w:jc w:val="both"/>
              <w:rPr>
                <w:ins w:id="361" w:author="jys083177@gmail.com" w:date="2025-11-12T14:44:00Z" w16du:dateUtc="2025-11-12T05:44:00Z"/>
                <w:rFonts w:ascii="Batang" w:eastAsia="Batang" w:hAnsi="Batang" w:cs="Times New Roman"/>
              </w:rPr>
            </w:pPr>
            <w:ins w:id="362" w:author="jys083177@gmail.com" w:date="2025-11-12T14:44:00Z" w16du:dateUtc="2025-11-12T05:44:00Z">
              <w:r>
                <w:rPr>
                  <w:rFonts w:ascii="Batang" w:eastAsia="Batang" w:hAnsi="Batang" w:cs="Times New Roman"/>
                </w:rPr>
                <w:t>20</w:t>
              </w:r>
            </w:ins>
          </w:p>
        </w:tc>
        <w:tc>
          <w:tcPr>
            <w:tcW w:w="1723" w:type="dxa"/>
            <w:vAlign w:val="center"/>
          </w:tcPr>
          <w:p w14:paraId="31EEEC43" w14:textId="77777777" w:rsidR="00865C95" w:rsidRPr="007D4B70" w:rsidRDefault="00865C95">
            <w:pPr>
              <w:wordWrap/>
              <w:jc w:val="both"/>
              <w:rPr>
                <w:ins w:id="363" w:author="jys083177@gmail.com" w:date="2025-11-12T14:44:00Z" w16du:dateUtc="2025-11-12T05:44:00Z"/>
                <w:rFonts w:ascii="Batang" w:eastAsia="Batang" w:hAnsi="Batang" w:cs="Times New Roman"/>
              </w:rPr>
            </w:pPr>
            <w:ins w:id="364" w:author="jys083177@gmail.com" w:date="2025-11-12T14:44:00Z" w16du:dateUtc="2025-11-12T05:44:00Z">
              <w:r>
                <w:rPr>
                  <w:rFonts w:ascii="Batang" w:eastAsia="Batang" w:hAnsi="Batang" w:cs="Times New Roman"/>
                </w:rPr>
                <w:t>Industrials</w:t>
              </w:r>
            </w:ins>
          </w:p>
        </w:tc>
        <w:tc>
          <w:tcPr>
            <w:tcW w:w="852" w:type="dxa"/>
            <w:vAlign w:val="bottom"/>
          </w:tcPr>
          <w:p w14:paraId="35EA9085" w14:textId="5E0275AE" w:rsidR="00865C95" w:rsidRPr="007D4B70" w:rsidRDefault="004E5B3B">
            <w:pPr>
              <w:wordWrap/>
              <w:jc w:val="right"/>
              <w:rPr>
                <w:ins w:id="3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02B7116A" w14:textId="1F696C1B" w:rsidR="00865C95" w:rsidRPr="007D4B70" w:rsidRDefault="004E5B3B">
            <w:pPr>
              <w:wordWrap/>
              <w:jc w:val="right"/>
              <w:rPr>
                <w:ins w:id="36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27.73</w:t>
            </w:r>
          </w:p>
        </w:tc>
        <w:tc>
          <w:tcPr>
            <w:tcW w:w="708" w:type="dxa"/>
            <w:vAlign w:val="bottom"/>
          </w:tcPr>
          <w:p w14:paraId="4423D3D8" w14:textId="2A64FDC2" w:rsidR="00865C95" w:rsidRPr="007D4B70" w:rsidRDefault="004E5B3B">
            <w:pPr>
              <w:wordWrap/>
              <w:jc w:val="right"/>
              <w:rPr>
                <w:ins w:id="36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14.45</w:t>
            </w:r>
          </w:p>
        </w:tc>
        <w:tc>
          <w:tcPr>
            <w:tcW w:w="851" w:type="dxa"/>
            <w:vAlign w:val="bottom"/>
          </w:tcPr>
          <w:p w14:paraId="2D82D220" w14:textId="7F67CCEC" w:rsidR="00865C95" w:rsidRPr="007D4B70" w:rsidRDefault="004E5B3B">
            <w:pPr>
              <w:wordWrap/>
              <w:jc w:val="right"/>
              <w:rPr>
                <w:ins w:id="3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21.7</w:t>
            </w:r>
          </w:p>
        </w:tc>
        <w:tc>
          <w:tcPr>
            <w:tcW w:w="992" w:type="dxa"/>
            <w:vAlign w:val="bottom"/>
          </w:tcPr>
          <w:p w14:paraId="0EC3D924" w14:textId="4C2D6495" w:rsidR="00865C95" w:rsidRPr="007D4B70" w:rsidRDefault="004E5B3B">
            <w:pPr>
              <w:wordWrap/>
              <w:jc w:val="right"/>
              <w:rPr>
                <w:ins w:id="3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23.5</w:t>
            </w:r>
          </w:p>
        </w:tc>
        <w:tc>
          <w:tcPr>
            <w:tcW w:w="851" w:type="dxa"/>
            <w:vAlign w:val="bottom"/>
          </w:tcPr>
          <w:p w14:paraId="3D419E82" w14:textId="047882D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10.8</w:t>
            </w:r>
          </w:p>
        </w:tc>
        <w:tc>
          <w:tcPr>
            <w:tcW w:w="1559" w:type="dxa"/>
            <w:vAlign w:val="bottom"/>
          </w:tcPr>
          <w:p w14:paraId="518E3217" w14:textId="1E41573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53.45</w:t>
            </w:r>
          </w:p>
        </w:tc>
      </w:tr>
      <w:tr w:rsidR="00865C95" w:rsidRPr="007D4B70" w14:paraId="1E45AC66" w14:textId="77777777">
        <w:trPr>
          <w:trHeight w:val="560"/>
          <w:ins w:id="370" w:author="jys083177@gmail.com" w:date="2025-11-12T14:44:00Z"/>
        </w:trPr>
        <w:tc>
          <w:tcPr>
            <w:tcW w:w="827" w:type="dxa"/>
            <w:vAlign w:val="center"/>
          </w:tcPr>
          <w:p w14:paraId="344828E4" w14:textId="77777777" w:rsidR="00865C95" w:rsidRPr="007D4B70" w:rsidRDefault="00865C95">
            <w:pPr>
              <w:wordWrap/>
              <w:jc w:val="both"/>
              <w:rPr>
                <w:ins w:id="371" w:author="jys083177@gmail.com" w:date="2025-11-12T14:44:00Z" w16du:dateUtc="2025-11-12T05:44:00Z"/>
                <w:rFonts w:ascii="Batang" w:eastAsia="Batang" w:hAnsi="Batang" w:cs="Times New Roman"/>
              </w:rPr>
            </w:pPr>
            <w:ins w:id="372" w:author="jys083177@gmail.com" w:date="2025-11-12T14:44:00Z" w16du:dateUtc="2025-11-12T05:44:00Z">
              <w:r>
                <w:rPr>
                  <w:rFonts w:ascii="Batang" w:eastAsia="Batang" w:hAnsi="Batang" w:cs="Times New Roman"/>
                </w:rPr>
                <w:t>25</w:t>
              </w:r>
            </w:ins>
          </w:p>
        </w:tc>
        <w:tc>
          <w:tcPr>
            <w:tcW w:w="1723" w:type="dxa"/>
            <w:vAlign w:val="center"/>
          </w:tcPr>
          <w:p w14:paraId="4F558480" w14:textId="77777777" w:rsidR="00865C95" w:rsidRPr="007D4B70" w:rsidRDefault="00865C95">
            <w:pPr>
              <w:wordWrap/>
              <w:jc w:val="both"/>
              <w:rPr>
                <w:ins w:id="373" w:author="jys083177@gmail.com" w:date="2025-11-12T14:44:00Z" w16du:dateUtc="2025-11-12T05:44:00Z"/>
                <w:rFonts w:ascii="Batang" w:eastAsia="Batang" w:hAnsi="Batang" w:cs="Times New Roman"/>
              </w:rPr>
            </w:pPr>
            <w:ins w:id="374" w:author="jys083177@gmail.com" w:date="2025-11-12T14:44:00Z" w16du:dateUtc="2025-11-12T05:44:00Z">
              <w:r>
                <w:rPr>
                  <w:rFonts w:ascii="Batang" w:eastAsia="Batang" w:hAnsi="Batang" w:cs="Times New Roman"/>
                </w:rPr>
                <w:t>Consumer Discretionary</w:t>
              </w:r>
            </w:ins>
          </w:p>
        </w:tc>
        <w:tc>
          <w:tcPr>
            <w:tcW w:w="852" w:type="dxa"/>
            <w:vAlign w:val="bottom"/>
          </w:tcPr>
          <w:p w14:paraId="1EC8FBE4" w14:textId="4BBBA748" w:rsidR="00865C95" w:rsidRPr="007D4B70" w:rsidRDefault="004E5B3B">
            <w:pPr>
              <w:wordWrap/>
              <w:jc w:val="right"/>
              <w:rPr>
                <w:ins w:id="3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0.19</w:t>
            </w:r>
          </w:p>
        </w:tc>
        <w:tc>
          <w:tcPr>
            <w:tcW w:w="993" w:type="dxa"/>
            <w:vAlign w:val="bottom"/>
          </w:tcPr>
          <w:p w14:paraId="1F74280E" w14:textId="790D47E0" w:rsidR="00865C95" w:rsidRPr="007D4B70" w:rsidRDefault="004E5B3B">
            <w:pPr>
              <w:wordWrap/>
              <w:jc w:val="right"/>
              <w:rPr>
                <w:ins w:id="3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24.97</w:t>
            </w:r>
          </w:p>
        </w:tc>
        <w:tc>
          <w:tcPr>
            <w:tcW w:w="708" w:type="dxa"/>
            <w:vAlign w:val="bottom"/>
          </w:tcPr>
          <w:p w14:paraId="46316CD7" w14:textId="0D8B4A99" w:rsidR="00865C95" w:rsidRPr="007D4B70" w:rsidRDefault="004E5B3B">
            <w:pPr>
              <w:wordWrap/>
              <w:jc w:val="right"/>
              <w:rPr>
                <w:ins w:id="3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15.95</w:t>
            </w:r>
          </w:p>
        </w:tc>
        <w:tc>
          <w:tcPr>
            <w:tcW w:w="851" w:type="dxa"/>
            <w:vAlign w:val="bottom"/>
          </w:tcPr>
          <w:p w14:paraId="71294015" w14:textId="33B98A8D" w:rsidR="00865C95" w:rsidRPr="007D4B70" w:rsidRDefault="004E5B3B">
            <w:pPr>
              <w:wordWrap/>
              <w:jc w:val="right"/>
              <w:rPr>
                <w:ins w:id="37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26.15</w:t>
            </w:r>
          </w:p>
        </w:tc>
        <w:tc>
          <w:tcPr>
            <w:tcW w:w="992" w:type="dxa"/>
            <w:vAlign w:val="bottom"/>
          </w:tcPr>
          <w:p w14:paraId="568C4683" w14:textId="70051B30" w:rsidR="00865C95" w:rsidRPr="007D4B70" w:rsidRDefault="004E5B3B">
            <w:pPr>
              <w:wordWrap/>
              <w:jc w:val="right"/>
              <w:rPr>
                <w:ins w:id="37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38.9</w:t>
            </w:r>
          </w:p>
        </w:tc>
        <w:tc>
          <w:tcPr>
            <w:tcW w:w="851" w:type="dxa"/>
            <w:vAlign w:val="bottom"/>
          </w:tcPr>
          <w:p w14:paraId="330B62D7" w14:textId="0EF0E3B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9.05</w:t>
            </w:r>
          </w:p>
        </w:tc>
        <w:tc>
          <w:tcPr>
            <w:tcW w:w="1559" w:type="dxa"/>
            <w:vAlign w:val="bottom"/>
          </w:tcPr>
          <w:p w14:paraId="34B01020" w14:textId="4A5CD7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70.4</w:t>
            </w:r>
          </w:p>
        </w:tc>
      </w:tr>
      <w:tr w:rsidR="00865C95" w:rsidRPr="007D4B70" w14:paraId="185EC5CB" w14:textId="77777777">
        <w:trPr>
          <w:trHeight w:val="283"/>
          <w:ins w:id="380" w:author="jys083177@gmail.com" w:date="2025-11-12T14:44:00Z"/>
        </w:trPr>
        <w:tc>
          <w:tcPr>
            <w:tcW w:w="827" w:type="dxa"/>
            <w:vAlign w:val="center"/>
          </w:tcPr>
          <w:p w14:paraId="0533BBB1" w14:textId="77777777" w:rsidR="00865C95" w:rsidRPr="007D4B70" w:rsidRDefault="00865C95">
            <w:pPr>
              <w:wordWrap/>
              <w:jc w:val="both"/>
              <w:rPr>
                <w:ins w:id="381" w:author="jys083177@gmail.com" w:date="2025-11-12T14:44:00Z" w16du:dateUtc="2025-11-12T05:44:00Z"/>
                <w:rFonts w:ascii="Batang" w:eastAsia="Batang" w:hAnsi="Batang" w:cs="Times New Roman"/>
              </w:rPr>
            </w:pPr>
            <w:ins w:id="382" w:author="jys083177@gmail.com" w:date="2025-11-12T14:44:00Z" w16du:dateUtc="2025-11-12T05:44:00Z">
              <w:r>
                <w:rPr>
                  <w:rFonts w:ascii="Batang" w:eastAsia="Batang" w:hAnsi="Batang" w:cs="Times New Roman"/>
                </w:rPr>
                <w:t>30</w:t>
              </w:r>
            </w:ins>
          </w:p>
        </w:tc>
        <w:tc>
          <w:tcPr>
            <w:tcW w:w="1723" w:type="dxa"/>
            <w:vAlign w:val="center"/>
          </w:tcPr>
          <w:p w14:paraId="2CB415E5" w14:textId="77777777" w:rsidR="00865C95" w:rsidRPr="007D4B70" w:rsidRDefault="00865C95">
            <w:pPr>
              <w:wordWrap/>
              <w:jc w:val="both"/>
              <w:rPr>
                <w:ins w:id="383" w:author="jys083177@gmail.com" w:date="2025-11-12T14:44:00Z" w16du:dateUtc="2025-11-12T05:44:00Z"/>
                <w:rFonts w:ascii="Batang" w:eastAsia="Batang" w:hAnsi="Batang" w:cs="Times New Roman"/>
              </w:rPr>
            </w:pPr>
            <w:ins w:id="384" w:author="jys083177@gmail.com" w:date="2025-11-12T14:44:00Z" w16du:dateUtc="2025-11-12T05:44:00Z">
              <w:r>
                <w:rPr>
                  <w:rFonts w:ascii="Batang" w:eastAsia="Batang" w:hAnsi="Batang" w:cs="Times New Roman"/>
                </w:rPr>
                <w:t>Consumer Staples</w:t>
              </w:r>
            </w:ins>
          </w:p>
        </w:tc>
        <w:tc>
          <w:tcPr>
            <w:tcW w:w="852" w:type="dxa"/>
            <w:vAlign w:val="bottom"/>
          </w:tcPr>
          <w:p w14:paraId="13B8CC8F" w14:textId="66BA57B6" w:rsidR="00865C95" w:rsidRPr="007D4B70" w:rsidRDefault="004E5B3B">
            <w:pPr>
              <w:wordWrap/>
              <w:jc w:val="right"/>
              <w:rPr>
                <w:ins w:id="3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338C3FAD" w14:textId="15C3DA6E" w:rsidR="00865C95" w:rsidRPr="007D4B70" w:rsidRDefault="004E5B3B">
            <w:pPr>
              <w:wordWrap/>
              <w:jc w:val="right"/>
              <w:rPr>
                <w:ins w:id="3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26.18</w:t>
            </w:r>
          </w:p>
        </w:tc>
        <w:tc>
          <w:tcPr>
            <w:tcW w:w="708" w:type="dxa"/>
            <w:vAlign w:val="bottom"/>
          </w:tcPr>
          <w:p w14:paraId="26738C64" w14:textId="159F645D" w:rsidR="00865C95" w:rsidRPr="007D4B70" w:rsidRDefault="004E5B3B">
            <w:pPr>
              <w:wordWrap/>
              <w:jc w:val="right"/>
              <w:rPr>
                <w:ins w:id="3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14.3</w:t>
            </w:r>
          </w:p>
        </w:tc>
        <w:tc>
          <w:tcPr>
            <w:tcW w:w="851" w:type="dxa"/>
            <w:vAlign w:val="bottom"/>
          </w:tcPr>
          <w:p w14:paraId="39DDA92D" w14:textId="1ED9F251" w:rsidR="00865C95" w:rsidRPr="007D4B70" w:rsidRDefault="004E5B3B">
            <w:pPr>
              <w:wordWrap/>
              <w:jc w:val="right"/>
              <w:rPr>
                <w:ins w:id="3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20.95</w:t>
            </w:r>
          </w:p>
        </w:tc>
        <w:tc>
          <w:tcPr>
            <w:tcW w:w="992" w:type="dxa"/>
            <w:vAlign w:val="bottom"/>
          </w:tcPr>
          <w:p w14:paraId="07AFFCD1" w14:textId="2A31DF8D" w:rsidR="00865C95" w:rsidRPr="007D4B70" w:rsidRDefault="004E5B3B">
            <w:pPr>
              <w:wordWrap/>
              <w:jc w:val="right"/>
              <w:rPr>
                <w:ins w:id="3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32.95</w:t>
            </w:r>
          </w:p>
        </w:tc>
        <w:tc>
          <w:tcPr>
            <w:tcW w:w="851" w:type="dxa"/>
            <w:vAlign w:val="bottom"/>
          </w:tcPr>
          <w:p w14:paraId="119E7258" w14:textId="5659DAB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w:t>
            </w:r>
          </w:p>
        </w:tc>
        <w:tc>
          <w:tcPr>
            <w:tcW w:w="1559" w:type="dxa"/>
            <w:vAlign w:val="bottom"/>
          </w:tcPr>
          <w:p w14:paraId="6D67FE21" w14:textId="5027BA8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60.8</w:t>
            </w:r>
          </w:p>
        </w:tc>
      </w:tr>
      <w:tr w:rsidR="00865C95" w:rsidRPr="007D4B70" w14:paraId="4F6D1306" w14:textId="77777777">
        <w:trPr>
          <w:trHeight w:val="283"/>
          <w:ins w:id="390" w:author="jys083177@gmail.com" w:date="2025-11-12T14:44:00Z"/>
        </w:trPr>
        <w:tc>
          <w:tcPr>
            <w:tcW w:w="827" w:type="dxa"/>
            <w:vAlign w:val="center"/>
          </w:tcPr>
          <w:p w14:paraId="7C5EB61B" w14:textId="77777777" w:rsidR="00865C95" w:rsidRPr="007D4B70" w:rsidRDefault="00865C95">
            <w:pPr>
              <w:wordWrap/>
              <w:jc w:val="both"/>
              <w:rPr>
                <w:ins w:id="391" w:author="jys083177@gmail.com" w:date="2025-11-12T14:44:00Z" w16du:dateUtc="2025-11-12T05:44:00Z"/>
                <w:rFonts w:ascii="Batang" w:eastAsia="Batang" w:hAnsi="Batang" w:cs="Times New Roman"/>
              </w:rPr>
            </w:pPr>
            <w:ins w:id="392" w:author="jys083177@gmail.com" w:date="2025-11-12T14:44:00Z" w16du:dateUtc="2025-11-12T05:44:00Z">
              <w:r>
                <w:rPr>
                  <w:rFonts w:ascii="Batang" w:eastAsia="Batang" w:hAnsi="Batang" w:cs="Times New Roman"/>
                </w:rPr>
                <w:t>35</w:t>
              </w:r>
            </w:ins>
          </w:p>
        </w:tc>
        <w:tc>
          <w:tcPr>
            <w:tcW w:w="1723" w:type="dxa"/>
            <w:vAlign w:val="center"/>
          </w:tcPr>
          <w:p w14:paraId="587D1C86" w14:textId="77777777" w:rsidR="00865C95" w:rsidRPr="007D4B70" w:rsidRDefault="00865C95">
            <w:pPr>
              <w:wordWrap/>
              <w:jc w:val="both"/>
              <w:rPr>
                <w:ins w:id="393" w:author="jys083177@gmail.com" w:date="2025-11-12T14:44:00Z" w16du:dateUtc="2025-11-12T05:44:00Z"/>
                <w:rFonts w:ascii="Batang" w:eastAsia="Batang" w:hAnsi="Batang" w:cs="Times New Roman"/>
              </w:rPr>
            </w:pPr>
            <w:ins w:id="394" w:author="jys083177@gmail.com" w:date="2025-11-12T14:44:00Z" w16du:dateUtc="2025-11-12T05:44:00Z">
              <w:r>
                <w:rPr>
                  <w:rFonts w:ascii="Batang" w:eastAsia="Batang" w:hAnsi="Batang" w:cs="Times New Roman"/>
                </w:rPr>
                <w:t>Health Care</w:t>
              </w:r>
            </w:ins>
          </w:p>
        </w:tc>
        <w:tc>
          <w:tcPr>
            <w:tcW w:w="852" w:type="dxa"/>
            <w:vAlign w:val="bottom"/>
          </w:tcPr>
          <w:p w14:paraId="52BC1E1D" w14:textId="1F2B9B0C" w:rsidR="00865C95" w:rsidRPr="007D4B70" w:rsidRDefault="004E5B3B">
            <w:pPr>
              <w:wordWrap/>
              <w:jc w:val="right"/>
              <w:rPr>
                <w:ins w:id="3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15DC2BC9" w14:textId="66E7D234" w:rsidR="00865C95" w:rsidRPr="007D4B70" w:rsidRDefault="004E5B3B">
            <w:pPr>
              <w:wordWrap/>
              <w:jc w:val="right"/>
              <w:rPr>
                <w:ins w:id="39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34.82</w:t>
            </w:r>
          </w:p>
        </w:tc>
        <w:tc>
          <w:tcPr>
            <w:tcW w:w="708" w:type="dxa"/>
            <w:vAlign w:val="bottom"/>
          </w:tcPr>
          <w:p w14:paraId="3A886B0D" w14:textId="66781398" w:rsidR="00865C95" w:rsidRPr="007D4B70" w:rsidRDefault="004E5B3B">
            <w:pPr>
              <w:wordWrap/>
              <w:jc w:val="right"/>
              <w:rPr>
                <w:ins w:id="39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13.8</w:t>
            </w:r>
          </w:p>
        </w:tc>
        <w:tc>
          <w:tcPr>
            <w:tcW w:w="851" w:type="dxa"/>
            <w:vAlign w:val="bottom"/>
          </w:tcPr>
          <w:p w14:paraId="1E7FB1EF" w14:textId="27948DFB" w:rsidR="00865C95" w:rsidRPr="007D4B70" w:rsidRDefault="004E5B3B">
            <w:pPr>
              <w:wordWrap/>
              <w:jc w:val="right"/>
              <w:rPr>
                <w:ins w:id="39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17.5</w:t>
            </w:r>
          </w:p>
        </w:tc>
        <w:tc>
          <w:tcPr>
            <w:tcW w:w="992" w:type="dxa"/>
            <w:vAlign w:val="bottom"/>
          </w:tcPr>
          <w:p w14:paraId="23D9D9FE" w14:textId="09178EE8" w:rsidR="00865C95" w:rsidRPr="007D4B70" w:rsidRDefault="004E5B3B">
            <w:pPr>
              <w:wordWrap/>
              <w:jc w:val="right"/>
              <w:rPr>
                <w:ins w:id="39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32.6</w:t>
            </w:r>
          </w:p>
        </w:tc>
        <w:tc>
          <w:tcPr>
            <w:tcW w:w="851" w:type="dxa"/>
            <w:vAlign w:val="bottom"/>
          </w:tcPr>
          <w:p w14:paraId="371A9494" w14:textId="67D2210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13.2</w:t>
            </w:r>
          </w:p>
        </w:tc>
        <w:tc>
          <w:tcPr>
            <w:tcW w:w="1559" w:type="dxa"/>
            <w:vAlign w:val="bottom"/>
          </w:tcPr>
          <w:p w14:paraId="7E56EC7E" w14:textId="03495BEA"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42.9</w:t>
            </w:r>
          </w:p>
        </w:tc>
      </w:tr>
      <w:tr w:rsidR="00865C95" w:rsidRPr="007D4B70" w14:paraId="378BCEA2" w14:textId="77777777">
        <w:trPr>
          <w:trHeight w:val="283"/>
          <w:ins w:id="400" w:author="jys083177@gmail.com" w:date="2025-11-12T14:44:00Z"/>
        </w:trPr>
        <w:tc>
          <w:tcPr>
            <w:tcW w:w="827" w:type="dxa"/>
            <w:vAlign w:val="center"/>
          </w:tcPr>
          <w:p w14:paraId="6CBAB6A5" w14:textId="77777777" w:rsidR="00865C95" w:rsidRPr="007D4B70" w:rsidRDefault="00865C95">
            <w:pPr>
              <w:wordWrap/>
              <w:jc w:val="both"/>
              <w:rPr>
                <w:ins w:id="401" w:author="jys083177@gmail.com" w:date="2025-11-12T14:44:00Z" w16du:dateUtc="2025-11-12T05:44:00Z"/>
                <w:rFonts w:ascii="Batang" w:eastAsia="Batang" w:hAnsi="Batang" w:cs="Times New Roman"/>
              </w:rPr>
            </w:pPr>
            <w:ins w:id="402" w:author="jys083177@gmail.com" w:date="2025-11-12T14:44:00Z" w16du:dateUtc="2025-11-12T05:44:00Z">
              <w:r>
                <w:rPr>
                  <w:rFonts w:ascii="Batang" w:eastAsia="Batang" w:hAnsi="Batang" w:cs="Times New Roman"/>
                </w:rPr>
                <w:t>40</w:t>
              </w:r>
            </w:ins>
          </w:p>
        </w:tc>
        <w:tc>
          <w:tcPr>
            <w:tcW w:w="1723" w:type="dxa"/>
            <w:vAlign w:val="center"/>
          </w:tcPr>
          <w:p w14:paraId="51FDD1B3" w14:textId="77777777" w:rsidR="00865C95" w:rsidRPr="007D4B70" w:rsidRDefault="00865C95">
            <w:pPr>
              <w:wordWrap/>
              <w:jc w:val="both"/>
              <w:rPr>
                <w:ins w:id="403" w:author="jys083177@gmail.com" w:date="2025-11-12T14:44:00Z" w16du:dateUtc="2025-11-12T05:44:00Z"/>
                <w:rFonts w:ascii="Batang" w:eastAsia="Batang" w:hAnsi="Batang" w:cs="Times New Roman"/>
              </w:rPr>
            </w:pPr>
            <w:ins w:id="404" w:author="jys083177@gmail.com" w:date="2025-11-12T14:44:00Z" w16du:dateUtc="2025-11-12T05:44:00Z">
              <w:r>
                <w:rPr>
                  <w:rFonts w:ascii="Batang" w:eastAsia="Batang" w:hAnsi="Batang" w:cs="Times New Roman"/>
                </w:rPr>
                <w:t>Financials</w:t>
              </w:r>
            </w:ins>
          </w:p>
        </w:tc>
        <w:tc>
          <w:tcPr>
            <w:tcW w:w="852" w:type="dxa"/>
            <w:vAlign w:val="bottom"/>
          </w:tcPr>
          <w:p w14:paraId="1162A050" w14:textId="3057E219" w:rsidR="00865C95" w:rsidRPr="007D4B70" w:rsidRDefault="004E5B3B">
            <w:pPr>
              <w:wordWrap/>
              <w:jc w:val="right"/>
              <w:rPr>
                <w:ins w:id="4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0.63</w:t>
            </w:r>
          </w:p>
        </w:tc>
        <w:tc>
          <w:tcPr>
            <w:tcW w:w="993" w:type="dxa"/>
            <w:vAlign w:val="bottom"/>
          </w:tcPr>
          <w:p w14:paraId="0FACE034" w14:textId="36899481" w:rsidR="00865C95" w:rsidRPr="007D4B70" w:rsidRDefault="004E5B3B">
            <w:pPr>
              <w:wordWrap/>
              <w:jc w:val="right"/>
              <w:rPr>
                <w:ins w:id="40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15.25</w:t>
            </w:r>
          </w:p>
        </w:tc>
        <w:tc>
          <w:tcPr>
            <w:tcW w:w="708" w:type="dxa"/>
            <w:vAlign w:val="bottom"/>
          </w:tcPr>
          <w:p w14:paraId="7621D4C6" w14:textId="5712E4EA" w:rsidR="00865C95" w:rsidRPr="007D4B70" w:rsidRDefault="004E5B3B">
            <w:pPr>
              <w:wordWrap/>
              <w:jc w:val="right"/>
              <w:rPr>
                <w:ins w:id="40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w:t>
            </w:r>
          </w:p>
        </w:tc>
        <w:tc>
          <w:tcPr>
            <w:tcW w:w="851" w:type="dxa"/>
            <w:vAlign w:val="bottom"/>
          </w:tcPr>
          <w:p w14:paraId="0AEC9E61" w14:textId="0AE4CCDD" w:rsidR="00865C95" w:rsidRPr="007D4B70" w:rsidRDefault="004E5B3B">
            <w:pPr>
              <w:wordWrap/>
              <w:jc w:val="right"/>
              <w:rPr>
                <w:ins w:id="40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13.25</w:t>
            </w:r>
          </w:p>
        </w:tc>
        <w:tc>
          <w:tcPr>
            <w:tcW w:w="992" w:type="dxa"/>
            <w:vAlign w:val="bottom"/>
          </w:tcPr>
          <w:p w14:paraId="328498D3" w14:textId="0693E453" w:rsidR="00865C95" w:rsidRPr="007D4B70" w:rsidRDefault="004E5B3B">
            <w:pPr>
              <w:wordWrap/>
              <w:jc w:val="right"/>
              <w:rPr>
                <w:ins w:id="40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4.05</w:t>
            </w:r>
          </w:p>
        </w:tc>
        <w:tc>
          <w:tcPr>
            <w:tcW w:w="851" w:type="dxa"/>
            <w:vAlign w:val="bottom"/>
          </w:tcPr>
          <w:p w14:paraId="4F261361" w14:textId="72AAF3C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18.15</w:t>
            </w:r>
          </w:p>
        </w:tc>
        <w:tc>
          <w:tcPr>
            <w:tcW w:w="1559" w:type="dxa"/>
            <w:vAlign w:val="bottom"/>
          </w:tcPr>
          <w:p w14:paraId="5B9B326C" w14:textId="235813C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19B642BC" w14:textId="77777777">
        <w:trPr>
          <w:trHeight w:val="560"/>
          <w:ins w:id="410" w:author="jys083177@gmail.com" w:date="2025-11-12T14:44:00Z"/>
        </w:trPr>
        <w:tc>
          <w:tcPr>
            <w:tcW w:w="827" w:type="dxa"/>
            <w:vAlign w:val="center"/>
          </w:tcPr>
          <w:p w14:paraId="0953CFFE" w14:textId="77777777" w:rsidR="00865C95" w:rsidRPr="007D4B70" w:rsidRDefault="00865C95">
            <w:pPr>
              <w:wordWrap/>
              <w:jc w:val="both"/>
              <w:rPr>
                <w:ins w:id="411" w:author="jys083177@gmail.com" w:date="2025-11-12T14:44:00Z" w16du:dateUtc="2025-11-12T05:44:00Z"/>
                <w:rFonts w:ascii="Batang" w:eastAsia="Batang" w:hAnsi="Batang" w:cs="Times New Roman"/>
              </w:rPr>
            </w:pPr>
            <w:ins w:id="412" w:author="jys083177@gmail.com" w:date="2025-11-12T14:44:00Z" w16du:dateUtc="2025-11-12T05:44:00Z">
              <w:r>
                <w:rPr>
                  <w:rFonts w:ascii="Batang" w:eastAsia="Batang" w:hAnsi="Batang" w:cs="Times New Roman"/>
                </w:rPr>
                <w:t>45</w:t>
              </w:r>
            </w:ins>
          </w:p>
        </w:tc>
        <w:tc>
          <w:tcPr>
            <w:tcW w:w="1723" w:type="dxa"/>
            <w:vAlign w:val="center"/>
          </w:tcPr>
          <w:p w14:paraId="6F5F0668" w14:textId="77777777" w:rsidR="00865C95" w:rsidRPr="007D4B70" w:rsidRDefault="00865C95">
            <w:pPr>
              <w:wordWrap/>
              <w:jc w:val="both"/>
              <w:rPr>
                <w:ins w:id="413" w:author="jys083177@gmail.com" w:date="2025-11-12T14:44:00Z" w16du:dateUtc="2025-11-12T05:44:00Z"/>
                <w:rFonts w:ascii="Batang" w:eastAsia="Batang" w:hAnsi="Batang" w:cs="Times New Roman"/>
              </w:rPr>
            </w:pPr>
            <w:ins w:id="414" w:author="jys083177@gmail.com" w:date="2025-11-12T14:44:00Z" w16du:dateUtc="2025-11-12T05:44:00Z">
              <w:r>
                <w:rPr>
                  <w:rFonts w:ascii="Batang" w:eastAsia="Batang" w:hAnsi="Batang" w:cs="Times New Roman"/>
                </w:rPr>
                <w:t>Information Technology</w:t>
              </w:r>
            </w:ins>
          </w:p>
        </w:tc>
        <w:tc>
          <w:tcPr>
            <w:tcW w:w="852" w:type="dxa"/>
            <w:vAlign w:val="bottom"/>
          </w:tcPr>
          <w:p w14:paraId="2B85BA65" w14:textId="04FABEF0" w:rsidR="00865C95" w:rsidRPr="007D4B70" w:rsidRDefault="004E5B3B">
            <w:pPr>
              <w:wordWrap/>
              <w:jc w:val="right"/>
              <w:rPr>
                <w:ins w:id="4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0.15</w:t>
            </w:r>
          </w:p>
        </w:tc>
        <w:tc>
          <w:tcPr>
            <w:tcW w:w="993" w:type="dxa"/>
            <w:vAlign w:val="bottom"/>
          </w:tcPr>
          <w:p w14:paraId="444C7CD9" w14:textId="227BBF47" w:rsidR="00865C95" w:rsidRPr="007D4B70" w:rsidRDefault="004E5B3B">
            <w:pPr>
              <w:wordWrap/>
              <w:jc w:val="right"/>
              <w:rPr>
                <w:ins w:id="41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39.99</w:t>
            </w:r>
          </w:p>
        </w:tc>
        <w:tc>
          <w:tcPr>
            <w:tcW w:w="708" w:type="dxa"/>
            <w:vAlign w:val="bottom"/>
          </w:tcPr>
          <w:p w14:paraId="455E6799" w14:textId="0065C237" w:rsidR="00865C95" w:rsidRPr="007D4B70" w:rsidRDefault="004E5B3B">
            <w:pPr>
              <w:wordWrap/>
              <w:jc w:val="right"/>
              <w:rPr>
                <w:ins w:id="41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16.7</w:t>
            </w:r>
          </w:p>
        </w:tc>
        <w:tc>
          <w:tcPr>
            <w:tcW w:w="851" w:type="dxa"/>
            <w:vAlign w:val="bottom"/>
          </w:tcPr>
          <w:p w14:paraId="51B93F75" w14:textId="5AD86D07" w:rsidR="00865C95" w:rsidRPr="007D4B70" w:rsidRDefault="004E5B3B">
            <w:pPr>
              <w:wordWrap/>
              <w:jc w:val="right"/>
              <w:rPr>
                <w:ins w:id="41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23.9</w:t>
            </w:r>
          </w:p>
        </w:tc>
        <w:tc>
          <w:tcPr>
            <w:tcW w:w="992" w:type="dxa"/>
            <w:vAlign w:val="bottom"/>
          </w:tcPr>
          <w:p w14:paraId="4AC45467" w14:textId="3BDB9676" w:rsidR="00865C95" w:rsidRPr="007D4B70" w:rsidRDefault="004E5B3B">
            <w:pPr>
              <w:wordWrap/>
              <w:jc w:val="right"/>
              <w:rPr>
                <w:ins w:id="41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851" w:type="dxa"/>
            <w:vAlign w:val="bottom"/>
          </w:tcPr>
          <w:p w14:paraId="48978E6A" w14:textId="72280AD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17.8</w:t>
            </w:r>
          </w:p>
        </w:tc>
        <w:tc>
          <w:tcPr>
            <w:tcW w:w="1559" w:type="dxa"/>
            <w:vAlign w:val="bottom"/>
          </w:tcPr>
          <w:p w14:paraId="190C15B4" w14:textId="05343851"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37.35</w:t>
            </w:r>
          </w:p>
        </w:tc>
      </w:tr>
      <w:tr w:rsidR="00865C95" w:rsidRPr="007D4B70" w14:paraId="2EBCFF06" w14:textId="77777777">
        <w:trPr>
          <w:trHeight w:val="568"/>
          <w:ins w:id="420" w:author="jys083177@gmail.com" w:date="2025-11-12T14:44:00Z"/>
        </w:trPr>
        <w:tc>
          <w:tcPr>
            <w:tcW w:w="827" w:type="dxa"/>
            <w:vAlign w:val="center"/>
          </w:tcPr>
          <w:p w14:paraId="7B121AFD" w14:textId="77777777" w:rsidR="00865C95" w:rsidRPr="007D4B70" w:rsidRDefault="00865C95">
            <w:pPr>
              <w:wordWrap/>
              <w:jc w:val="both"/>
              <w:rPr>
                <w:ins w:id="421" w:author="jys083177@gmail.com" w:date="2025-11-12T14:44:00Z" w16du:dateUtc="2025-11-12T05:44:00Z"/>
                <w:rFonts w:ascii="Batang" w:eastAsia="Batang" w:hAnsi="Batang" w:cs="Times New Roman"/>
              </w:rPr>
            </w:pPr>
            <w:ins w:id="422" w:author="jys083177@gmail.com" w:date="2025-11-12T14:44:00Z" w16du:dateUtc="2025-11-12T05:44:00Z">
              <w:r>
                <w:rPr>
                  <w:rFonts w:ascii="Batang" w:eastAsia="Batang" w:hAnsi="Batang" w:cs="Times New Roman"/>
                </w:rPr>
                <w:t>50</w:t>
              </w:r>
            </w:ins>
          </w:p>
        </w:tc>
        <w:tc>
          <w:tcPr>
            <w:tcW w:w="1723" w:type="dxa"/>
            <w:vAlign w:val="center"/>
          </w:tcPr>
          <w:p w14:paraId="00A24F14" w14:textId="77777777" w:rsidR="00865C95" w:rsidRPr="007D4B70" w:rsidRDefault="00865C95">
            <w:pPr>
              <w:wordWrap/>
              <w:jc w:val="both"/>
              <w:rPr>
                <w:ins w:id="423" w:author="jys083177@gmail.com" w:date="2025-11-12T14:44:00Z" w16du:dateUtc="2025-11-12T05:44:00Z"/>
                <w:rFonts w:ascii="Batang" w:eastAsia="Batang" w:hAnsi="Batang" w:cs="Times New Roman"/>
              </w:rPr>
            </w:pPr>
            <w:ins w:id="424" w:author="jys083177@gmail.com" w:date="2025-11-12T14:44:00Z" w16du:dateUtc="2025-11-12T05:44:00Z">
              <w:r>
                <w:rPr>
                  <w:rFonts w:ascii="Batang" w:eastAsia="Batang" w:hAnsi="Batang" w:cs="Times New Roman"/>
                </w:rPr>
                <w:t>Communication Services</w:t>
              </w:r>
            </w:ins>
          </w:p>
        </w:tc>
        <w:tc>
          <w:tcPr>
            <w:tcW w:w="852" w:type="dxa"/>
            <w:vAlign w:val="bottom"/>
          </w:tcPr>
          <w:p w14:paraId="6DC06CC8" w14:textId="3F61320D" w:rsidR="00865C95" w:rsidRPr="007D4B70" w:rsidRDefault="004E5B3B">
            <w:pPr>
              <w:wordWrap/>
              <w:jc w:val="right"/>
              <w:rPr>
                <w:ins w:id="4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0.47</w:t>
            </w:r>
          </w:p>
        </w:tc>
        <w:tc>
          <w:tcPr>
            <w:tcW w:w="993" w:type="dxa"/>
            <w:vAlign w:val="bottom"/>
          </w:tcPr>
          <w:p w14:paraId="0A1A2F8B" w14:textId="0EC9E029" w:rsidR="00865C95" w:rsidRPr="007D4B70" w:rsidRDefault="004E5B3B">
            <w:pPr>
              <w:wordWrap/>
              <w:jc w:val="right"/>
              <w:rPr>
                <w:ins w:id="42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16.38</w:t>
            </w:r>
          </w:p>
        </w:tc>
        <w:tc>
          <w:tcPr>
            <w:tcW w:w="708" w:type="dxa"/>
            <w:vAlign w:val="bottom"/>
          </w:tcPr>
          <w:p w14:paraId="299EA251" w14:textId="71A94AA6" w:rsidR="00865C95" w:rsidRPr="007D4B70" w:rsidRDefault="004E5B3B">
            <w:pPr>
              <w:wordWrap/>
              <w:jc w:val="right"/>
              <w:rPr>
                <w:ins w:id="42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12.5</w:t>
            </w:r>
          </w:p>
        </w:tc>
        <w:tc>
          <w:tcPr>
            <w:tcW w:w="851" w:type="dxa"/>
            <w:vAlign w:val="bottom"/>
          </w:tcPr>
          <w:p w14:paraId="45C5C774" w14:textId="06A1C6A2" w:rsidR="00865C95" w:rsidRPr="007D4B70" w:rsidRDefault="004E5B3B">
            <w:pPr>
              <w:wordWrap/>
              <w:jc w:val="right"/>
              <w:rPr>
                <w:ins w:id="42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11.3</w:t>
            </w:r>
          </w:p>
        </w:tc>
        <w:tc>
          <w:tcPr>
            <w:tcW w:w="992" w:type="dxa"/>
            <w:vAlign w:val="bottom"/>
          </w:tcPr>
          <w:p w14:paraId="4F8198A9" w14:textId="074DDFF0" w:rsidR="00865C95" w:rsidRPr="007D4B70" w:rsidRDefault="004E5B3B">
            <w:pPr>
              <w:wordWrap/>
              <w:jc w:val="right"/>
              <w:rPr>
                <w:ins w:id="42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21.6</w:t>
            </w:r>
          </w:p>
        </w:tc>
        <w:tc>
          <w:tcPr>
            <w:tcW w:w="851" w:type="dxa"/>
            <w:vAlign w:val="bottom"/>
          </w:tcPr>
          <w:p w14:paraId="6A334A49" w14:textId="5194BEAC"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8.6</w:t>
            </w:r>
          </w:p>
        </w:tc>
        <w:tc>
          <w:tcPr>
            <w:tcW w:w="1559" w:type="dxa"/>
            <w:vAlign w:val="bottom"/>
          </w:tcPr>
          <w:p w14:paraId="59F52C06" w14:textId="5263A71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57.2</w:t>
            </w:r>
          </w:p>
        </w:tc>
      </w:tr>
      <w:tr w:rsidR="00865C95" w:rsidRPr="007D4B70" w14:paraId="36E4720B" w14:textId="77777777">
        <w:trPr>
          <w:trHeight w:val="275"/>
          <w:ins w:id="430" w:author="jys083177@gmail.com" w:date="2025-11-12T14:44:00Z"/>
        </w:trPr>
        <w:tc>
          <w:tcPr>
            <w:tcW w:w="827" w:type="dxa"/>
            <w:vAlign w:val="center"/>
          </w:tcPr>
          <w:p w14:paraId="285D7525" w14:textId="77777777" w:rsidR="00865C95" w:rsidRPr="007D4B70" w:rsidRDefault="00865C95">
            <w:pPr>
              <w:wordWrap/>
              <w:jc w:val="both"/>
              <w:rPr>
                <w:ins w:id="431" w:author="jys083177@gmail.com" w:date="2025-11-12T14:44:00Z" w16du:dateUtc="2025-11-12T05:44:00Z"/>
                <w:rFonts w:ascii="Batang" w:eastAsia="Batang" w:hAnsi="Batang" w:cs="Times New Roman"/>
              </w:rPr>
            </w:pPr>
            <w:ins w:id="432" w:author="jys083177@gmail.com" w:date="2025-11-12T14:44:00Z" w16du:dateUtc="2025-11-12T05:44:00Z">
              <w:r>
                <w:rPr>
                  <w:rFonts w:ascii="Batang" w:eastAsia="Batang" w:hAnsi="Batang" w:cs="Times New Roman"/>
                </w:rPr>
                <w:t>55</w:t>
              </w:r>
            </w:ins>
          </w:p>
        </w:tc>
        <w:tc>
          <w:tcPr>
            <w:tcW w:w="1723" w:type="dxa"/>
            <w:vAlign w:val="center"/>
          </w:tcPr>
          <w:p w14:paraId="2463E65B" w14:textId="77777777" w:rsidR="00865C95" w:rsidRPr="007D4B70" w:rsidRDefault="00865C95">
            <w:pPr>
              <w:wordWrap/>
              <w:jc w:val="both"/>
              <w:rPr>
                <w:ins w:id="433" w:author="jys083177@gmail.com" w:date="2025-11-12T14:44:00Z" w16du:dateUtc="2025-11-12T05:44:00Z"/>
                <w:rFonts w:ascii="Batang" w:eastAsia="Batang" w:hAnsi="Batang" w:cs="Times New Roman"/>
              </w:rPr>
            </w:pPr>
            <w:ins w:id="434" w:author="jys083177@gmail.com" w:date="2025-11-12T14:44:00Z" w16du:dateUtc="2025-11-12T05:44:00Z">
              <w:r>
                <w:rPr>
                  <w:rFonts w:ascii="Batang" w:eastAsia="Batang" w:hAnsi="Batang" w:cs="Times New Roman"/>
                </w:rPr>
                <w:t>Utilities</w:t>
              </w:r>
            </w:ins>
          </w:p>
        </w:tc>
        <w:tc>
          <w:tcPr>
            <w:tcW w:w="852" w:type="dxa"/>
            <w:vAlign w:val="bottom"/>
          </w:tcPr>
          <w:p w14:paraId="278909B3" w14:textId="540D4E88" w:rsidR="00865C95" w:rsidRPr="007D4B70" w:rsidRDefault="004E5B3B">
            <w:pPr>
              <w:wordWrap/>
              <w:jc w:val="right"/>
              <w:rPr>
                <w:ins w:id="4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0.66</w:t>
            </w:r>
          </w:p>
        </w:tc>
        <w:tc>
          <w:tcPr>
            <w:tcW w:w="993" w:type="dxa"/>
            <w:vAlign w:val="bottom"/>
          </w:tcPr>
          <w:p w14:paraId="4F45ED4C" w14:textId="1D8A8DF3" w:rsidR="00865C95" w:rsidRPr="007D4B70" w:rsidRDefault="004E5B3B">
            <w:pPr>
              <w:wordWrap/>
              <w:jc w:val="right"/>
              <w:rPr>
                <w:ins w:id="43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25.3</w:t>
            </w:r>
          </w:p>
        </w:tc>
        <w:tc>
          <w:tcPr>
            <w:tcW w:w="708" w:type="dxa"/>
            <w:vAlign w:val="bottom"/>
          </w:tcPr>
          <w:p w14:paraId="48AD4B35" w14:textId="6774753F" w:rsidR="00865C95" w:rsidRPr="007D4B70" w:rsidRDefault="004E5B3B">
            <w:pPr>
              <w:wordWrap/>
              <w:jc w:val="right"/>
              <w:rPr>
                <w:ins w:id="43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7.5</w:t>
            </w:r>
          </w:p>
        </w:tc>
        <w:tc>
          <w:tcPr>
            <w:tcW w:w="851" w:type="dxa"/>
            <w:vAlign w:val="bottom"/>
          </w:tcPr>
          <w:p w14:paraId="3B2B1ED9" w14:textId="79C2E725" w:rsidR="00865C95" w:rsidRPr="007D4B70" w:rsidRDefault="004E5B3B">
            <w:pPr>
              <w:wordWrap/>
              <w:jc w:val="right"/>
              <w:rPr>
                <w:ins w:id="43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7.7</w:t>
            </w:r>
          </w:p>
        </w:tc>
        <w:tc>
          <w:tcPr>
            <w:tcW w:w="992" w:type="dxa"/>
            <w:vAlign w:val="bottom"/>
          </w:tcPr>
          <w:p w14:paraId="004B4892" w14:textId="452A80E9" w:rsidR="00865C95" w:rsidRPr="007D4B70" w:rsidRDefault="004E5B3B">
            <w:pPr>
              <w:wordWrap/>
              <w:jc w:val="right"/>
              <w:rPr>
                <w:ins w:id="43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7.4</w:t>
            </w:r>
          </w:p>
        </w:tc>
        <w:tc>
          <w:tcPr>
            <w:tcW w:w="851" w:type="dxa"/>
            <w:vAlign w:val="bottom"/>
          </w:tcPr>
          <w:p w14:paraId="1959DFA2" w14:textId="0AA037E6"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11.75</w:t>
            </w:r>
          </w:p>
        </w:tc>
        <w:tc>
          <w:tcPr>
            <w:tcW w:w="1559" w:type="dxa"/>
            <w:vAlign w:val="bottom"/>
          </w:tcPr>
          <w:p w14:paraId="355E57E2" w14:textId="3F8D307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62.95</w:t>
            </w:r>
          </w:p>
        </w:tc>
      </w:tr>
      <w:tr w:rsidR="00865C95" w:rsidRPr="007D4B70" w14:paraId="7228B1A1" w14:textId="77777777">
        <w:trPr>
          <w:trHeight w:val="283"/>
          <w:ins w:id="440" w:author="jys083177@gmail.com" w:date="2025-11-12T14:44:00Z"/>
        </w:trPr>
        <w:tc>
          <w:tcPr>
            <w:tcW w:w="827" w:type="dxa"/>
            <w:vAlign w:val="center"/>
          </w:tcPr>
          <w:p w14:paraId="2141F63D" w14:textId="77777777" w:rsidR="00865C95" w:rsidRPr="007D4B70" w:rsidRDefault="00865C95">
            <w:pPr>
              <w:wordWrap/>
              <w:jc w:val="both"/>
              <w:rPr>
                <w:ins w:id="441" w:author="jys083177@gmail.com" w:date="2025-11-12T14:44:00Z" w16du:dateUtc="2025-11-12T05:44:00Z"/>
                <w:rFonts w:ascii="Batang" w:eastAsia="Batang" w:hAnsi="Batang" w:cs="Times New Roman"/>
              </w:rPr>
            </w:pPr>
            <w:ins w:id="442" w:author="jys083177@gmail.com" w:date="2025-11-12T14:44:00Z" w16du:dateUtc="2025-11-12T05:44:00Z">
              <w:r>
                <w:rPr>
                  <w:rFonts w:ascii="Batang" w:eastAsia="Batang" w:hAnsi="Batang" w:cs="Times New Roman"/>
                </w:rPr>
                <w:t>60</w:t>
              </w:r>
            </w:ins>
          </w:p>
        </w:tc>
        <w:tc>
          <w:tcPr>
            <w:tcW w:w="1723" w:type="dxa"/>
            <w:vAlign w:val="center"/>
          </w:tcPr>
          <w:p w14:paraId="7A904BE3" w14:textId="77777777" w:rsidR="00865C95" w:rsidRPr="007D4B70" w:rsidRDefault="00865C95">
            <w:pPr>
              <w:wordWrap/>
              <w:jc w:val="both"/>
              <w:rPr>
                <w:ins w:id="443" w:author="jys083177@gmail.com" w:date="2025-11-12T14:44:00Z" w16du:dateUtc="2025-11-12T05:44:00Z"/>
                <w:rFonts w:ascii="Batang" w:eastAsia="Batang" w:hAnsi="Batang" w:cs="Times New Roman"/>
              </w:rPr>
            </w:pPr>
            <w:ins w:id="444" w:author="jys083177@gmail.com" w:date="2025-11-12T14:44:00Z" w16du:dateUtc="2025-11-12T05:44:00Z">
              <w:r>
                <w:rPr>
                  <w:rFonts w:ascii="Batang" w:eastAsia="Batang" w:hAnsi="Batang" w:cs="Times New Roman"/>
                </w:rPr>
                <w:t>Real Estate</w:t>
              </w:r>
            </w:ins>
          </w:p>
        </w:tc>
        <w:tc>
          <w:tcPr>
            <w:tcW w:w="852" w:type="dxa"/>
            <w:vAlign w:val="bottom"/>
          </w:tcPr>
          <w:p w14:paraId="0CBC397B" w14:textId="2688609B" w:rsidR="00865C95" w:rsidRPr="007D4B70" w:rsidRDefault="004E5B3B">
            <w:pPr>
              <w:wordWrap/>
              <w:jc w:val="right"/>
              <w:rPr>
                <w:ins w:id="4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0.28</w:t>
            </w:r>
          </w:p>
        </w:tc>
        <w:tc>
          <w:tcPr>
            <w:tcW w:w="993" w:type="dxa"/>
            <w:vAlign w:val="bottom"/>
          </w:tcPr>
          <w:p w14:paraId="2BF5DA75" w14:textId="58EECFF5" w:rsidR="00865C95" w:rsidRPr="007D4B70" w:rsidRDefault="004E5B3B">
            <w:pPr>
              <w:wordWrap/>
              <w:jc w:val="right"/>
              <w:rPr>
                <w:ins w:id="4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59.88</w:t>
            </w:r>
          </w:p>
        </w:tc>
        <w:tc>
          <w:tcPr>
            <w:tcW w:w="708" w:type="dxa"/>
            <w:vAlign w:val="bottom"/>
          </w:tcPr>
          <w:p w14:paraId="11CA8BE1" w14:textId="5CACC5F1" w:rsidR="00865C95" w:rsidRPr="007D4B70" w:rsidRDefault="004E5B3B">
            <w:pPr>
              <w:wordWrap/>
              <w:jc w:val="right"/>
              <w:rPr>
                <w:ins w:id="4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9.8</w:t>
            </w:r>
          </w:p>
        </w:tc>
        <w:tc>
          <w:tcPr>
            <w:tcW w:w="851" w:type="dxa"/>
            <w:vAlign w:val="bottom"/>
          </w:tcPr>
          <w:p w14:paraId="2264F442" w14:textId="6B328384" w:rsidR="00865C95" w:rsidRPr="007D4B70" w:rsidRDefault="004E5B3B">
            <w:pPr>
              <w:wordWrap/>
              <w:jc w:val="right"/>
              <w:rPr>
                <w:ins w:id="4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12.9</w:t>
            </w:r>
          </w:p>
        </w:tc>
        <w:tc>
          <w:tcPr>
            <w:tcW w:w="992" w:type="dxa"/>
            <w:vAlign w:val="bottom"/>
          </w:tcPr>
          <w:p w14:paraId="15FB4053" w14:textId="0BEC5E69" w:rsidR="00865C95" w:rsidRPr="007D4B70" w:rsidRDefault="004E5B3B">
            <w:pPr>
              <w:wordWrap/>
              <w:jc w:val="right"/>
              <w:rPr>
                <w:ins w:id="4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w:t>
            </w:r>
          </w:p>
        </w:tc>
        <w:tc>
          <w:tcPr>
            <w:tcW w:w="851" w:type="dxa"/>
            <w:vAlign w:val="bottom"/>
          </w:tcPr>
          <w:p w14:paraId="18D843B8" w14:textId="05EE949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7.35</w:t>
            </w:r>
          </w:p>
        </w:tc>
        <w:tc>
          <w:tcPr>
            <w:tcW w:w="1559" w:type="dxa"/>
            <w:vAlign w:val="bottom"/>
          </w:tcPr>
          <w:p w14:paraId="1D39E0FB" w14:textId="2CC688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28.9</w:t>
            </w:r>
          </w:p>
        </w:tc>
      </w:tr>
    </w:tbl>
    <w:p w14:paraId="3267C1D9" w14:textId="77777777" w:rsidR="00C40F89" w:rsidRPr="00BB5F7D" w:rsidRDefault="00C40F89" w:rsidP="00C40F89">
      <w:pPr>
        <w:wordWrap/>
        <w:rPr>
          <w:ins w:id="450" w:author="jys083177@gmail.com" w:date="2025-11-12T14:44:00Z" w16du:dateUtc="2025-11-12T05:44:00Z"/>
          <w:rFonts w:ascii="Batang" w:eastAsia="Batang" w:hAnsi="Batang" w:cs="Times New Roman"/>
        </w:rPr>
      </w:pPr>
    </w:p>
    <w:p w14:paraId="31207AD9" w14:textId="071DD0CA" w:rsidR="00AE6B45" w:rsidRPr="00BB5F7D" w:rsidRDefault="00AE6B45" w:rsidP="00AE6B45">
      <w:pPr>
        <w:wordWrap/>
        <w:rPr>
          <w:ins w:id="451" w:author="jys083177@gmail.com" w:date="2025-11-12T14:44:00Z" w16du:dateUtc="2025-11-12T05:44:00Z"/>
          <w:rFonts w:ascii="Batang" w:eastAsia="Batang" w:hAnsi="Batang" w:cs="Times New Roman"/>
        </w:rPr>
      </w:pPr>
      <w:ins w:id="452" w:author="jys083177@gmail.com" w:date="2025-11-12T14:44:00Z" w16du:dateUtc="2025-11-12T05:44:00Z">
        <w:r>
          <w:rPr>
            <w:rFonts w:ascii="Batang" w:eastAsia="Batang" w:hAnsi="Batang" w:cs="Times New Roman"/>
          </w:rPr>
          <w:t xml:space="preserve">Panel </w:t>
        </w:r>
      </w:ins>
      <w:r>
        <w:rPr>
          <w:rFonts w:ascii="Batang" w:eastAsia="Batang" w:hAnsi="Batang" w:cs="Times New Roman" w:hint="eastAsia"/>
        </w:rPr>
        <w:t>C</w:t>
      </w:r>
      <w:ins w:id="453" w:author="jys083177@gmail.com" w:date="2025-11-12T14:44:00Z" w16du:dateUtc="2025-11-12T05:44:00Z">
        <w:r>
          <w:rPr>
            <w:rFonts w:ascii="Batang" w:eastAsia="Batang" w:hAnsi="Batang" w:cs="Times New Roman"/>
          </w:rPr>
          <w:t>: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788"/>
        <w:gridCol w:w="1270"/>
        <w:gridCol w:w="1270"/>
        <w:gridCol w:w="1270"/>
      </w:tblGrid>
      <w:tr w:rsidR="00AE6B45" w:rsidRPr="00320105" w14:paraId="2F5D060F" w14:textId="77777777" w:rsidTr="00473F7D">
        <w:trPr>
          <w:ins w:id="454" w:author="jys083177@gmail.com" w:date="2025-11-12T14:44:00Z"/>
        </w:trPr>
        <w:tc>
          <w:tcPr>
            <w:tcW w:w="4762" w:type="dxa"/>
            <w:tcBorders>
              <w:top w:val="single" w:sz="4" w:space="0" w:color="auto"/>
              <w:bottom w:val="single" w:sz="4" w:space="0" w:color="auto"/>
            </w:tcBorders>
            <w:vAlign w:val="center"/>
          </w:tcPr>
          <w:p w14:paraId="4615A668" w14:textId="77777777" w:rsidR="00AE6B45" w:rsidRPr="00320105" w:rsidRDefault="00AE6B45">
            <w:pPr>
              <w:wordWrap/>
              <w:jc w:val="center"/>
              <w:rPr>
                <w:ins w:id="455" w:author="jys083177@gmail.com" w:date="2025-11-12T14:44:00Z" w16du:dateUtc="2025-11-12T05:44:00Z"/>
                <w:rFonts w:ascii="Batang" w:eastAsia="Batang" w:hAnsi="Batang" w:cs="Times New Roman"/>
              </w:rPr>
            </w:pPr>
            <w:ins w:id="456" w:author="jys083177@gmail.com" w:date="2025-11-12T14:44:00Z" w16du:dateUtc="2025-11-12T05:44:00Z">
              <w:r>
                <w:rPr>
                  <w:rFonts w:ascii="Batang" w:eastAsia="Batang" w:hAnsi="Batang" w:cs="Times New Roman"/>
                </w:rPr>
                <w:t>Variable</w:t>
              </w:r>
            </w:ins>
          </w:p>
        </w:tc>
        <w:tc>
          <w:tcPr>
            <w:tcW w:w="788" w:type="dxa"/>
            <w:tcBorders>
              <w:top w:val="single" w:sz="4" w:space="0" w:color="auto"/>
              <w:bottom w:val="single" w:sz="4" w:space="0" w:color="auto"/>
            </w:tcBorders>
            <w:vAlign w:val="center"/>
          </w:tcPr>
          <w:p w14:paraId="479DB9E0" w14:textId="77777777" w:rsidR="00AE6B45" w:rsidRPr="00320105" w:rsidRDefault="00AE6B45">
            <w:pPr>
              <w:wordWrap/>
              <w:jc w:val="center"/>
              <w:rPr>
                <w:ins w:id="457" w:author="jys083177@gmail.com" w:date="2025-11-12T14:44:00Z" w16du:dateUtc="2025-11-12T05:44:00Z"/>
                <w:rFonts w:ascii="Batang" w:eastAsia="Batang" w:hAnsi="Batang" w:cs="Times New Roman"/>
              </w:rPr>
            </w:pPr>
            <w:ins w:id="458" w:author="jys083177@gmail.com" w:date="2025-11-12T14:44:00Z" w16du:dateUtc="2025-11-12T05:44:00Z">
              <w:r>
                <w:rPr>
                  <w:rFonts w:ascii="Batang" w:eastAsia="Batang" w:hAnsi="Batang" w:cs="Times New Roman"/>
                </w:rPr>
                <w:t>Mean</w:t>
              </w:r>
            </w:ins>
          </w:p>
        </w:tc>
        <w:tc>
          <w:tcPr>
            <w:tcW w:w="1270" w:type="dxa"/>
            <w:tcBorders>
              <w:top w:val="single" w:sz="4" w:space="0" w:color="auto"/>
              <w:bottom w:val="single" w:sz="4" w:space="0" w:color="auto"/>
            </w:tcBorders>
            <w:vAlign w:val="center"/>
          </w:tcPr>
          <w:p w14:paraId="08F094E7" w14:textId="77777777" w:rsidR="00AE6B45" w:rsidRPr="00320105" w:rsidRDefault="00AE6B45">
            <w:pPr>
              <w:wordWrap/>
              <w:jc w:val="center"/>
              <w:rPr>
                <w:ins w:id="459" w:author="jys083177@gmail.com" w:date="2025-11-12T14:44:00Z" w16du:dateUtc="2025-11-12T05:44:00Z"/>
                <w:rFonts w:ascii="Batang" w:eastAsia="Batang" w:hAnsi="Batang" w:cs="Times New Roman"/>
              </w:rPr>
            </w:pPr>
            <w:ins w:id="460" w:author="jys083177@gmail.com" w:date="2025-11-12T14:44:00Z" w16du:dateUtc="2025-11-12T05:44:00Z">
              <w:r>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108D232F" w14:textId="77777777" w:rsidR="00AE6B45" w:rsidRPr="00320105" w:rsidRDefault="00AE6B45">
            <w:pPr>
              <w:wordWrap/>
              <w:jc w:val="center"/>
              <w:rPr>
                <w:ins w:id="461" w:author="jys083177@gmail.com" w:date="2025-11-12T14:44:00Z" w16du:dateUtc="2025-11-12T05:44:00Z"/>
                <w:rFonts w:ascii="Batang" w:eastAsia="Batang" w:hAnsi="Batang" w:cs="Times New Roman"/>
              </w:rPr>
            </w:pPr>
            <w:ins w:id="462" w:author="jys083177@gmail.com" w:date="2025-11-12T14:44:00Z" w16du:dateUtc="2025-11-12T05:44:00Z">
              <w:r>
                <w:rPr>
                  <w:rFonts w:ascii="Batang" w:eastAsia="Batang" w:hAnsi="Batang" w:cs="Times New Roman"/>
                </w:rPr>
                <w:t>Min</w:t>
              </w:r>
            </w:ins>
          </w:p>
        </w:tc>
        <w:tc>
          <w:tcPr>
            <w:tcW w:w="1270" w:type="dxa"/>
            <w:tcBorders>
              <w:top w:val="single" w:sz="4" w:space="0" w:color="auto"/>
              <w:bottom w:val="single" w:sz="4" w:space="0" w:color="auto"/>
            </w:tcBorders>
            <w:vAlign w:val="center"/>
          </w:tcPr>
          <w:p w14:paraId="118B7D92" w14:textId="77777777" w:rsidR="00AE6B45" w:rsidRPr="00320105" w:rsidRDefault="00AE6B45">
            <w:pPr>
              <w:wordWrap/>
              <w:jc w:val="center"/>
              <w:rPr>
                <w:ins w:id="463" w:author="jys083177@gmail.com" w:date="2025-11-12T14:44:00Z" w16du:dateUtc="2025-11-12T05:44:00Z"/>
                <w:rFonts w:ascii="Batang" w:eastAsia="Batang" w:hAnsi="Batang" w:cs="Times New Roman"/>
              </w:rPr>
            </w:pPr>
            <w:ins w:id="464" w:author="jys083177@gmail.com" w:date="2025-11-12T14:44:00Z" w16du:dateUtc="2025-11-12T05:44:00Z">
              <w:r>
                <w:rPr>
                  <w:rFonts w:ascii="Batang" w:eastAsia="Batang" w:hAnsi="Batang" w:cs="Times New Roman"/>
                </w:rPr>
                <w:t>Max</w:t>
              </w:r>
            </w:ins>
          </w:p>
        </w:tc>
      </w:tr>
      <w:tr w:rsidR="00AE6B45" w:rsidRPr="00320105" w14:paraId="1226B81B" w14:textId="77777777">
        <w:trPr>
          <w:ins w:id="465" w:author="jys083177@gmail.com" w:date="2025-11-12T14:44:00Z"/>
        </w:trPr>
        <w:tc>
          <w:tcPr>
            <w:tcW w:w="4762" w:type="dxa"/>
            <w:tcBorders>
              <w:top w:val="single" w:sz="4" w:space="0" w:color="auto"/>
            </w:tcBorders>
          </w:tcPr>
          <w:p w14:paraId="1EBE33E2" w14:textId="77777777" w:rsidR="00AE6B45" w:rsidRPr="00320105" w:rsidRDefault="00AE6B45">
            <w:pPr>
              <w:wordWrap/>
              <w:rPr>
                <w:ins w:id="466" w:author="jys083177@gmail.com" w:date="2025-11-12T14:44:00Z" w16du:dateUtc="2025-11-12T05:44:00Z"/>
                <w:rFonts w:ascii="Batang" w:eastAsia="Batang" w:hAnsi="Batang" w:cs="Times New Roman"/>
              </w:rPr>
            </w:pPr>
            <w:ins w:id="467" w:author="jys083177@gmail.com" w:date="2025-11-12T14:44:00Z" w16du:dateUtc="2025-11-12T05:44:00Z">
              <w:r>
                <w:rPr>
                  <w:rFonts w:ascii="Batang" w:eastAsia="Batang" w:hAnsi="Batang" w:cs="Times New Roman"/>
                </w:rPr>
                <w:t>Federal Funds Rate (%)</w:t>
              </w:r>
            </w:ins>
          </w:p>
        </w:tc>
        <w:tc>
          <w:tcPr>
            <w:tcW w:w="788" w:type="dxa"/>
            <w:tcBorders>
              <w:top w:val="single" w:sz="4" w:space="0" w:color="auto"/>
            </w:tcBorders>
            <w:vAlign w:val="bottom"/>
          </w:tcPr>
          <w:p w14:paraId="01D9350E" w14:textId="5BEFC748" w:rsidR="00AE6B45" w:rsidRPr="00320105" w:rsidRDefault="00321215">
            <w:pPr>
              <w:wordWrap/>
              <w:jc w:val="right"/>
              <w:rPr>
                <w:ins w:id="4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2.46</w:t>
            </w:r>
          </w:p>
        </w:tc>
        <w:tc>
          <w:tcPr>
            <w:tcW w:w="1270" w:type="dxa"/>
            <w:tcBorders>
              <w:top w:val="single" w:sz="4" w:space="0" w:color="auto"/>
            </w:tcBorders>
            <w:vAlign w:val="bottom"/>
          </w:tcPr>
          <w:p w14:paraId="04D5064C" w14:textId="18BCF3CB" w:rsidR="00AE6B45" w:rsidRPr="00320105" w:rsidRDefault="00321215">
            <w:pPr>
              <w:wordWrap/>
              <w:jc w:val="right"/>
              <w:rPr>
                <w:ins w:id="4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2.34</w:t>
            </w:r>
          </w:p>
        </w:tc>
        <w:tc>
          <w:tcPr>
            <w:tcW w:w="1270" w:type="dxa"/>
            <w:tcBorders>
              <w:top w:val="single" w:sz="4" w:space="0" w:color="auto"/>
            </w:tcBorders>
            <w:vAlign w:val="bottom"/>
          </w:tcPr>
          <w:p w14:paraId="7B5F4B87" w14:textId="23E17609" w:rsidR="00AE6B45" w:rsidRPr="00320105" w:rsidRDefault="00321215">
            <w:pPr>
              <w:wordWrap/>
              <w:jc w:val="right"/>
              <w:rPr>
                <w:ins w:id="47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0.05</w:t>
            </w:r>
          </w:p>
        </w:tc>
        <w:tc>
          <w:tcPr>
            <w:tcW w:w="1270" w:type="dxa"/>
            <w:tcBorders>
              <w:top w:val="single" w:sz="4" w:space="0" w:color="auto"/>
            </w:tcBorders>
            <w:vAlign w:val="bottom"/>
          </w:tcPr>
          <w:p w14:paraId="11E17A8A" w14:textId="1B79EF18" w:rsidR="00AE6B45" w:rsidRPr="00320105" w:rsidRDefault="00321215">
            <w:pPr>
              <w:wordWrap/>
              <w:jc w:val="right"/>
              <w:rPr>
                <w:ins w:id="47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5.33</w:t>
            </w:r>
          </w:p>
        </w:tc>
      </w:tr>
      <w:tr w:rsidR="00AE6B45" w:rsidRPr="00320105" w14:paraId="5FBEAC06" w14:textId="77777777">
        <w:trPr>
          <w:ins w:id="472" w:author="jys083177@gmail.com" w:date="2025-11-12T14:44:00Z"/>
        </w:trPr>
        <w:tc>
          <w:tcPr>
            <w:tcW w:w="4762" w:type="dxa"/>
          </w:tcPr>
          <w:p w14:paraId="7271B195" w14:textId="5335A38E" w:rsidR="00AE6B45" w:rsidRPr="00320105" w:rsidRDefault="00214A75">
            <w:pPr>
              <w:wordWrap/>
              <w:rPr>
                <w:ins w:id="473" w:author="jys083177@gmail.com" w:date="2025-11-12T14:44:00Z" w16du:dateUtc="2025-11-12T05:44:00Z"/>
                <w:rFonts w:ascii="Batang" w:eastAsia="Batang" w:hAnsi="Batang" w:cs="Times New Roman"/>
              </w:rPr>
            </w:pPr>
            <w:r>
              <w:rPr>
                <w:rFonts w:ascii="Batang" w:eastAsia="Batang" w:hAnsi="Batang" w:cs="Times New Roman"/>
              </w:rPr>
              <w:t>Consumer Price Index (CPI, Index 1982–84=100)</w:t>
            </w:r>
          </w:p>
        </w:tc>
        <w:tc>
          <w:tcPr>
            <w:tcW w:w="788" w:type="dxa"/>
            <w:vAlign w:val="bottom"/>
          </w:tcPr>
          <w:p w14:paraId="0EB68FCD" w14:textId="2FD62B8F" w:rsidR="00AE6B45" w:rsidRPr="00320105" w:rsidRDefault="00321215">
            <w:pPr>
              <w:wordWrap/>
              <w:jc w:val="right"/>
              <w:rPr>
                <w:ins w:id="4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4.21</w:t>
            </w:r>
          </w:p>
        </w:tc>
        <w:tc>
          <w:tcPr>
            <w:tcW w:w="1270" w:type="dxa"/>
            <w:vAlign w:val="bottom"/>
          </w:tcPr>
          <w:p w14:paraId="0CB769E4" w14:textId="4651DD7F" w:rsidR="00AE6B45" w:rsidRPr="00320105" w:rsidRDefault="00321215">
            <w:pPr>
              <w:wordWrap/>
              <w:jc w:val="right"/>
              <w:rPr>
                <w:ins w:id="4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w:t>
            </w:r>
          </w:p>
        </w:tc>
        <w:tc>
          <w:tcPr>
            <w:tcW w:w="1270" w:type="dxa"/>
            <w:vAlign w:val="bottom"/>
          </w:tcPr>
          <w:p w14:paraId="73660F11" w14:textId="4DAB3517" w:rsidR="00AE6B45" w:rsidRPr="00320105" w:rsidRDefault="00321215">
            <w:pPr>
              <w:wordWrap/>
              <w:jc w:val="right"/>
              <w:rPr>
                <w:ins w:id="4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w:t>
            </w:r>
          </w:p>
        </w:tc>
        <w:tc>
          <w:tcPr>
            <w:tcW w:w="1270" w:type="dxa"/>
            <w:vAlign w:val="bottom"/>
          </w:tcPr>
          <w:p w14:paraId="2D5CE4B5" w14:textId="3C209909" w:rsidR="00AE6B45" w:rsidRPr="00320105" w:rsidRDefault="00321215">
            <w:pPr>
              <w:wordWrap/>
              <w:jc w:val="right"/>
              <w:rPr>
                <w:ins w:id="4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w:t>
            </w:r>
          </w:p>
        </w:tc>
      </w:tr>
      <w:tr w:rsidR="00321215" w:rsidRPr="00320105" w14:paraId="6F43B218" w14:textId="77777777">
        <w:tc>
          <w:tcPr>
            <w:tcW w:w="4762" w:type="dxa"/>
          </w:tcPr>
          <w:p w14:paraId="350DFF94" w14:textId="57897227" w:rsidR="00321215" w:rsidRPr="00214A75" w:rsidRDefault="00321215" w:rsidP="00321215">
            <w:pPr>
              <w:wordWrap/>
              <w:rPr>
                <w:rFonts w:ascii="Batang" w:eastAsia="Batang" w:hAnsi="Batang" w:cs="Times New Roman"/>
              </w:rPr>
            </w:pPr>
            <w:r>
              <w:rPr>
                <w:rFonts w:ascii="Batang" w:eastAsia="Batang" w:hAnsi="Batang" w:cs="Times New Roman"/>
              </w:rPr>
              <w:t>U.S. Private Fixed Investment (CAPEX, YoY, %)</w:t>
            </w:r>
          </w:p>
        </w:tc>
        <w:tc>
          <w:tcPr>
            <w:tcW w:w="788" w:type="dxa"/>
            <w:vAlign w:val="bottom"/>
          </w:tcPr>
          <w:p w14:paraId="7512922D" w14:textId="499BB467" w:rsidR="00321215" w:rsidRPr="00BC0DD8" w:rsidRDefault="00321215" w:rsidP="00321215">
            <w:pPr>
              <w:wordWrap/>
              <w:jc w:val="right"/>
            </w:pPr>
            <w:r>
              <w:rPr>
                <w:rFonts w:ascii="Malgun Gothic" w:eastAsia="Malgun Gothic" w:hAnsi="Malgun Gothic" w:hint="eastAsia"/>
                <w:color w:val="000000"/>
                <w:szCs w:val="22"/>
              </w:rPr>
              <w:t>5.39</w:t>
            </w:r>
          </w:p>
        </w:tc>
        <w:tc>
          <w:tcPr>
            <w:tcW w:w="1270" w:type="dxa"/>
            <w:vAlign w:val="bottom"/>
          </w:tcPr>
          <w:p w14:paraId="647EB824" w14:textId="7564ADDA" w:rsidR="00321215" w:rsidRPr="00BC0DD8" w:rsidRDefault="00321215" w:rsidP="00321215">
            <w:pPr>
              <w:wordWrap/>
              <w:jc w:val="right"/>
            </w:pPr>
            <w:r>
              <w:rPr>
                <w:rFonts w:ascii="Malgun Gothic" w:eastAsia="Malgun Gothic" w:hAnsi="Malgun Gothic" w:hint="eastAsia"/>
                <w:color w:val="000000"/>
                <w:szCs w:val="22"/>
              </w:rPr>
              <w:t>25.82</w:t>
            </w:r>
          </w:p>
        </w:tc>
        <w:tc>
          <w:tcPr>
            <w:tcW w:w="1270" w:type="dxa"/>
            <w:vAlign w:val="bottom"/>
          </w:tcPr>
          <w:p w14:paraId="6C6B1737" w14:textId="326E8D9D" w:rsidR="00321215" w:rsidRPr="00BC0DD8" w:rsidRDefault="00321215" w:rsidP="00321215">
            <w:pPr>
              <w:wordWrap/>
              <w:jc w:val="right"/>
            </w:pPr>
            <w:r>
              <w:rPr>
                <w:rFonts w:ascii="Malgun Gothic" w:eastAsia="Malgun Gothic" w:hAnsi="Malgun Gothic" w:hint="eastAsia"/>
                <w:color w:val="000000"/>
                <w:szCs w:val="22"/>
              </w:rPr>
              <w:t>-45.17</w:t>
            </w:r>
          </w:p>
        </w:tc>
        <w:tc>
          <w:tcPr>
            <w:tcW w:w="1270" w:type="dxa"/>
            <w:vAlign w:val="bottom"/>
          </w:tcPr>
          <w:p w14:paraId="63668686" w14:textId="563B9EF8" w:rsidR="00321215" w:rsidRPr="00BC0DD8" w:rsidRDefault="00321215" w:rsidP="00321215">
            <w:pPr>
              <w:wordWrap/>
              <w:jc w:val="right"/>
            </w:pPr>
            <w:r>
              <w:rPr>
                <w:rFonts w:ascii="Malgun Gothic" w:eastAsia="Malgun Gothic" w:hAnsi="Malgun Gothic" w:hint="eastAsia"/>
                <w:color w:val="000000"/>
                <w:szCs w:val="22"/>
              </w:rPr>
              <w:t>98.61</w:t>
            </w:r>
          </w:p>
        </w:tc>
      </w:tr>
      <w:tr w:rsidR="00AE6B45" w:rsidRPr="00320105" w14:paraId="182856E5" w14:textId="77777777">
        <w:trPr>
          <w:ins w:id="478" w:author="jys083177@gmail.com" w:date="2025-11-12T14:44:00Z"/>
        </w:trPr>
        <w:tc>
          <w:tcPr>
            <w:tcW w:w="4762" w:type="dxa"/>
          </w:tcPr>
          <w:p w14:paraId="30DA4BD4" w14:textId="49E6AAC7" w:rsidR="00AE6B45" w:rsidRPr="00320105" w:rsidRDefault="00214A75">
            <w:pPr>
              <w:wordWrap/>
              <w:rPr>
                <w:ins w:id="479" w:author="jys083177@gmail.com" w:date="2025-11-12T14:44:00Z" w16du:dateUtc="2025-11-12T05:44:00Z"/>
                <w:rFonts w:ascii="Batang" w:eastAsia="Batang" w:hAnsi="Batang" w:cs="Times New Roman"/>
              </w:rPr>
            </w:pPr>
            <w:r>
              <w:rPr>
                <w:rFonts w:ascii="Batang" w:eastAsia="Batang" w:hAnsi="Batang" w:cs="Times New Roman"/>
              </w:rPr>
              <w:t>Term Spread (10Y–2Y Treasury Yield, %)</w:t>
            </w:r>
          </w:p>
        </w:tc>
        <w:tc>
          <w:tcPr>
            <w:tcW w:w="788" w:type="dxa"/>
            <w:vAlign w:val="bottom"/>
          </w:tcPr>
          <w:p w14:paraId="419BE233" w14:textId="484E6F41" w:rsidR="00AE6B45" w:rsidRPr="00320105" w:rsidRDefault="00321215">
            <w:pPr>
              <w:wordWrap/>
              <w:jc w:val="right"/>
              <w:rPr>
                <w:ins w:id="48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0.17</w:t>
            </w:r>
          </w:p>
        </w:tc>
        <w:tc>
          <w:tcPr>
            <w:tcW w:w="1270" w:type="dxa"/>
            <w:vAlign w:val="bottom"/>
          </w:tcPr>
          <w:p w14:paraId="1441A4BC" w14:textId="040EDE51" w:rsidR="00AE6B45" w:rsidRPr="00320105" w:rsidRDefault="00321215">
            <w:pPr>
              <w:wordWrap/>
              <w:jc w:val="right"/>
              <w:rPr>
                <w:ins w:id="48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0.68</w:t>
            </w:r>
          </w:p>
        </w:tc>
        <w:tc>
          <w:tcPr>
            <w:tcW w:w="1270" w:type="dxa"/>
            <w:vAlign w:val="bottom"/>
          </w:tcPr>
          <w:p w14:paraId="35596A7C" w14:textId="49738AC3" w:rsidR="00AE6B45" w:rsidRPr="00320105" w:rsidRDefault="00321215">
            <w:pPr>
              <w:wordWrap/>
              <w:jc w:val="right"/>
              <w:rPr>
                <w:ins w:id="4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-1.06</w:t>
            </w:r>
          </w:p>
        </w:tc>
        <w:tc>
          <w:tcPr>
            <w:tcW w:w="1270" w:type="dxa"/>
            <w:vAlign w:val="bottom"/>
          </w:tcPr>
          <w:p w14:paraId="4256D4A3" w14:textId="709F43A9" w:rsidR="00AE6B45" w:rsidRPr="00320105" w:rsidRDefault="00321215">
            <w:pPr>
              <w:wordWrap/>
              <w:jc w:val="right"/>
              <w:rPr>
                <w:ins w:id="4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r>
      <w:tr w:rsidR="00AE6B45" w:rsidRPr="00320105" w14:paraId="61D25504" w14:textId="77777777">
        <w:trPr>
          <w:ins w:id="484" w:author="jys083177@gmail.com" w:date="2025-11-12T14:44:00Z"/>
        </w:trPr>
        <w:tc>
          <w:tcPr>
            <w:tcW w:w="4762" w:type="dxa"/>
          </w:tcPr>
          <w:p w14:paraId="5E9A5553" w14:textId="7C5D7C19" w:rsidR="00AE6B45" w:rsidRPr="00320105" w:rsidRDefault="00473F7D">
            <w:pPr>
              <w:wordWrap/>
              <w:rPr>
                <w:ins w:id="485" w:author="jys083177@gmail.com" w:date="2025-11-12T14:44:00Z" w16du:dateUtc="2025-11-12T05:44:00Z"/>
                <w:rFonts w:ascii="Batang" w:eastAsia="Batang" w:hAnsi="Batang" w:cs="Times New Roman"/>
              </w:rPr>
            </w:pPr>
            <w:r>
              <w:rPr>
                <w:rFonts w:ascii="Batang" w:eastAsia="Batang" w:hAnsi="Batang" w:cs="Times New Roman"/>
              </w:rPr>
              <w:t>Composite Leading Indicator (CLI, Index)</w:t>
            </w:r>
          </w:p>
        </w:tc>
        <w:tc>
          <w:tcPr>
            <w:tcW w:w="788" w:type="dxa"/>
            <w:vAlign w:val="bottom"/>
          </w:tcPr>
          <w:p w14:paraId="61C82B97" w14:textId="28F3AF05" w:rsidR="00AE6B45" w:rsidRPr="00320105" w:rsidRDefault="00321215">
            <w:pPr>
              <w:wordWrap/>
              <w:jc w:val="right"/>
              <w:rPr>
                <w:ins w:id="4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99.51</w:t>
            </w:r>
          </w:p>
        </w:tc>
        <w:tc>
          <w:tcPr>
            <w:tcW w:w="1270" w:type="dxa"/>
            <w:vAlign w:val="bottom"/>
          </w:tcPr>
          <w:p w14:paraId="573D22E9" w14:textId="278E19C6" w:rsidR="00AE6B45" w:rsidRPr="00320105" w:rsidRDefault="00321215">
            <w:pPr>
              <w:wordWrap/>
              <w:jc w:val="right"/>
              <w:rPr>
                <w:ins w:id="4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2.05</w:t>
            </w:r>
          </w:p>
        </w:tc>
        <w:tc>
          <w:tcPr>
            <w:tcW w:w="1270" w:type="dxa"/>
            <w:vAlign w:val="bottom"/>
          </w:tcPr>
          <w:p w14:paraId="5F71236D" w14:textId="117F9B4C" w:rsidR="00AE6B45" w:rsidRPr="00320105" w:rsidRDefault="00321215">
            <w:pPr>
              <w:wordWrap/>
              <w:jc w:val="right"/>
              <w:rPr>
                <w:ins w:id="4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89.13</w:t>
            </w:r>
          </w:p>
        </w:tc>
        <w:tc>
          <w:tcPr>
            <w:tcW w:w="1270" w:type="dxa"/>
            <w:vAlign w:val="bottom"/>
          </w:tcPr>
          <w:p w14:paraId="12690430" w14:textId="67756855" w:rsidR="00AE6B45" w:rsidRPr="00320105" w:rsidRDefault="00321215">
            <w:pPr>
              <w:wordWrap/>
              <w:jc w:val="right"/>
              <w:rPr>
                <w:ins w:id="4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101.51</w:t>
            </w:r>
          </w:p>
        </w:tc>
      </w:tr>
    </w:tbl>
    <w:p w14:paraId="05C7BB8A" w14:textId="77777777" w:rsidR="00AE6B45" w:rsidRPr="00BB5F7D" w:rsidRDefault="00AE6B45" w:rsidP="00AE6B45">
      <w:pPr>
        <w:wordWrap/>
        <w:rPr>
          <w:ins w:id="490" w:author="jys083177@gmail.com" w:date="2025-11-12T14:44:00Z" w16du:dateUtc="2025-11-12T05:44:00Z"/>
          <w:rFonts w:ascii="Batang" w:eastAsia="Batang" w:hAnsi="Batang" w:cs="Times New Roman"/>
        </w:rPr>
      </w:pPr>
    </w:p>
    <w:p w14:paraId="70E6ED1A" w14:textId="77777777" w:rsidR="00DD1C03" w:rsidRPr="00C477FB" w:rsidRDefault="00DD1C03">
      <w:pPr>
        <w:wordWrap/>
        <w:spacing w:line="360" w:lineRule="auto"/>
        <w:jc w:val="both"/>
        <w:rPr>
          <w:rFonts w:ascii="Batang" w:eastAsia="Batang" w:hAnsi="Batang" w:cs="함초롬바탕"/>
          <w:szCs w:val="22"/>
        </w:rPr>
        <w:pPrChange w:id="491" w:author="나현종" w:date="2025-11-06T14:03:00Z" w16du:dateUtc="2025-11-06T05:03:00Z">
          <w:pPr>
            <w:spacing w:line="276" w:lineRule="auto"/>
            <w:ind w:firstLineChars="100" w:firstLine="220"/>
            <w:jc w:val="both"/>
          </w:pPr>
        </w:pPrChange>
      </w:pPr>
    </w:p>
    <w:p w14:paraId="7EC9B4D5" w14:textId="346AA133" w:rsidR="00CE6C4A" w:rsidRPr="00C477FB" w:rsidRDefault="00DD1C03"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표본 구성의 최종 단계에서 각 섹터별 기업-월 관측치 수를 확인한 결과, 산업재 섹터가 15.0%로 가장 높은 비중을 차지하였으며, 금융 섹터 14.1%, 헬스케어 섹터 12.4%, 임의소비재 섹터 12.2%, 정보기술 섹터 12.1%가 그 뒤를 이었다. 반면 커뮤니케이션서비스 섹터는 3.6%로 가장 낮은 비중을 보였다. 이러한 섹터별 비중의 차이는 S&amp;P 500 지수의 실제 구성을 반영하는 것이며, 본 연구의 섹터 가중치 산출 과정에서 시가총액 기반으로 조정된다.</w:t>
      </w:r>
    </w:p>
    <w:p w14:paraId="5000B4CF" w14:textId="77777777" w:rsidR="004102CA" w:rsidRDefault="004102CA" w:rsidP="008F5C7A">
      <w:pPr>
        <w:wordWrap/>
        <w:spacing w:line="360" w:lineRule="auto"/>
        <w:ind w:firstLineChars="100" w:firstLine="220"/>
        <w:jc w:val="both"/>
        <w:rPr>
          <w:rFonts w:ascii="Batang" w:eastAsia="Batang" w:hAnsi="Batang" w:cs="함초롬바탕"/>
          <w:szCs w:val="22"/>
        </w:rPr>
      </w:pPr>
    </w:p>
    <w:p w14:paraId="146A39EA" w14:textId="72700F1D" w:rsidR="00CE6C4A" w:rsidRPr="00C477FB" w:rsidRDefault="00CE6C4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각 섹터의 월별 및 일별 수익률은 S&amp;P Dow Jones Indices와 MSCI에서 사용하는 공식 지수 산출 방법론에 따라, 구성 종목의 시가총액 가중평균 방식으로 계산하였다. t 시점의 섹터 s의 수익률(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oMath>
      <w:r>
        <w:rPr>
          <w:rFonts w:ascii="Batang" w:eastAsia="Batang" w:hAnsi="Batang" w:cs="함초롬바탕" w:hint="eastAsia"/>
          <w:szCs w:val="22"/>
        </w:rPr>
        <w:t xml:space="preserve">)은 해당 섹터에 속하는 모든 종목의 수익률(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oMath>
      <w:r>
        <w:rPr>
          <w:rFonts w:ascii="Batang" w:eastAsia="Batang" w:hAnsi="Batang" w:cs="함초롬바탕" w:hint="eastAsia"/>
          <w:szCs w:val="22"/>
        </w:rPr>
        <w:t>을 이전 시점의 시가총액 비중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oMath>
      <w:r>
        <w:rPr>
          <w:rFonts w:ascii="Times New Roman" w:eastAsia="Batang" w:hAnsi="Times New Roman" w:cs="Times New Roman"/>
          <w:szCs w:val="22"/>
        </w:rPr>
        <w:t>​</w:t>
      </w:r>
      <w:r>
        <w:rPr>
          <w:rFonts w:ascii="Batang" w:eastAsia="Batang" w:hAnsi="Batang" w:cs="함초롬바탕" w:hint="eastAsia"/>
          <w:szCs w:val="22"/>
        </w:rPr>
        <w:t>)으로 가중 평균(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r>
          <w:rPr>
            <w:rFonts w:ascii="Cambria Math" w:eastAsia="Batang" w:hAnsi="Cambria Math" w:cs="함초롬바탕" w:hint="eastAsia"/>
            <w:szCs w:val="22"/>
          </w:rPr>
          <m:t xml:space="preserve"> =</m:t>
        </m:r>
        <m:nary>
          <m:naryPr>
            <m:chr m:val="∑"/>
            <m:limLoc m:val="undOvr"/>
            <m:supHide m:val="1"/>
            <m:ctrlPr>
              <w:rPr>
                <w:rFonts w:ascii="Cambria Math" w:eastAsia="Batang" w:hAnsi="Cambria Math" w:cs="함초롬바탕" w:hint="eastAsia"/>
                <w:i/>
                <w:szCs w:val="22"/>
              </w:rPr>
            </m:ctrlPr>
          </m:naryPr>
          <m:sub>
            <m:r>
              <w:rPr>
                <w:rFonts w:ascii="Cambria Math" w:eastAsia="Batang" w:hAnsi="Cambria Math" w:cs="함초롬바탕" w:hint="eastAsia"/>
                <w:szCs w:val="22"/>
              </w:rPr>
              <m:t>i</m:t>
            </m:r>
            <m:r>
              <w:rPr>
                <w:rFonts w:ascii="Cambria Math" w:eastAsia="Batang" w:hAnsi="Cambria Math" w:cs="함초롬바탕" w:hint="eastAsia"/>
                <w:szCs w:val="22"/>
              </w:rPr>
              <m:t>∈</m:t>
            </m:r>
            <m:r>
              <w:rPr>
                <w:rFonts w:ascii="Cambria Math" w:eastAsia="Batang" w:hAnsi="Cambria Math" w:cs="함초롬바탕" w:hint="eastAsia"/>
                <w:szCs w:val="22"/>
              </w:rPr>
              <m:t>s</m:t>
            </m:r>
          </m:sub>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r>
              <w:rPr>
                <w:rFonts w:ascii="Cambria Math" w:eastAsia="Batang" w:hAnsi="Cambria Math" w:cs="함초롬바탕" w:hint="eastAsia"/>
                <w:szCs w:val="22"/>
              </w:rPr>
              <m:t xml:space="preserve"> </m:t>
            </m:r>
          </m:e>
        </m:nary>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oMath>
      <w:r>
        <w:rPr>
          <w:rFonts w:ascii="Batang" w:eastAsia="Batang" w:hAnsi="Batang" w:cs="함초롬바탕" w:hint="eastAsia"/>
          <w:szCs w:val="22"/>
        </w:rPr>
        <w:t xml:space="preserve">)하여 산출한다. 시가총액은 동일 시점의 CRSP 데이터 값으로 사용했으며, 개별 종목의 월별 또는 일별 수익률을 섹터로 그룹화하여 개별 종목의 변동성이 섹터 전체 수익률에 과도하게 반영되는 것을 방지했다. 이러한 방식은 섹터 수준 분석에서 일반적으로 채택되는 방법론이며, 본 연구의 Black-Litterman 모형 적용에 적합한 입력 데이터를 제공한다.</w:t>
      </w:r>
    </w:p>
    <w:p w14:paraId="2E0E9478" w14:textId="2B950C4F" w:rsidR="00AC4668" w:rsidRPr="00C477FB" w:rsidRDefault="00CD4F07" w:rsidP="008F5C7A">
      <w:pPr>
        <w:wordWrap/>
        <w:spacing w:line="360" w:lineRule="auto"/>
        <w:ind w:firstLineChars="100" w:firstLine="220"/>
        <w:jc w:val="both"/>
        <w:rPr>
          <w:rFonts w:ascii="Batang" w:eastAsia="Batang" w:hAnsi="Batang" w:cs="Times New Roman"/>
        </w:rPr>
      </w:pPr>
      <w:r>
        <w:rPr>
          <w:rFonts w:ascii="Batang" w:eastAsia="Batang" w:hAnsi="Batang" w:cs="함초롬바탕" w:hint="eastAsia"/>
          <w:szCs w:val="22"/>
        </w:rPr>
        <w:t xml:space="preserve">무위험수익률은 FRED(Federal Reserve Economic Data)에서 제공하는 3개월 만기 미국 국채 수익률</w:t>
      </w:r>
      <w:del w:id="492" w:author="나현종" w:date="2025-11-06T13:39:00Z" w16du:dateUtc="2025-11-06T04:39:00Z">
        <w:r>
          <w:rPr>
            <w:rFonts w:ascii="Batang" w:eastAsia="Batang" w:hAnsi="Batang" w:cs="함초롬바탕" w:hint="eastAsia"/>
            <w:szCs w:val="22"/>
          </w:rPr>
          <w:delText xml:space="preserve"> </w:delText>
        </w:r>
      </w:del>
      <w:r>
        <w:rPr>
          <w:rFonts w:ascii="Batang" w:eastAsia="Batang" w:hAnsi="Batang" w:cs="함초롬바탕" w:hint="eastAsia"/>
          <w:szCs w:val="22"/>
        </w:rPr>
        <w:t xml:space="preserve">(DTB3) 자료를 활용하였다. 2015년부터 2024년까지의 데이터를 수집하였으며, 연율 퍼센트 단위를 일별 수익률로 환산하였다. 이후 표본 내 및 표본 외 기간에 맞추어 각 기간의 수익률에서 무위험수익률을 차감하여 초과수익률을 산출하였다. 미국 3개월 만기 국채는 단기 만기 자산으로서 유동성이 높고, 채무불이행 위험이 사실상 존재하지 않아 무위험자산의 대표적인 대용치로 널리 사용된다. 또한 Fama and French (1993)와</w:t>
      </w:r>
      <w:r>
        <w:rPr>
          <w:rFonts w:ascii="Batang" w:eastAsia="Batang" w:hAnsi="Batang" w:hint="eastAsia"/>
        </w:rPr>
        <w:t xml:space="preserve"> </w:t>
      </w:r>
      <w:r>
        <w:rPr>
          <w:rFonts w:ascii="Batang" w:eastAsia="Batang" w:hAnsi="Batang" w:cs="함초롬바탕" w:hint="eastAsia"/>
          <w:szCs w:val="22"/>
        </w:rPr>
        <w:t xml:space="preserve">He and Litterman (1999)의 선행연구에서 동일 지표를 무위험수익률로 채택하고 있어, 본 연구에서도 일관성과 비교가능성을 확보하기 위해 동일한 변수를 사용하였다.</w:t>
      </w:r>
    </w:p>
    <w:p w14:paraId="3F796816" w14:textId="77777777" w:rsidR="001E13FD" w:rsidRPr="00CD2777" w:rsidRDefault="001E13FD">
      <w:pPr>
        <w:wordWrap/>
        <w:spacing w:line="360" w:lineRule="auto"/>
        <w:ind w:firstLineChars="100" w:firstLine="220"/>
        <w:jc w:val="both"/>
        <w:rPr>
          <w:rFonts w:ascii="Batang" w:eastAsia="Batang" w:hAnsi="Batang" w:cs="Times New Roman"/>
        </w:rPr>
        <w:pPrChange w:id="493" w:author="나현종" w:date="2025-11-06T14:03:00Z" w16du:dateUtc="2025-11-06T05:03:00Z">
          <w:pPr>
            <w:wordWrap/>
            <w:spacing w:line="360" w:lineRule="auto"/>
            <w:jc w:val="both"/>
          </w:pPr>
        </w:pPrChange>
      </w:pPr>
    </w:p>
    <w:p w14:paraId="4CB44487" w14:textId="087762C7" w:rsidR="0048177C" w:rsidRPr="00CD2777" w:rsidRDefault="00A179AA">
      <w:pPr>
        <w:wordWrap/>
        <w:spacing w:line="360" w:lineRule="auto"/>
        <w:ind w:firstLineChars="100" w:firstLine="220"/>
        <w:jc w:val="both"/>
        <w:rPr>
          <w:rFonts w:ascii="Batang" w:eastAsia="Batang" w:hAnsi="Batang" w:cs="Times New Roman"/>
          <w:b/>
          <w:bCs/>
        </w:rPr>
        <w:pPrChange w:id="494" w:author="나현종" w:date="2025-11-06T14:03:00Z" w16du:dateUtc="2025-11-06T05:03:00Z">
          <w:pPr>
            <w:wordWrap/>
            <w:spacing w:line="360" w:lineRule="auto"/>
            <w:jc w:val="both"/>
          </w:pPr>
        </w:pPrChange>
      </w:pPr>
      <w:r>
        <w:rPr>
          <w:rFonts w:ascii="Batang" w:eastAsia="Batang" w:hAnsi="Batang" w:cs="Times New Roman" w:hint="eastAsia"/>
          <w:b/>
          <w:bCs/>
        </w:rPr>
        <w:t>3.2. Research Design</w:t>
      </w:r>
    </w:p>
    <w:p w14:paraId="1D322ECF" w14:textId="284F512D" w:rsidR="00CA394C" w:rsidRPr="00CD2777" w:rsidRDefault="00CD2777" w:rsidP="008F5C7A">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 xml:space="preserve">본 절에서는 대규모 언어모델 기반 인공지능 에이전트를 Black-Litterman 프레임워크에 통합하여 체계적 견해를 생성하고, 이를 전통적 시장 벤치마크와 비교하여 포트폴리오 성과를 검증하는 실증 설계를 제시한다. 연구 설계는 크게 세 부분으로 구성된다. 첫째, Black-Litterman 모형의 이론적 프레임워크와 구현 방법을 정의하며, 둘째, 인공지능 에이전트가 견해와 신뢰도를 생성하는 구체적 메커니즘을 기술하고, 셋째, 벤치마크 포트폴리오와의 비교 방법 및 통계적 검증 절차를 명시한다. </w:t>
      </w:r>
    </w:p>
    <w:p w14:paraId="164AC4CB" w14:textId="77777777" w:rsidR="00CA394C" w:rsidRPr="00CD2777" w:rsidRDefault="00CA394C">
      <w:pPr>
        <w:wordWrap/>
        <w:spacing w:line="360" w:lineRule="auto"/>
        <w:ind w:firstLineChars="100" w:firstLine="220"/>
        <w:jc w:val="both"/>
        <w:rPr>
          <w:rFonts w:ascii="Batang" w:eastAsia="Batang" w:hAnsi="Batang" w:cs="함초롬바탕"/>
        </w:rPr>
        <w:pPrChange w:id="495" w:author="나현종" w:date="2025-11-06T14:03:00Z" w16du:dateUtc="2025-11-06T05:03:00Z">
          <w:pPr>
            <w:wordWrap/>
            <w:spacing w:line="360" w:lineRule="auto"/>
            <w:jc w:val="both"/>
          </w:pPr>
        </w:pPrChange>
      </w:pPr>
    </w:p>
    <w:p w14:paraId="58F90560" w14:textId="64E31283" w:rsidR="00A179AA" w:rsidRPr="00CD2777" w:rsidRDefault="00A179AA">
      <w:pPr>
        <w:wordWrap/>
        <w:spacing w:line="360" w:lineRule="auto"/>
        <w:ind w:firstLineChars="100" w:firstLine="220"/>
        <w:jc w:val="both"/>
        <w:rPr>
          <w:rFonts w:ascii="Batang" w:eastAsia="Batang" w:hAnsi="Batang" w:cs="Times New Roman"/>
          <w:i/>
          <w:iCs/>
        </w:rPr>
        <w:pPrChange w:id="496" w:author="나현종" w:date="2025-11-06T14:03:00Z" w16du:dateUtc="2025-11-06T05:03:00Z">
          <w:pPr>
            <w:wordWrap/>
            <w:spacing w:line="360" w:lineRule="auto"/>
            <w:jc w:val="both"/>
          </w:pPr>
        </w:pPrChange>
      </w:pPr>
      <w:r>
        <w:rPr>
          <w:rFonts w:ascii="Batang" w:eastAsia="Batang" w:hAnsi="Batang" w:cs="Times New Roman" w:hint="eastAsia"/>
          <w:i/>
          <w:iCs/>
        </w:rPr>
        <w:t>3.2.1. Black</w:t>
      </w:r>
      <w:r>
        <w:rPr>
          <w:rFonts w:ascii="Batang" w:eastAsia="Batang" w:hAnsi="Batang" w:cs="Times New Roman"/>
          <w:i/>
          <w:iCs/>
        </w:rPr>
        <w:t>–</w:t>
      </w:r>
      <w:r>
        <w:rPr>
          <w:rFonts w:ascii="Batang" w:eastAsia="Batang" w:hAnsi="Batang" w:cs="Times New Roman" w:hint="eastAsia"/>
          <w:i/>
          <w:iCs/>
        </w:rPr>
        <w:t xml:space="preserve">Litterman 모형의 구현</w:t>
      </w:r>
    </w:p>
    <w:p w14:paraId="6EA3B1B8" w14:textId="424E9373" w:rsidR="00A179AA" w:rsidRDefault="00A179A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 Black-Litterman 모형은</w:t>
      </w:r>
      <w:ins w:id="497" w:author="나현종" w:date="2025-11-06T13:47:00Z" w16du:dateUtc="2025-11-06T04:47:00Z">
        <w:r>
          <w:rPr>
            <w:rFonts w:ascii="Batang" w:eastAsia="Batang" w:hAnsi="Batang" w:cs="함초롬바탕" w:hint="eastAsia"/>
            <w:szCs w:val="22"/>
          </w:rPr>
          <w:t>itterman</w:t>
        </w:r>
      </w:ins>
      <w:r>
        <w:rPr>
          <w:rFonts w:ascii="Batang" w:eastAsia="Batang" w:hAnsi="Batang" w:cs="함초롬바탕" w:hint="eastAsia"/>
          <w:szCs w:val="22"/>
        </w:rPr>
        <w:t xml:space="preserve"> 평균</w:t>
      </w:r>
      <w:r>
        <w:rPr>
          <w:rFonts w:ascii="Batang" w:eastAsia="Batang" w:hAnsi="Batang" w:cs="Times New Roman"/>
          <w:szCs w:val="22"/>
        </w:rPr>
        <w:t>–</w:t>
      </w:r>
      <w:r>
        <w:rPr>
          <w:rFonts w:ascii="Batang" w:eastAsia="Batang" w:hAnsi="Batang" w:cs="HYSinMyeongJo-Medium" w:hint="eastAsia"/>
          <w:szCs w:val="22"/>
        </w:rPr>
        <w:t>분산</w:t>
      </w:r>
      <w:r>
        <w:rPr>
          <w:rFonts w:ascii="Batang" w:eastAsia="Batang" w:hAnsi="Batang" w:cs="함초롬바탕" w:hint="eastAsia"/>
          <w:szCs w:val="22"/>
        </w:rPr>
        <w:t xml:space="preserve"> 최적화가 갖는 입력 불안정성 문제를 완화하기 위해 베이지안 접근을 채택한다. 이 모형의 핵심은 시장 균형 수익률(π)을 사전 분포로 설정하고</w:t>
      </w:r>
      <w:del w:id="498" w:author="나현종" w:date="2025-11-06T13:47:00Z" w16du:dateUtc="2025-11-06T04:47:00Z">
        <w:r>
          <w:rPr>
            <w:rFonts w:ascii="Batang" w:eastAsia="Batang" w:hAnsi="Batang" w:cs="함초롬바탕" w:hint="eastAsia"/>
            <w:szCs w:val="22"/>
          </w:rPr>
          <w:delText>,</w:delText>
        </w:r>
      </w:del>
      <w:r>
        <w:rPr>
          <w:rFonts w:ascii="Batang" w:eastAsia="Batang" w:hAnsi="Batang" w:cs="함초롬바탕" w:hint="eastAsia"/>
          <w:szCs w:val="22"/>
        </w:rPr>
        <w:t xml:space="preserve"> 투자자의 견해(Q)와 신뢰도(Ω)를 사후 분포로 결합하여 최종 기대수익률(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oMath>
      <w:r>
        <w:rPr>
          <w:rFonts w:ascii="Batang" w:eastAsia="Batang" w:hAnsi="Batang" w:cs="함초롬바탕" w:hint="eastAsia"/>
          <w:szCs w:val="22"/>
        </w:rPr>
        <w:t xml:space="preserve">)을 도출하는 것이다. </w:t>
      </w:r>
      <w:r>
        <w:rPr>
          <w:rFonts w:ascii="Batang" w:eastAsia="Batang" w:hAnsi="Batang" w:cs="함초롬바탕"/>
          <w:szCs w:val="22"/>
        </w:rPr>
        <w:t xml:space="preserve">연구가 사용하는 사후 평균의 일반식은 시장 정보의 정밀도와 견해 정보의 정밀도를 </w:t>
      </w:r>
      <w:r>
        <w:rPr>
          <w:rFonts w:ascii="Batang" w:eastAsia="Batang" w:hAnsi="Batang" w:cs="함초롬바탕" w:hint="eastAsia"/>
          <w:szCs w:val="22"/>
        </w:rPr>
        <w:t xml:space="preserve">아래 식(1)과 같이 </w:t>
      </w:r>
      <w:r>
        <w:rPr>
          <w:rFonts w:ascii="Batang" w:eastAsia="Batang" w:hAnsi="Batang" w:cs="함초롬바탕"/>
          <w:szCs w:val="22"/>
        </w:rPr>
        <w:t>가중 평균하는 형태로 표현되며, 이는 베이지안 통계의 정규분포 결합 공식에 기반한다.</w:t>
      </w:r>
    </w:p>
    <w:p w14:paraId="7B368B27" w14:textId="77777777" w:rsidR="00CD2777" w:rsidRPr="00CD2777" w:rsidRDefault="00CD2777" w:rsidP="008F5C7A">
      <w:pPr>
        <w:wordWrap/>
        <w:spacing w:line="360" w:lineRule="auto"/>
        <w:ind w:firstLineChars="100" w:firstLine="220"/>
        <w:jc w:val="both"/>
        <w:rPr>
          <w:rFonts w:ascii="Batang" w:eastAsia="Batang" w:hAnsi="Batang" w:cs="함초롬바탕"/>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9" w:author="나현종" w:date="2025-11-06T13:49:00Z" w16du:dateUtc="2025-11-06T04:49:00Z">
          <w:tblPr>
            <w:tblStyle w:val="TableGrid"/>
            <w:tblW w:w="0" w:type="auto"/>
            <w:tblLook w:val="04A0" w:firstRow="1" w:lastRow="0" w:firstColumn="1" w:lastColumn="0" w:noHBand="0" w:noVBand="1"/>
          </w:tblPr>
        </w:tblPrChange>
      </w:tblPr>
      <w:tblGrid>
        <w:gridCol w:w="8668"/>
        <w:gridCol w:w="692"/>
        <w:tblGridChange w:id="500">
          <w:tblGrid>
            <w:gridCol w:w="115"/>
            <w:gridCol w:w="4675"/>
            <w:gridCol w:w="3878"/>
            <w:gridCol w:w="692"/>
            <w:gridCol w:w="105"/>
          </w:tblGrid>
        </w:tblGridChange>
      </w:tblGrid>
      <w:tr w:rsidR="00CD2777" w14:paraId="65B09D3D" w14:textId="77777777" w:rsidTr="00CD2777">
        <w:trPr>
          <w:trPrChange w:id="501" w:author="나현종" w:date="2025-11-06T13:49:00Z" w16du:dateUtc="2025-11-06T04:49:00Z">
            <w:trPr>
              <w:gridBefore w:val="1"/>
            </w:trPr>
          </w:trPrChange>
        </w:trPr>
        <w:tc>
          <w:tcPr>
            <w:tcW w:w="9067" w:type="dxa"/>
            <w:tcPrChange w:id="502" w:author="나현종" w:date="2025-11-06T13:49:00Z" w16du:dateUtc="2025-11-06T04:49:00Z">
              <w:tcPr>
                <w:tcW w:w="4675" w:type="dxa"/>
              </w:tcPr>
            </w:tcPrChange>
          </w:tcPr>
          <w:p w14:paraId="36C358FD" w14:textId="415E69B7" w:rsidR="00CD2777" w:rsidRDefault="000331B7">
            <w:pPr>
              <w:wordWrap/>
              <w:spacing w:line="360" w:lineRule="auto"/>
              <w:ind w:firstLineChars="100" w:firstLine="220"/>
              <w:jc w:val="both"/>
              <w:rPr>
                <w:rFonts w:ascii="Batang" w:eastAsia="Batang" w:hAnsi="Batang" w:cs="함초롬바탕"/>
                <w:szCs w:val="22"/>
              </w:rPr>
              <w:pPrChange w:id="503" w:author="나현종" w:date="2025-11-06T14:03:00Z" w16du:dateUtc="2025-11-06T05:03:00Z">
                <w:pPr>
                  <w:wordWrap/>
                  <w:spacing w:line="360" w:lineRule="auto"/>
                  <w:jc w:val="both"/>
                </w:pPr>
              </w:pPrChange>
            </w:pPr>
            <m:oMathPara>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r>
                  <w:rPr>
                    <w:rFonts w:ascii="Cambria Math" w:eastAsia="Batang" w:hAnsi="Cambria Math" w:cs="함초롬바탕" w:hint="eastAsia"/>
                    <w:szCs w:val="22"/>
                  </w:rPr>
                  <m:t xml:space="preserve"> = </m:t>
                </m:r>
                <m:sSup>
                  <m:sSupPr>
                    <m:ctrlPr>
                      <w:rPr>
                        <w:rFonts w:ascii="Cambria Math" w:eastAsia="Batang" w:hAnsi="Cambria Math" w:cs="함초롬바탕" w:hint="eastAsia"/>
                        <w:i/>
                        <w:szCs w:val="22"/>
                      </w:rPr>
                    </m:ctrlPr>
                  </m:sSupPr>
                  <m:e>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P</m:t>
                        </m:r>
                        <m:r>
                          <w:rPr>
                            <w:rFonts w:ascii="Cambria Math" w:eastAsia="Batang" w:hAnsi="Cambria Math" w:cs="함초롬바탕" w:hint="eastAsia"/>
                            <w:szCs w:val="22"/>
                          </w:rPr>
                          <m:t xml:space="preserve"> </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r>
                      <w:rPr>
                        <w:rFonts w:ascii="Cambria Math" w:eastAsia="Batang" w:hAnsi="Cambria Math" w:cs="함초롬바탕" w:hint="eastAsia"/>
                        <w:szCs w:val="22"/>
                      </w:rPr>
                      <m:t xml:space="preserve"> </m:t>
                    </m:r>
                  </m:e>
                </m:d>
              </m:oMath>
            </m:oMathPara>
          </w:p>
        </w:tc>
        <w:tc>
          <w:tcPr>
            <w:tcW w:w="283" w:type="dxa"/>
            <w:tcPrChange w:id="504" w:author="나현종" w:date="2025-11-06T13:49:00Z" w16du:dateUtc="2025-11-06T04:49:00Z">
              <w:tcPr>
                <w:tcW w:w="4675" w:type="dxa"/>
                <w:gridSpan w:val="3"/>
              </w:tcPr>
            </w:tcPrChange>
          </w:tcPr>
          <w:p w14:paraId="7F39C111" w14:textId="01E83322" w:rsidR="00CD2777" w:rsidRDefault="00CD2777">
            <w:pPr>
              <w:wordWrap/>
              <w:spacing w:line="360" w:lineRule="auto"/>
              <w:ind w:firstLineChars="100" w:firstLine="220"/>
              <w:jc w:val="both"/>
              <w:rPr>
                <w:rFonts w:ascii="Batang" w:eastAsia="Batang" w:hAnsi="Batang" w:cs="함초롬바탕"/>
                <w:szCs w:val="22"/>
              </w:rPr>
              <w:pPrChange w:id="505" w:author="나현종" w:date="2025-11-06T14:03:00Z" w16du:dateUtc="2025-11-06T05:03:00Z">
                <w:pPr>
                  <w:wordWrap/>
                  <w:spacing w:line="360" w:lineRule="auto"/>
                  <w:jc w:val="both"/>
                </w:pPr>
              </w:pPrChange>
            </w:pPr>
            <w:r>
              <w:rPr>
                <w:rFonts w:ascii="Batang" w:eastAsia="Batang" w:hAnsi="Batang" w:cs="함초롬바탕" w:hint="eastAsia"/>
                <w:szCs w:val="22"/>
              </w:rPr>
              <w:t>(1)</w:t>
            </w:r>
          </w:p>
        </w:tc>
      </w:tr>
    </w:tbl>
    <w:p w14:paraId="6EDC61DA" w14:textId="77777777" w:rsidR="00CD2777" w:rsidRDefault="00CD2777">
      <w:pPr>
        <w:wordWrap/>
        <w:spacing w:line="360" w:lineRule="auto"/>
        <w:ind w:firstLineChars="100" w:firstLine="220"/>
        <w:jc w:val="both"/>
        <w:rPr>
          <w:rFonts w:ascii="Batang" w:eastAsia="Batang" w:hAnsi="Batang" w:cs="함초롬바탕"/>
          <w:szCs w:val="22"/>
        </w:rPr>
        <w:pPrChange w:id="506" w:author="나현종" w:date="2025-11-06T14:03:00Z" w16du:dateUtc="2025-11-06T05:03:00Z">
          <w:pPr>
            <w:wordWrap/>
            <w:spacing w:line="360" w:lineRule="auto"/>
            <w:jc w:val="both"/>
          </w:pPr>
        </w:pPrChange>
      </w:pPr>
    </w:p>
    <w:p w14:paraId="59DEDCE7" w14:textId="61DAC6F3" w:rsidR="002937A5" w:rsidDel="004C4F24" w:rsidRDefault="00D25B8E">
      <w:pPr>
        <w:wordWrap/>
        <w:spacing w:line="360" w:lineRule="auto"/>
        <w:ind w:firstLineChars="100" w:firstLine="220"/>
        <w:jc w:val="both"/>
        <w:rPr>
          <w:del w:id="507" w:author="jys083177@gmail.com" w:date="2025-11-12T14:36:00Z" w16du:dateUtc="2025-11-12T05:36:00Z"/>
          <w:rFonts w:ascii="Batang" w:eastAsia="Batang" w:hAnsi="Batang" w:cs="함초롬바탕"/>
          <w:color w:val="4C94D8" w:themeColor="text2" w:themeTint="80"/>
          <w:szCs w:val="22"/>
        </w:rPr>
      </w:pPr>
      <w:r>
        <w:rPr>
          <w:rFonts w:ascii="Batang" w:eastAsia="Batang" w:hAnsi="Batang" w:cs="함초롬바탕" w:hint="eastAsia"/>
          <w:szCs w:val="22"/>
        </w:rPr>
        <w:t xml:space="preserve">여기서 </w:t>
      </w:r>
      <w:r>
        <w:rPr>
          <w:rFonts w:ascii="Batang" w:eastAsia="Batang" w:hAnsi="Batang" w:cs="함초롬바탕"/>
          <w:szCs w:val="22"/>
        </w:rPr>
        <w:t>사후 기대수익률은 시장균형 기대수익률 벡터</w:t>
      </w:r>
      <w:r>
        <w:rPr>
          <w:rFonts w:ascii="Batang" w:eastAsia="Batang" w:hAnsi="Batang" w:cs="함초롬바탕" w:hint="eastAsia"/>
          <w:szCs w:val="22"/>
        </w:rPr>
        <w:t>(Π)</w:t>
      </w:r>
      <w:r>
        <w:rPr>
          <w:rFonts w:ascii="Batang" w:eastAsia="Batang" w:hAnsi="Batang" w:cs="함초롬바탕"/>
          <w:szCs w:val="22"/>
        </w:rPr>
        <w:t>, 자산 간 수익률 공분산행렬</w:t>
      </w:r>
      <w:r>
        <w:rPr>
          <w:rFonts w:ascii="Batang" w:eastAsia="Batang" w:hAnsi="Batang" w:cs="함초롬바탕" w:hint="eastAsia"/>
          <w:szCs w:val="22"/>
        </w:rPr>
        <w:t>(Σ)</w:t>
      </w:r>
      <w:r>
        <w:rPr>
          <w:rFonts w:ascii="Batang" w:eastAsia="Batang" w:hAnsi="Batang" w:cs="함초롬바탕"/>
          <w:szCs w:val="22"/>
        </w:rPr>
        <w:t>, 시장 신호의 불확실성을 조정하는 스칼라</w:t>
      </w:r>
      <w:r>
        <w:rPr>
          <w:rFonts w:ascii="Batang" w:eastAsia="Batang" w:hAnsi="Batang" w:cs="함초롬바탕" w:hint="eastAsia"/>
          <w:szCs w:val="22"/>
        </w:rPr>
        <w:t>(τ)</w:t>
      </w:r>
      <w:r>
        <w:rPr>
          <w:rFonts w:ascii="Batang" w:eastAsia="Batang" w:hAnsi="Batang" w:cs="함초롬바탕"/>
          <w:szCs w:val="22"/>
        </w:rPr>
        <w:t>, 자산을 견해에 매핑하는 행렬</w:t>
      </w:r>
      <w:r>
        <w:rPr>
          <w:rFonts w:ascii="Batang" w:eastAsia="Batang" w:hAnsi="Batang" w:cs="함초롬바탕" w:hint="eastAsia"/>
          <w:szCs w:val="22"/>
        </w:rPr>
        <w:t>(P)</w:t>
      </w:r>
      <w:r>
        <w:rPr>
          <w:rFonts w:ascii="Batang" w:eastAsia="Batang" w:hAnsi="Batang" w:cs="함초롬바탕"/>
          <w:szCs w:val="22"/>
        </w:rPr>
        <w:t>, 견해의 기대수익률 벡터</w:t>
      </w:r>
      <w:r>
        <w:rPr>
          <w:rFonts w:ascii="Batang" w:eastAsia="Batang" w:hAnsi="Batang" w:cs="함초롬바탕" w:hint="eastAsia"/>
          <w:szCs w:val="22"/>
        </w:rPr>
        <w:t>(Q)</w:t>
      </w:r>
      <w:r>
        <w:rPr>
          <w:rFonts w:ascii="Batang" w:eastAsia="Batang" w:hAnsi="Batang" w:cs="함초롬바탕"/>
          <w:szCs w:val="22"/>
        </w:rPr>
        <w:t>, 견해 불확실성의 공분산행렬</w:t>
      </w:r>
      <w:r>
        <w:rPr>
          <w:rFonts w:ascii="Batang" w:eastAsia="Batang" w:hAnsi="Batang" w:cs="함초롬바탕" w:hint="eastAsia"/>
          <w:szCs w:val="22"/>
        </w:rPr>
        <w:t>(Ω)</w:t>
      </w:r>
      <w:r>
        <w:rPr>
          <w:rFonts w:ascii="Batang" w:eastAsia="Batang" w:hAnsi="Batang" w:cs="함초롬바탕"/>
          <w:szCs w:val="22"/>
        </w:rPr>
        <w:t>을 입력으로 받는다. 여기서 자산 수</w:t>
      </w:r>
      <w:r>
        <w:rPr>
          <w:rFonts w:ascii="Batang" w:eastAsia="Batang" w:hAnsi="Batang" w:cs="함초롬바탕" w:hint="eastAsia"/>
          <w:szCs w:val="22"/>
        </w:rPr>
        <w:t>(N)</w:t>
      </w:r>
      <w:r>
        <w:rPr>
          <w:rFonts w:ascii="Batang" w:eastAsia="Batang" w:hAnsi="Batang" w:cs="함초롬바탕"/>
          <w:szCs w:val="22"/>
        </w:rPr>
        <w:t>는 본 연구에서 GICS 섹터의 개수인 11이며, 견해 수</w:t>
      </w:r>
      <w:r>
        <w:rPr>
          <w:rFonts w:ascii="Batang" w:eastAsia="Batang" w:hAnsi="Batang" w:cs="함초롬바탕" w:hint="eastAsia"/>
          <w:szCs w:val="22"/>
        </w:rPr>
        <w:t>(K)</w:t>
      </w:r>
      <w:r>
        <w:rPr>
          <w:rFonts w:ascii="Batang" w:eastAsia="Batang" w:hAnsi="Batang" w:cs="함초롬바탕"/>
          <w:szCs w:val="22"/>
        </w:rPr>
        <w:t xml:space="preserve">는 </w:t>
      </w:r>
      <w:r>
        <w:rPr>
          <w:rFonts w:ascii="Batang" w:eastAsia="Batang" w:hAnsi="Batang" w:cs="함초롬바탕" w:hint="eastAsia"/>
          <w:szCs w:val="22"/>
        </w:rPr>
        <w:t>다음과 같이 결정된다.</w:t>
      </w:r>
    </w:p>
    <w:p w14:paraId="243CC456" w14:textId="77777777" w:rsidR="004C4F24" w:rsidRDefault="004C4F24">
      <w:pPr>
        <w:wordWrap/>
        <w:spacing w:line="360" w:lineRule="auto"/>
        <w:jc w:val="both"/>
        <w:rPr>
          <w:ins w:id="508" w:author="jys083177@gmail.com" w:date="2025-11-12T14:36:00Z" w16du:dateUtc="2025-11-12T05:36:00Z"/>
          <w:rFonts w:ascii="Batang" w:eastAsia="Batang" w:hAnsi="Batang" w:cs="함초롬바탕"/>
          <w:szCs w:val="22"/>
        </w:rPr>
        <w:pPrChange w:id="509" w:author="jys083177@gmail.com" w:date="2025-11-12T14:36:00Z" w16du:dateUtc="2025-11-12T05:36:00Z">
          <w:pPr>
            <w:wordWrap/>
            <w:spacing w:line="360" w:lineRule="auto"/>
            <w:ind w:firstLineChars="100" w:firstLine="220"/>
            <w:jc w:val="both"/>
          </w:pPr>
        </w:pPrChange>
      </w:pPr>
    </w:p>
    <w:p w14:paraId="5ED36250" w14:textId="18979541" w:rsidR="002937A5" w:rsidRPr="004C4F24" w:rsidDel="00653A9B" w:rsidRDefault="002937A5">
      <w:pPr>
        <w:wordWrap/>
        <w:spacing w:line="360" w:lineRule="auto"/>
        <w:ind w:firstLineChars="100" w:firstLine="220"/>
        <w:jc w:val="both"/>
        <w:rPr>
          <w:del w:id="510" w:author="jys083177@gmail.com" w:date="2025-11-12T13:26:00Z" w16du:dateUtc="2025-11-12T04:26:00Z"/>
          <w:rFonts w:ascii="Batang" w:eastAsia="Batang" w:hAnsi="Batang" w:cs="함초롬바탕"/>
          <w:szCs w:val="22"/>
        </w:rPr>
        <w:pPrChange w:id="511" w:author="jys083177@gmail.com" w:date="2025-11-12T14:37:00Z" w16du:dateUtc="2025-11-12T05:37:00Z">
          <w:pPr>
            <w:wordWrap/>
            <w:spacing w:line="360" w:lineRule="auto"/>
            <w:ind w:firstLine="216"/>
            <w:jc w:val="both"/>
          </w:pPr>
        </w:pPrChange>
      </w:pPr>
      <w:r>
        <w:rPr>
          <w:rFonts w:ascii="Batang" w:eastAsia="Batang" w:hAnsi="Batang" w:cs="함초롬바탕" w:hint="eastAsia"/>
          <w:szCs w:val="22"/>
        </w:rPr>
        <w:t>본래 Black-Litterman 모형을 정식화한 He and Litterman(1999)은 이 모형이</w:t>
      </w:r>
      <w:r>
        <w:rPr>
          <w:rFonts w:ascii="Batang" w:eastAsia="Batang" w:hAnsi="Batang" w:cs="함초롬바탕"/>
          <w:szCs w:val="22"/>
        </w:rPr>
      </w:r>
      <w:r>
        <w:rPr>
          <w:rFonts w:ascii="Batang" w:eastAsia="Batang" w:hAnsi="Batang" w:cs="함초롬바탕" w:hint="eastAsia"/>
          <w:szCs w:val="22"/>
        </w:rPr>
      </w:r>
      <w:r>
        <w:rPr>
          <w:rFonts w:ascii="Batang" w:eastAsia="Batang" w:hAnsi="Batang" w:cs="함초롬바탕"/>
          <w:szCs w:val="22"/>
        </w:rPr>
      </w:r>
      <w:r>
        <w:rPr>
          <w:rFonts w:ascii="Batang" w:eastAsia="Batang" w:hAnsi="Batang" w:cs="함초롬바탕" w:hint="eastAsia"/>
          <w:szCs w:val="22"/>
        </w:rPr>
      </w:r>
      <w:r>
        <w:rPr>
          <w:rFonts w:ascii="Batang" w:eastAsia="Batang" w:hAnsi="Batang" w:cs="함초롬바탕"/>
          <w:szCs w:val="22"/>
        </w:rPr>
        <w:t xml:space="preserve"> 소수의 높은 확신도를 가진 뷰를 시장 균형 수익률에 결합하기 위해 설계되었음을 분명히 하며 자산 수(N)=7에 대하여 5개 이하의 소수 견해(K)를 결합하는 예시를 제시한다. 이는 견해 수가 자산 수에 수렴함에 따라 Full-Rank에 가까워지게 되고, 시장 균형 수익률의 영향력을 미미하게 만드는 문제로 이어지기 때문이다.</w:t>
      </w:r>
    </w:p>
    <w:p w14:paraId="592C14F5" w14:textId="712445E9" w:rsidR="00A97A11" w:rsidRPr="004C4F24" w:rsidRDefault="00A97A11">
      <w:pPr>
        <w:wordWrap/>
        <w:spacing w:line="360" w:lineRule="auto"/>
        <w:ind w:firstLineChars="100" w:firstLine="220"/>
        <w:jc w:val="both"/>
        <w:rPr>
          <w:rFonts w:ascii="Batang" w:eastAsia="Batang" w:hAnsi="Batang" w:cs="함초롬바탕"/>
          <w:szCs w:val="22"/>
        </w:rPr>
        <w:pPrChange w:id="512" w:author="jys083177@gmail.com" w:date="2025-11-12T14:37:00Z" w16du:dateUtc="2025-11-12T05:37:00Z">
          <w:pPr>
            <w:wordWrap/>
            <w:spacing w:line="360" w:lineRule="auto"/>
            <w:ind w:firstLine="216"/>
            <w:jc w:val="both"/>
          </w:pPr>
        </w:pPrChange>
      </w:pPr>
      <w:r>
        <w:rPr>
          <w:rFonts w:ascii="Batang" w:eastAsia="Batang" w:hAnsi="Batang" w:cs="함초롬바탕" w:hint="eastAsia"/>
          <w:szCs w:val="22"/>
        </w:rPr>
        <w:t>반면</w:t>
      </w:r>
      <w:r>
        <w:rPr>
          <w:rFonts w:ascii="Batang" w:eastAsia="Batang" w:hAnsi="Batang" w:cs="함초롬바탕"/>
          <w:szCs w:val="22"/>
        </w:rPr>
        <w:t xml:space="preserve"> 견해 수가 지나치게 작을 경우 견해의 영향력이 지나치게 미미해지고, 견해 역시 편향될 가능성이 존재한다. 이에 본 연구에서는 K=3,4…,9 까지를 후보로 두고 해당 값에 대하여 Grid Search를 시행하여 견해 수(K)를 결정하였다.</w:t>
      </w:r>
    </w:p>
    <w:p w14:paraId="456A92A8" w14:textId="77777777" w:rsidR="002937A5" w:rsidRDefault="002937A5" w:rsidP="002937A5">
      <w:pPr>
        <w:wordWrap/>
        <w:spacing w:line="360" w:lineRule="auto"/>
        <w:ind w:firstLineChars="100" w:firstLine="220"/>
        <w:jc w:val="both"/>
        <w:rPr>
          <w:rFonts w:ascii="Batang" w:eastAsia="Batang" w:hAnsi="Batang" w:cs="함초롬바탕"/>
          <w:szCs w:val="22"/>
        </w:rPr>
      </w:pPr>
    </w:p>
    <w:p w14:paraId="34CBE53A" w14:textId="42AFA434" w:rsidR="00D25B8E" w:rsidRDefault="00D25B8E" w:rsidP="002937A5">
      <w:pPr>
        <w:wordWrap/>
        <w:spacing w:line="360" w:lineRule="auto"/>
        <w:jc w:val="both"/>
        <w:rPr>
          <w:rFonts w:ascii="Batang" w:eastAsia="Batang" w:hAnsi="Batang" w:cs="함초롬바탕"/>
          <w:szCs w:val="22"/>
        </w:rPr>
      </w:pPr>
      <w:r>
        <w:rPr>
          <w:rFonts w:ascii="Batang" w:eastAsia="Batang" w:hAnsi="Batang" w:cs="함초롬바탕"/>
          <w:szCs w:val="22"/>
        </w:rPr>
        <w:t xml:space="preserve"> Black-Litterman 모형은 시장 정보</w:t>
      </w:r>
      <w:r>
        <w:rPr>
          <w:rFonts w:ascii="Batang" w:eastAsia="Batang" w:hAnsi="Batang" w:cs="함초롬바탕" w:hint="eastAsia"/>
          <w:szCs w:val="22"/>
        </w:rPr>
        <w:t>(</w:t>
      </w:r>
      <m:oMath>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oMath>
      <w:r>
        <w:rPr>
          <w:rFonts w:ascii="Batang" w:eastAsia="Batang" w:hAnsi="Batang" w:cs="함초롬바탕" w:hint="eastAsia"/>
          <w:szCs w:val="22"/>
        </w:rPr>
        <w:t>)</w:t>
      </w:r>
      <w:r>
        <w:rPr>
          <w:rFonts w:ascii="Batang" w:eastAsia="Batang" w:hAnsi="Batang" w:cs="함초롬바탕"/>
          <w:szCs w:val="22"/>
        </w:rPr>
        <w:t>와 견해 정보</w:t>
      </w:r>
      <w:r>
        <w:rPr>
          <w:rFonts w:ascii="Batang" w:eastAsia="Batang" w:hAnsi="Batang" w:cs="함초롬바탕" w:hint="eastAsia"/>
          <w:szCs w:val="22"/>
        </w:rPr>
        <w:t>(</w:t>
      </w:r>
      <m:oMath>
        <m:r>
          <w:rPr>
            <w:rFonts w:ascii="Cambria Math" w:eastAsia="Batang" w:hAnsi="Cambria Math" w:cs="함초롬바탕" w:hint="eastAsia"/>
            <w:szCs w:val="22"/>
          </w:rPr>
          <m:t>Pᵀ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oMath>
      <w:r>
        <w:rPr>
          <w:rFonts w:ascii="Batang" w:eastAsia="Batang" w:hAnsi="Batang" w:cs="함초롬바탕" w:hint="eastAsia"/>
          <w:szCs w:val="22"/>
        </w:rPr>
        <w:t>)</w:t>
      </w:r>
      <w:r>
        <w:rPr>
          <w:rFonts w:ascii="Batang" w:eastAsia="Batang" w:hAnsi="Batang" w:cs="함초롬바탕"/>
          <w:szCs w:val="22"/>
        </w:rPr>
        <w:t xml:space="preserve">를 정밀도 가중으로 통합함으로써 극단적 포지션을 완화한 합리적 기대수</w:t>
      </w:r>
      <w:r>
        <w:rPr>
          <w:rFonts w:ascii="Batang" w:eastAsia="Batang" w:hAnsi="Batang" w:cs="함초롬바탕" w:hint="eastAsia"/>
          <w:szCs w:val="22"/>
        </w:rPr>
        <w:t>익률을</w:t>
      </w:r>
      <w:r>
        <w:rPr>
          <w:rFonts w:ascii="Batang" w:eastAsia="Batang" w:hAnsi="Batang" w:cs="함초롬바탕"/>
          <w:szCs w:val="22"/>
        </w:rPr>
        <w:t xml:space="preserve"> 생성한다.</w:t>
      </w:r>
    </w:p>
    <w:p w14:paraId="6D28F44B" w14:textId="29772E89" w:rsidR="00A179AA" w:rsidRPr="00CD2777" w:rsidRDefault="00D25B8E"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모형의</w:t>
      </w:r>
      <w:r>
        <w:rPr>
          <w:rFonts w:ascii="Batang" w:eastAsia="Batang" w:hAnsi="Batang" w:cs="함초롬바탕"/>
          <w:szCs w:val="22"/>
        </w:rPr>
        <w:t xml:space="preserve"> 핵심 파라미터 중 하나인 불확실성 조정 계수</w:t>
      </w:r>
      <w:r>
        <w:rPr>
          <w:rFonts w:ascii="Batang" w:eastAsia="Batang" w:hAnsi="Batang" w:cs="함초롬바탕" w:hint="eastAsia"/>
          <w:szCs w:val="22"/>
        </w:rPr>
        <w:t xml:space="preserve">(τ)는 시장</w:t>
      </w:r>
      <w:r>
        <w:rPr>
          <w:rFonts w:ascii="Batang" w:eastAsia="Batang" w:hAnsi="Batang" w:cs="함초롬바탕"/>
          <w:szCs w:val="22"/>
        </w:rPr>
        <w:t xml:space="preserve"> 신호의 불확실성을 반영하며, 0에 가까울수록 시장 균형 수익률을 더 강하게 반영한다. </w:t>
      </w:r>
      <w:r>
        <w:rPr>
          <w:rFonts w:ascii="Batang" w:eastAsia="Batang" w:hAnsi="Batang" w:cs="함초롬바탕" w:hint="eastAsia"/>
          <w:szCs w:val="22"/>
        </w:rPr>
        <w:t xml:space="preserve">이 값은 추정해야 할 모수이지만 본 논문에서는 </w:t>
      </w:r>
      <w:r>
        <w:rPr>
          <w:rFonts w:ascii="Batang" w:eastAsia="Batang" w:hAnsi="Batang" w:cs="함초롬바탕"/>
          <w:szCs w:val="22"/>
        </w:rPr>
        <w:t xml:space="preserve">He and Litterman(1999)이 제시하고 실무에서 널리 사용되는 </w:t>
      </w:r>
      <w:r>
        <w:rPr>
          <w:rFonts w:ascii="Batang" w:eastAsia="Batang" w:hAnsi="Batang" w:cs="함초롬바탕" w:hint="eastAsia"/>
          <w:szCs w:val="22"/>
        </w:rPr>
        <w:t>τ=0.025</w:t>
      </w:r>
      <w:r>
        <w:rPr>
          <w:rFonts w:ascii="Batang" w:eastAsia="Batang" w:hAnsi="Batang" w:cs="함초롬바탕"/>
          <w:szCs w:val="22"/>
        </w:rPr>
        <w:t>를 일관적으로 사용하였다.</w:t>
      </w:r>
      <w:r>
        <w:rPr>
          <w:rFonts w:ascii="Batang" w:eastAsia="Batang" w:hAnsi="Batang" w:cs="함초롬바탕" w:hint="eastAsia"/>
          <w:szCs w:val="22"/>
        </w:rPr>
        <w:t xml:space="preserve"> </w:t>
      </w:r>
    </w:p>
    <w:p w14:paraId="44B89B0E" w14:textId="6F8D20E4" w:rsidR="00D25B8E" w:rsidRDefault="00AE4E82">
      <w:pPr>
        <w:wordWrap/>
        <w:spacing w:line="360" w:lineRule="auto"/>
        <w:ind w:firstLineChars="100" w:firstLine="220"/>
        <w:jc w:val="both"/>
        <w:rPr>
          <w:rFonts w:ascii="Batang" w:eastAsia="Batang" w:hAnsi="Batang" w:cs="함초롬바탕"/>
          <w:szCs w:val="22"/>
        </w:rPr>
        <w:pPrChange w:id="513" w:author="나현종" w:date="2025-11-06T14:03:00Z" w16du:dateUtc="2025-11-06T05:03:00Z">
          <w:pPr>
            <w:wordWrap/>
            <w:spacing w:line="360" w:lineRule="auto"/>
            <w:jc w:val="both"/>
          </w:pPr>
        </w:pPrChange>
      </w:pPr>
      <w:r>
        <w:rPr>
          <w:rFonts w:ascii="Batang" w:eastAsia="Batang" w:hAnsi="Batang" w:cs="함초롬바탕" w:hint="eastAsia"/>
          <w:szCs w:val="22"/>
        </w:rPr>
        <w:t xml:space="preserve">시장균형 기대수익률(Π)은 </w:t>
      </w:r>
      <w:r>
        <w:rPr>
          <w:rFonts w:ascii="Batang" w:eastAsia="Batang" w:hAnsi="Batang" w:cs="함초롬바탕" w:hint="eastAsia"/>
          <w:szCs w:val="22"/>
          <w:rPrChange w:id="514" w:author="나현종" w:date="2025-11-06T13:54:00Z" w16du:dateUtc="2025-11-06T04:54:00Z">
            <w:rPr>
              <w:rFonts w:ascii="Batang" w:eastAsia="Batang" w:hAnsi="Batang" w:cs="함초롬바탕" w:hint="eastAsia"/>
              <w:b/>
              <w:bCs/>
              <w:szCs w:val="22"/>
            </w:rPr>
          </w:rPrChange>
        </w:rPr>
        <w:t>시장</w:t>
      </w:r>
      <w:r>
        <w:rPr>
          <w:rFonts w:ascii="Batang" w:eastAsia="Batang" w:hAnsi="Batang" w:cs="함초롬바탕"/>
          <w:szCs w:val="22"/>
          <w:rPrChange w:id="515" w:author="나현종" w:date="2025-11-06T13:54:00Z" w16du:dateUtc="2025-11-06T04:54:00Z">
            <w:rPr>
              <w:rFonts w:ascii="Batang" w:eastAsia="Batang" w:hAnsi="Batang" w:cs="함초롬바탕"/>
              <w:b/>
              <w:bCs/>
              <w:szCs w:val="22"/>
            </w:rPr>
          </w:rPrChange>
        </w:rPr>
        <w:t xml:space="preserve"> 전체가 위험에 대한 보상으로 합리적으로 요구하는 초과수익률을 의미하며, 자산들의 시가총액 가중 구조를 기반으로 산출되는 이론</w:t>
      </w:r>
      <w:r>
        <w:rPr>
          <w:rFonts w:ascii="Batang" w:eastAsia="Batang" w:hAnsi="Batang" w:cs="함초롬바탕" w:hint="eastAsia"/>
          <w:szCs w:val="22"/>
          <w:rPrChange w:id="516" w:author="나현종" w:date="2025-11-06T13:54:00Z" w16du:dateUtc="2025-11-06T04:54:00Z">
            <w:rPr>
              <w:rFonts w:ascii="Batang" w:eastAsia="Batang" w:hAnsi="Batang" w:cs="함초롬바탕" w:hint="eastAsia"/>
              <w:b/>
              <w:bCs/>
              <w:szCs w:val="22"/>
            </w:rPr>
          </w:rPrChange>
        </w:rPr>
        <w:t>적</w:t>
      </w:r>
      <w:r>
        <w:rPr>
          <w:rFonts w:ascii="Batang" w:eastAsia="Batang" w:hAnsi="Batang" w:cs="함초롬바탕"/>
          <w:szCs w:val="22"/>
          <w:rPrChange w:id="517" w:author="나현종" w:date="2025-11-06T13:54:00Z" w16du:dateUtc="2025-11-06T04:54:00Z">
            <w:rPr>
              <w:rFonts w:ascii="Batang" w:eastAsia="Batang" w:hAnsi="Batang" w:cs="함초롬바탕"/>
              <w:b/>
              <w:bCs/>
              <w:szCs w:val="22"/>
            </w:rPr>
          </w:rPrChange>
        </w:rPr>
        <w:t xml:space="preserve"> 기대수익률이다.</w:t>
      </w:r>
      <w:r>
        <w:rPr>
          <w:rFonts w:ascii="Batang" w:eastAsia="Batang" w:hAnsi="Batang" w:cs="함초롬바탕" w:hint="eastAsia"/>
          <w:szCs w:val="22"/>
        </w:rPr>
        <w:t xml:space="preserve"> 이러한 접근은 He and Litterman(1999) 및 Meucci(2009)의 실증 설계에 기반하며, Black-Litterman 모형의 사전 분포 불안정성을 완화하는 대표적 방법으로 알려져 있다. 시장균형</w:t>
      </w:r>
      <w:r>
        <w:rPr>
          <w:rFonts w:ascii="Batang" w:eastAsia="Batang" w:hAnsi="Batang" w:cs="함초롬바탕"/>
          <w:szCs w:val="22"/>
        </w:rPr>
        <w:t xml:space="preserve"> 기대수익률</w:t>
      </w:r>
      <w:r>
        <w:rPr>
          <w:rFonts w:ascii="Batang" w:eastAsia="Batang" w:hAnsi="Batang" w:cs="함초롬바탕" w:hint="eastAsia"/>
          <w:szCs w:val="22"/>
        </w:rPr>
        <w:t>(</w:t>
      </w:r>
      <m:oMath>
        <m:r>
          <w:rPr>
            <w:rFonts w:ascii="Cambria Math" w:eastAsia="Batang" w:hAnsi="Cambria Math" w:cs="함초롬바탕" w:hint="eastAsia"/>
            <w:szCs w:val="22"/>
          </w:rPr>
          <m:t>π = λΣ</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w</m:t>
            </m:r>
          </m:e>
          <m:sup>
            <m:r>
              <w:rPr>
                <w:rFonts w:ascii="Cambria Math" w:eastAsia="Batang" w:hAnsi="Cambria Math" w:cs="함초롬바탕" w:hint="eastAsia"/>
                <w:szCs w:val="22"/>
              </w:rPr>
              <m:t>mkt</m:t>
            </m:r>
          </m:sup>
        </m:sSup>
        <m:r>
          <w:rPr>
            <w:rFonts w:ascii="Cambria Math" w:eastAsia="Batang" w:hAnsi="Cambria Math" w:cs="함초롬바탕"/>
            <w:szCs w:val="22"/>
          </w:rPr>
          <m:t>)</m:t>
        </m:r>
      </m:oMath>
      <w:r>
        <w:rPr>
          <w:rFonts w:ascii="Batang" w:eastAsia="Batang" w:hAnsi="Batang" w:cs="함초롬바탕"/>
          <w:szCs w:val="22"/>
        </w:rPr>
        <w:t>은 위험회피계수</w:t>
      </w:r>
      <w:r>
        <w:rPr>
          <w:rFonts w:ascii="Batang" w:eastAsia="Batang" w:hAnsi="Batang" w:cs="함초롬바탕" w:hint="eastAsia"/>
          <w:szCs w:val="22"/>
        </w:rPr>
        <w:t>(λ)</w:t>
      </w:r>
      <w:r>
        <w:rPr>
          <w:rFonts w:ascii="Batang" w:eastAsia="Batang" w:hAnsi="Batang" w:cs="함초롬바탕"/>
          <w:szCs w:val="22"/>
        </w:rPr>
        <w:t>와 자산 간 초과수익률 공분산행렬</w:t>
      </w:r>
      <w:r>
        <w:rPr>
          <w:rFonts w:ascii="Batang" w:eastAsia="Batang" w:hAnsi="Batang" w:cs="함초롬바탕" w:hint="eastAsia"/>
          <w:szCs w:val="22"/>
        </w:rPr>
        <w:t>(Σ)</w:t>
      </w:r>
      <w:r>
        <w:rPr>
          <w:rFonts w:ascii="Batang" w:eastAsia="Batang" w:hAnsi="Batang" w:cs="함초롬바탕"/>
          <w:szCs w:val="22"/>
        </w:rPr>
        <w:t>, 시장 포트폴리오의 시가총액 가중치 벡터</w:t>
      </w:r>
      <w:r>
        <w:rPr>
          <w:rFonts w:ascii="Batang" w:eastAsia="Batang" w:hAnsi="Batang" w:cs="함초롬바탕" w:hint="eastAsia"/>
          <w:szCs w:val="22"/>
        </w:rPr>
        <w:t>(w</w:t>
      </w:r>
      <w:r>
        <w:rPr>
          <w:rFonts w:ascii="Times New Roman" w:eastAsia="Batang" w:hAnsi="Times New Roman" w:cs="Times New Roman"/>
          <w:szCs w:val="22"/>
        </w:rPr>
        <w:t>ᵐᵏᵗ</w:t>
      </w:r>
      <w:r>
        <w:rPr>
          <w:rFonts w:ascii="Times New Roman" w:eastAsia="Batang" w:hAnsi="Times New Roman" w:cs="Times New Roman" w:hint="eastAsia"/>
          <w:szCs w:val="22"/>
        </w:rPr>
        <w:t>)</w:t>
      </w:r>
      <w:r>
        <w:rPr>
          <w:rFonts w:ascii="Batang" w:eastAsia="Batang" w:hAnsi="Batang" w:cs="함초롬바탕"/>
          <w:szCs w:val="22"/>
        </w:rPr>
        <w:t>의 곱으로 산출된다.</w:t>
      </w:r>
      <w:r>
        <w:rPr>
          <w:rFonts w:ascii="Batang" w:eastAsia="Batang" w:hAnsi="Batang" w:cs="함초롬바탕" w:hint="eastAsia"/>
          <w:szCs w:val="22"/>
        </w:rPr>
        <w:t xml:space="preserve"> </w:t>
      </w:r>
      <w:r>
        <w:rPr>
          <w:rFonts w:ascii="Batang" w:eastAsia="Batang" w:hAnsi="Batang" w:cs="함초롬바탕"/>
          <w:szCs w:val="22"/>
        </w:rPr>
        <w:t>공분산행렬은 120개월 롤링 윈도우로 추정한 표본 공분산을 사용한다.</w:t>
      </w:r>
    </w:p>
    <w:p w14:paraId="6D484ACC" w14:textId="051C16AC" w:rsidR="00A179AA" w:rsidRPr="00CD2777" w:rsidDel="008F5C7A" w:rsidRDefault="00D25B8E">
      <w:pPr>
        <w:wordWrap/>
        <w:spacing w:line="360" w:lineRule="auto"/>
        <w:ind w:firstLineChars="100" w:firstLine="220"/>
        <w:jc w:val="both"/>
        <w:rPr>
          <w:del w:id="518" w:author="나현종" w:date="2025-11-06T14:02:00Z" w16du:dateUtc="2025-11-06T05:02:00Z"/>
          <w:rFonts w:ascii="Batang" w:eastAsia="Batang" w:hAnsi="Batang" w:cs="함초롬바탕"/>
          <w:szCs w:val="22"/>
        </w:rPr>
      </w:pPr>
      <w:r>
        <w:rPr>
          <w:rFonts w:ascii="Batang" w:eastAsia="Batang" w:hAnsi="Batang" w:cs="함초롬바탕" w:hint="eastAsia"/>
          <w:szCs w:val="22"/>
        </w:rPr>
        <w:t xml:space="preserve">시장 포트폴리오의 가중치</w:t>
      </w:r>
      <w:r>
        <w:rPr>
          <w:rFonts w:ascii="Batang" w:eastAsia="Batang" w:hAnsi="Batang" w:cs="Times New Roman"/>
          <w:szCs w:val="22"/>
          <w:rPrChange w:id="519" w:author="나현종" w:date="2025-11-06T13:58:00Z" w16du:dateUtc="2025-11-06T04:58:00Z">
            <w:rPr>
              <w:rFonts w:ascii="Batang" w:eastAsia="Batang" w:hAnsi="Batang" w:cs="Times New Roman"/>
              <w:b/>
              <w:bCs/>
              <w:szCs w:val="22"/>
            </w:rPr>
          </w:rPrChange>
        </w:rPr>
        <w:t>(w</w:t>
      </w:r>
      <w:r>
        <w:rPr>
          <w:rFonts w:ascii="Times New Roman" w:eastAsia="Batang" w:hAnsi="Times New Roman" w:cs="Times New Roman"/>
          <w:szCs w:val="22"/>
          <w:rPrChange w:id="520" w:author="나현종" w:date="2025-11-06T13:58:00Z" w16du:dateUtc="2025-11-06T04:58:00Z">
            <w:rPr>
              <w:rFonts w:ascii="Times New Roman" w:eastAsia="Batang" w:hAnsi="Times New Roman" w:cs="Times New Roman"/>
              <w:b/>
              <w:bCs/>
              <w:szCs w:val="22"/>
            </w:rPr>
          </w:rPrChange>
        </w:rPr>
        <w:t>ᵐᵏᵗ</w:t>
      </w:r>
      <w:r>
        <w:rPr>
          <w:rFonts w:ascii="Batang" w:eastAsia="Batang" w:hAnsi="Batang" w:cs="Times New Roman"/>
          <w:szCs w:val="22"/>
          <w:rPrChange w:id="521" w:author="나현종" w:date="2025-11-06T13:58:00Z" w16du:dateUtc="2025-11-06T04:58:00Z">
            <w:rPr>
              <w:rFonts w:ascii="Batang" w:eastAsia="Batang" w:hAnsi="Batang" w:cs="Times New Roman"/>
              <w:b/>
              <w:bCs/>
              <w:szCs w:val="22"/>
            </w:rPr>
          </w:rPrChange>
        </w:rPr>
        <w:t>)</w:t>
      </w:r>
      <w:r>
        <w:rPr>
          <w:rFonts w:ascii="Batang" w:eastAsia="Batang" w:hAnsi="Batang" w:cs="함초롬바탕" w:hint="eastAsia"/>
          <w:szCs w:val="22"/>
        </w:rPr>
        <w:t xml:space="preserve">는 S&amp;P500 구성종목의 시가총액을 기준으로 11개 GICS 섹터별로 집계하여 산출한다. 각 섹터의 가중치는 해당</w:t>
      </w:r>
      <w:r>
        <w:rPr>
          <w:rFonts w:ascii="Batang" w:eastAsia="Batang" w:hAnsi="Batang" w:cs="함초롬바탕"/>
          <w:szCs w:val="22"/>
        </w:rPr>
        <w:t xml:space="preserve"> 섹터</w:t>
      </w:r>
      <w:r>
        <w:rPr>
          <w:rFonts w:ascii="Batang" w:eastAsia="Batang" w:hAnsi="Batang" w:cs="함초롬바탕" w:hint="eastAsia"/>
          <w:szCs w:val="22"/>
        </w:rPr>
        <w:t xml:space="preserve"> s</w:t>
      </w:r>
      <w:r>
        <w:rPr>
          <w:rFonts w:ascii="Batang" w:eastAsia="Batang" w:hAnsi="Batang" w:cs="함초롬바탕"/>
          <w:szCs w:val="22"/>
        </w:rPr>
        <w:t>의</w:t>
      </w:r>
      <w:r>
        <w:rPr>
          <w:rFonts w:ascii="Batang" w:eastAsia="Batang" w:hAnsi="Batang" w:cs="함초롬바탕" w:hint="eastAsia"/>
          <w:szCs w:val="22"/>
        </w:rPr>
        <w:t xml:space="preserve"> t기간 말</w:t>
      </w:r>
      <w:r>
        <w:rPr>
          <w:rFonts w:ascii="Batang" w:eastAsia="Batang" w:hAnsi="Batang" w:cs="함초롬바탕"/>
          <w:szCs w:val="22"/>
        </w:rPr>
        <w:t xml:space="preserve"> 시가총액</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s,t</m:t>
            </m:r>
          </m:sub>
        </m:sSub>
      </m:oMath>
      <w:r>
        <w:rPr>
          <w:rFonts w:ascii="Batang" w:eastAsia="Batang" w:hAnsi="Batang" w:cs="함초롬바탕" w:hint="eastAsia"/>
          <w:szCs w:val="22"/>
        </w:rPr>
        <w:t>)</w:t>
      </w:r>
      <w:r>
        <w:rPr>
          <w:rFonts w:ascii="Batang" w:eastAsia="Batang" w:hAnsi="Batang" w:cs="함초롬바탕"/>
          <w:szCs w:val="22"/>
        </w:rPr>
        <w:t xml:space="preserve">을 전체 </w:t>
      </w:r>
      <w:r>
        <w:rPr>
          <w:rFonts w:ascii="Batang" w:eastAsia="Batang" w:hAnsi="Batang" w:cs="함초롬바탕" w:hint="eastAsia"/>
          <w:szCs w:val="22"/>
        </w:rPr>
        <w:t xml:space="preserve">섹터의 </w:t>
      </w:r>
      <w:r>
        <w:rPr>
          <w:rFonts w:ascii="Batang" w:eastAsia="Batang" w:hAnsi="Batang" w:cs="함초롬바탕"/>
          <w:szCs w:val="22"/>
        </w:rPr>
        <w:t>시가총액</w:t>
      </w:r>
      <w:r>
        <w:rPr>
          <w:rFonts w:ascii="Batang" w:eastAsia="Batang" w:hAnsi="Batang" w:cs="함초롬바탕" w:hint="eastAsia"/>
          <w:szCs w:val="22"/>
        </w:rPr>
        <w:t>(</w:t>
      </w:r>
      <m:oMath>
        <m:nary>
          <m:naryPr>
            <m:chr m:val="∑"/>
            <m:limLoc m:val="subSup"/>
            <m:ctrlPr>
              <w:rPr>
                <w:rFonts w:ascii="Cambria Math" w:eastAsia="Batang" w:hAnsi="Cambria Math" w:cs="함초롬바탕" w:hint="eastAsia"/>
                <w:i/>
                <w:szCs w:val="22"/>
              </w:rPr>
            </m:ctrlPr>
          </m:naryPr>
          <m:sub>
            <m:r>
              <w:rPr>
                <w:rFonts w:ascii="Cambria Math" w:eastAsia="Batang" w:hAnsi="Cambria Math" w:cs="함초롬바탕" w:hint="eastAsia"/>
                <w:szCs w:val="22"/>
              </w:rPr>
              <m:t>j=1</m:t>
            </m:r>
          </m:sub>
          <m:sup>
            <m:r>
              <w:rPr>
                <w:rFonts w:ascii="Cambria Math" w:eastAsia="Batang" w:hAnsi="Cambria Math" w:cs="함초롬바탕" w:hint="eastAsia"/>
                <w:szCs w:val="22"/>
              </w:rPr>
              <m:t>N</m:t>
            </m:r>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j,t</m:t>
                </m:r>
              </m:sub>
            </m:sSub>
          </m:e>
        </m:nary>
      </m:oMath>
      <w:r>
        <w:rPr>
          <w:rFonts w:ascii="Batang" w:eastAsia="Batang" w:hAnsi="Batang" w:cs="함초롬바탕" w:hint="eastAsia"/>
          <w:szCs w:val="22"/>
        </w:rPr>
        <w:t>)</w:t>
      </w:r>
      <w:r>
        <w:rPr>
          <w:rFonts w:ascii="Batang" w:eastAsia="Batang" w:hAnsi="Batang" w:cs="함초롬바탕"/>
          <w:szCs w:val="22"/>
        </w:rPr>
        <w:t>으로 나눈 값으로 정의</w:t>
      </w:r>
      <w:r>
        <w:rPr>
          <w:rStyle w:val="FootnoteReference"/>
          <w:rFonts w:ascii="Batang" w:eastAsia="Batang" w:hAnsi="Batang" w:cs="함초롬바탕"/>
          <w:szCs w:val="22"/>
        </w:rPr>
        <w:footnoteReference w:id="6"/>
      </w:r>
      <w:r>
        <w:rPr>
          <w:rFonts w:ascii="Batang" w:eastAsia="Batang" w:hAnsi="Batang" w:cs="함초롬바탕"/>
          <w:szCs w:val="22"/>
        </w:rPr>
        <w:t xml:space="preserve">되며, 이는 S&amp;P 500의 자산구성 비중을 반영한다. </w:t>
      </w:r>
      <w:r>
        <w:rPr>
          <w:rFonts w:ascii="Batang" w:eastAsia="Batang" w:hAnsi="Batang" w:cs="함초롬바탕" w:hint="eastAsia"/>
          <w:szCs w:val="22"/>
        </w:rPr>
        <w:t xml:space="preserve">시가총액 데이터는 S&amp;P500 구성종목의 월말 기준 공시자료를 사용하며, 비중은 매월 갱신된다. </w:t>
      </w:r>
    </w:p>
    <w:p w14:paraId="203A9029" w14:textId="653D8CD4" w:rsidR="00DC5843" w:rsidRPr="00CD2777" w:rsidDel="008F5C7A" w:rsidRDefault="00DC5843">
      <w:pPr>
        <w:wordWrap/>
        <w:spacing w:line="360" w:lineRule="auto"/>
        <w:ind w:firstLineChars="100" w:firstLine="220"/>
        <w:jc w:val="both"/>
        <w:rPr>
          <w:del w:id="522" w:author="나현종" w:date="2025-11-06T14:02:00Z" w16du:dateUtc="2025-11-06T05:02:00Z"/>
          <w:rFonts w:ascii="Batang" w:eastAsia="Batang" w:hAnsi="Batang" w:cs="함초롬바탕"/>
          <w:szCs w:val="22"/>
        </w:rPr>
        <w:pPrChange w:id="523" w:author="나현종" w:date="2025-11-06T14:03:00Z" w16du:dateUtc="2025-11-06T05:03:00Z">
          <w:pPr>
            <w:wordWrap/>
            <w:spacing w:line="360" w:lineRule="auto"/>
            <w:jc w:val="both"/>
          </w:pPr>
        </w:pPrChange>
      </w:pPr>
    </w:p>
    <w:p w14:paraId="1CD22F6D" w14:textId="77777777" w:rsidR="008F5C7A" w:rsidRDefault="008F5C7A">
      <w:pPr>
        <w:wordWrap/>
        <w:spacing w:line="360" w:lineRule="auto"/>
        <w:ind w:firstLineChars="100" w:firstLine="220"/>
        <w:jc w:val="both"/>
        <w:rPr>
          <w:ins w:id="524" w:author="나현종" w:date="2025-11-06T14:02:00Z" w16du:dateUtc="2025-11-06T05:02:00Z"/>
          <w:rFonts w:ascii="Batang" w:eastAsia="Batang" w:hAnsi="Batang" w:cs="함초롬바탕"/>
          <w:szCs w:val="22"/>
        </w:rPr>
        <w:pPrChange w:id="525" w:author="나현종" w:date="2025-11-06T14:03:00Z" w16du:dateUtc="2025-11-06T05:03:00Z">
          <w:pPr>
            <w:wordWrap/>
            <w:spacing w:line="360" w:lineRule="auto"/>
            <w:jc w:val="both"/>
          </w:pPr>
        </w:pPrChange>
      </w:pPr>
    </w:p>
    <w:p w14:paraId="470AC4E5" w14:textId="53F876BC" w:rsidR="00A179AA" w:rsidRPr="00CD2777" w:rsidRDefault="000A4111">
      <w:pPr>
        <w:wordWrap/>
        <w:spacing w:line="360" w:lineRule="auto"/>
        <w:ind w:firstLineChars="100" w:firstLine="220"/>
        <w:jc w:val="both"/>
        <w:rPr>
          <w:rFonts w:ascii="Batang" w:eastAsia="Batang" w:hAnsi="Batang" w:cs="함초롬바탕"/>
          <w:szCs w:val="22"/>
        </w:rPr>
        <w:pPrChange w:id="526" w:author="나현종" w:date="2025-11-06T14:03:00Z" w16du:dateUtc="2025-11-06T05:03:00Z">
          <w:pPr>
            <w:wordWrap/>
            <w:spacing w:line="360" w:lineRule="auto"/>
            <w:jc w:val="both"/>
          </w:pPr>
        </w:pPrChange>
      </w:pPr>
      <w:r>
        <w:rPr>
          <w:rFonts w:ascii="Batang" w:eastAsia="Batang" w:hAnsi="Batang" w:cs="함초롬바탕" w:hint="eastAsia"/>
          <w:szCs w:val="22"/>
        </w:rPr>
        <w:t>위험회피계수(</w:t>
      </w:r>
      <m:oMath>
        <m:r>
          <w:rPr>
            <w:rFonts w:ascii="Cambria Math" w:eastAsia="Batang" w:hAnsi="Cambria Math" w:cs="함초롬바탕" w:hint="eastAsia"/>
            <w:szCs w:val="22"/>
          </w:rPr>
          <m:t>λ</m:t>
        </m:r>
      </m:oMath>
      <w:r>
        <w:rPr>
          <w:rFonts w:ascii="Batang" w:eastAsia="Batang" w:hAnsi="Batang" w:cs="함초롬바탕" w:hint="eastAsia"/>
          <w:szCs w:val="22"/>
        </w:rPr>
        <w:t xml:space="preserve">)는 시장의 초과수익률 대비 위험 보상의 정도를 나타내며, 시장</w:t>
      </w:r>
      <w:r>
        <w:rPr>
          <w:rFonts w:ascii="Batang" w:eastAsia="Batang" w:hAnsi="Batang" w:cs="함초롬바탕"/>
          <w:szCs w:val="22"/>
        </w:rPr>
        <w:t xml:space="preserve"> 포트폴리오의 기대 초과수익률</w:t>
      </w:r>
      <w:r>
        <w:rPr>
          <w:rFonts w:ascii="Batang" w:eastAsia="Batang" w:hAnsi="Batang" w:cs="함초롬바탕" w:hint="eastAsia"/>
          <w:szCs w:val="22"/>
        </w:rPr>
        <w:t>(</w:t>
      </w:r>
      <m:oMath>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oMath>
      <w:r>
        <w:rPr>
          <w:rFonts w:ascii="Batang" w:eastAsia="Batang" w:hAnsi="Batang" w:cs="함초롬바탕" w:hint="eastAsia"/>
          <w:szCs w:val="22"/>
        </w:rPr>
        <w:t>)</w:t>
      </w:r>
      <w:r>
        <w:rPr>
          <w:rFonts w:ascii="Batang" w:eastAsia="Batang" w:hAnsi="Batang" w:cs="함초롬바탕"/>
          <w:szCs w:val="22"/>
        </w:rPr>
        <w:t>을 시장수익률의 분산</w:t>
      </w:r>
      <w:r>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oMath>
      <w:r>
        <w:rPr>
          <w:rFonts w:ascii="Times New Roman" w:eastAsia="Batang" w:hAnsi="Times New Roman" w:cs="Times New Roman"/>
          <w:szCs w:val="22"/>
        </w:rPr>
        <w:t>​</w:t>
      </w:r>
      <w:r>
        <w:rPr>
          <w:rFonts w:ascii="Batang" w:eastAsia="Batang" w:hAnsi="Batang" w:cs="함초롬바탕" w:hint="eastAsia"/>
          <w:szCs w:val="22"/>
        </w:rPr>
        <w:t>)</w:t>
      </w:r>
      <w:r>
        <w:rPr>
          <w:rFonts w:ascii="Batang" w:eastAsia="Batang" w:hAnsi="Batang" w:cs="함초롬바탕"/>
          <w:szCs w:val="22"/>
        </w:rPr>
        <w:t>으로 나눈 값</w:t>
      </w:r>
      <w:r>
        <w:rPr>
          <w:rFonts w:ascii="Batang" w:eastAsia="Batang" w:hAnsi="Batang" w:cs="함초롬바탕" w:hint="eastAsia"/>
          <w:szCs w:val="22"/>
        </w:rPr>
        <w:t>(</w:t>
      </w:r>
      <m:oMath>
        <m:r>
          <w:rPr>
            <w:rFonts w:ascii="Cambria Math" w:eastAsia="Batang" w:hAnsi="Cambria Math" w:cs="함초롬바탕" w:hint="eastAsia"/>
            <w:szCs w:val="22"/>
          </w:rPr>
          <m:t>λ =</m:t>
        </m:r>
        <m:f>
          <m:fPr>
            <m:ctrlPr>
              <w:rPr>
                <w:rFonts w:ascii="Cambria Math" w:eastAsia="Batang" w:hAnsi="Cambria Math" w:cs="함초롬바탕" w:hint="eastAsia"/>
                <w:i/>
                <w:szCs w:val="22"/>
              </w:rPr>
            </m:ctrlPr>
          </m:fPr>
          <m:num>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num>
          <m:den>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den>
        </m:f>
        <m:r>
          <w:rPr>
            <w:rFonts w:ascii="Cambria Math" w:eastAsia="Batang" w:hAnsi="Cambria Math" w:cs="함초롬바탕" w:hint="eastAsia"/>
            <w:szCs w:val="22"/>
          </w:rPr>
          <m:t xml:space="preserve"> </m:t>
        </m:r>
      </m:oMath>
      <w:r>
        <w:rPr>
          <w:rFonts w:ascii="Batang" w:eastAsia="Batang" w:hAnsi="Batang" w:cs="함초롬바탕" w:hint="eastAsia"/>
          <w:szCs w:val="22"/>
        </w:rPr>
        <w:t>)</w:t>
      </w:r>
      <w:r>
        <w:rPr>
          <w:rFonts w:ascii="Batang" w:eastAsia="Batang" w:hAnsi="Batang" w:cs="함초롬바탕"/>
          <w:szCs w:val="22"/>
        </w:rPr>
        <w:t xml:space="preserve">으로 정의된다</w:t>
      </w:r>
      <w:r>
        <w:rPr>
          <w:rFonts w:ascii="Batang" w:eastAsia="Batang" w:hAnsi="Batang" w:cs="함초롬바탕" w:hint="eastAsia"/>
          <w:szCs w:val="22"/>
        </w:rPr>
        <w:t xml:space="preserve">(Idzorek, 2004). 이는 단위 위험당 기대수익으로 해석되며, 투자자의 위험기피 정도를 정량화한 척도이다. 본 연구는 Idzorek(2004)의 접근을 적용하여 각 포트폴리오 구성 시점에서 직전 120개월의 시장 초과수익률 평균과 분산을 이용하여 위험회피계수를 계산하였다. 이러한 시점별</w:t>
      </w:r>
      <w:r>
        <w:rPr>
          <w:rFonts w:ascii="Batang" w:eastAsia="Batang" w:hAnsi="Batang" w:cs="함초롬바탕"/>
          <w:szCs w:val="22"/>
        </w:rPr>
        <w:t xml:space="preserve"> 추정 방식은 시장 환경의 변화에 따라 위험회피계수가 조정되도록 하며, 보다 적응적인 시장균형 수익률 추정을 가능하게 한다.</w:t>
      </w:r>
    </w:p>
    <w:p w14:paraId="7EE2BF79" w14:textId="75B18F79" w:rsidR="006E15F3" w:rsidRPr="00CD2777" w:rsidRDefault="008F5C7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본 연구는 투자자</w:t>
      </w:r>
      <w:r>
        <w:rPr>
          <w:rFonts w:ascii="Batang" w:eastAsia="Batang" w:hAnsi="Batang" w:cs="함초롬바탕"/>
          <w:szCs w:val="22"/>
        </w:rPr>
        <w:t xml:space="preserve"> 견해 관련 행렬들</w:t>
      </w:r>
      <w:r>
        <w:rPr>
          <w:rFonts w:ascii="Batang" w:eastAsia="Batang" w:hAnsi="Batang" w:cs="함초롬바탕" w:hint="eastAsia"/>
          <w:szCs w:val="22"/>
        </w:rPr>
        <w:t>을</w:t>
      </w:r>
      <w:r>
        <w:rPr>
          <w:rFonts w:ascii="Batang" w:eastAsia="Batang" w:hAnsi="Batang" w:cs="함초롬바탕"/>
          <w:szCs w:val="22"/>
        </w:rPr>
        <w:t xml:space="preserve"> </w:t>
      </w:r>
      <w:r>
        <w:rPr>
          <w:rFonts w:ascii="Batang" w:eastAsia="Batang" w:hAnsi="Batang" w:cs="함초롬바탕" w:hint="eastAsia"/>
          <w:szCs w:val="22"/>
        </w:rPr>
        <w:t xml:space="preserve">섹터들에 대한 </w:t>
      </w:r>
      <w:r>
        <w:rPr>
          <w:rFonts w:ascii="Batang" w:eastAsia="Batang" w:hAnsi="Batang" w:cs="함초롬바탕"/>
          <w:szCs w:val="22"/>
        </w:rPr>
        <w:t>상대적 견해에 기반하여 산출</w:t>
      </w:r>
      <w:r>
        <w:rPr>
          <w:rFonts w:ascii="Batang" w:eastAsia="Batang" w:hAnsi="Batang" w:cs="함초롬바탕" w:hint="eastAsia"/>
          <w:szCs w:val="22"/>
        </w:rPr>
        <w:t>하였</w:t>
      </w:r>
      <w:r>
        <w:rPr>
          <w:rFonts w:ascii="Batang" w:eastAsia="Batang" w:hAnsi="Batang" w:cs="함초롬바탕"/>
          <w:szCs w:val="22"/>
        </w:rPr>
        <w:t>다</w:t>
      </w:r>
      <w:r>
        <w:rPr>
          <w:rFonts w:ascii="Batang" w:eastAsia="Batang" w:hAnsi="Batang" w:cs="함초롬바탕" w:hint="eastAsia"/>
          <w:szCs w:val="22"/>
        </w:rPr>
        <w:t xml:space="preserve">. 상대적인 견해를 채택한 이유는 단일 섹터에 대한 절대적 기대수익률 수준을 직접 예측하는 것보다, 자산 간 상대적 초과성과를 비교함으로써 주관적 예측오차를 정규화하고 일관된 판단 구조를 확보할 수 있기 때문이다. 또한 상대적 견해는 투자자의 판단을 특정 섹터 간의 쌍대비교로 단순화함으로써, 정보처리 부담을 완화하고 견해 간 충돌을 방지한다는 장점이 있다</w:t>
      </w:r>
      <w:r>
        <w:rPr>
          <w:rFonts w:ascii="Batang" w:eastAsia="Batang" w:hAnsi="Batang" w:hint="eastAsia"/>
        </w:rPr>
        <w:t xml:space="preserve"> </w:t>
      </w:r>
      <w:r>
        <w:rPr>
          <w:rFonts w:ascii="Batang" w:eastAsia="Batang" w:hAnsi="Batang" w:cs="함초롬바탕" w:hint="eastAsia"/>
          <w:szCs w:val="22"/>
        </w:rPr>
        <w:t xml:space="preserve">(He &amp; Litterman, 1999).</w:t>
      </w:r>
    </w:p>
    <w:p w14:paraId="2F77F5F3" w14:textId="309148B7" w:rsidR="005D7EBB" w:rsidRPr="00CD2777" w:rsidRDefault="008F5C7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견해</w:t>
      </w:r>
      <w:r>
        <w:rPr>
          <w:rFonts w:ascii="Batang" w:eastAsia="Batang" w:hAnsi="Batang" w:cs="함초롬바탕"/>
          <w:szCs w:val="22"/>
        </w:rPr>
        <w:t xml:space="preserve"> 매핑 행렬</w:t>
      </w:r>
      <w:r>
        <w:rPr>
          <w:rFonts w:ascii="Batang" w:eastAsia="Batang" w:hAnsi="Batang" w:cs="함초롬바탕" w:hint="eastAsia"/>
          <w:szCs w:val="22"/>
        </w:rPr>
        <w:t>(P)</w:t>
      </w:r>
      <w:r>
        <w:rPr>
          <w:rFonts w:ascii="Batang" w:eastAsia="Batang" w:hAnsi="Batang" w:cs="함초롬바탕"/>
          <w:szCs w:val="22"/>
        </w:rPr>
        <w:t xml:space="preserve">은 두 섹터를 비교하는 하나의 견해에 대하여 상대적으로 수익률이 상승할 것이라고 예상되는 섹터에는 양의 1을, 상대적으로 수익률이 하락할 것이라고 예상되는 섹터에는 음의 1을, 두 섹터를 제외한 나머지 섹터는 모두 0으로 인코딩한다. </w:t>
      </w:r>
      <w:r>
        <w:rPr>
          <w:rFonts w:ascii="Batang" w:eastAsia="Batang" w:hAnsi="Batang" w:cs="함초롬바탕" w:hint="eastAsia"/>
          <w:szCs w:val="22"/>
        </w:rPr>
        <w:t xml:space="preserve">예를 들어, 정보기술 섹터의 수익률이 금융 섹터보다 높을 것이라는 견해의 경우, 금융</w:t>
      </w:r>
      <w:r>
        <w:rPr>
          <w:rFonts w:ascii="Batang" w:eastAsia="Batang" w:hAnsi="Batang" w:cs="함초롬바탕"/>
          <w:szCs w:val="22"/>
        </w:rPr>
        <w:t xml:space="preserve"> 섹터에 해당하는 위치에 음의 1을, 정보기술 섹터에 해당하는 위치에 양의 1을, 나머지 위치에 0을 할당한다</w:t>
      </w:r>
      <w:r>
        <w:rPr>
          <w:rFonts w:ascii="Batang" w:eastAsia="Batang" w:hAnsi="Batang" w:cs="함초롬바탕" w:hint="eastAsia"/>
          <w:szCs w:val="22"/>
        </w:rPr>
        <w:t xml:space="preserve">(i.e,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Pr>
          <w:rFonts w:ascii="Batang" w:eastAsia="Batang" w:hAnsi="Batang" w:cs="함초롬바탕" w:hint="eastAsia"/>
          <w:szCs w:val="22"/>
        </w:rPr>
        <w:t>).</w:t>
      </w:r>
    </w:p>
    <w:p w14:paraId="49C5DE7D" w14:textId="78AA0227" w:rsidR="007D0222" w:rsidRPr="00CD2777" w:rsidRDefault="007D0222"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본 연구에서 11개의 섹터에 대한 상대</w:t>
      </w:r>
      <w:r>
        <w:rPr>
          <w:rFonts w:ascii="Batang" w:eastAsia="Batang" w:hAnsi="Batang" w:cs="함초롬바탕"/>
          <w:szCs w:val="22"/>
        </w:rPr>
        <w:t>적</w:t>
      </w:r>
      <w:r>
        <w:rPr>
          <w:rFonts w:ascii="Batang" w:eastAsia="Batang" w:hAnsi="Batang" w:cs="함초롬바탕" w:hint="eastAsia"/>
          <w:szCs w:val="22"/>
        </w:rPr>
        <w:t xml:space="preserve"> 견해를 구성하는 과정에서 견해의 개수는 모형의 성과에 중요한 영향을 미친다. 견해의 개수가 너무 많아 대상 섹터의 개수에 가까워질수록 시장 균형 수익률이 반영되는 정도가 매우 미미해지는 경향이 있다. 반면, 견해의 개수가 매우 적을 경우, 견해의 반영정도가 미미하여 시장 균형 수익률을 그대로 따라가는 경향이 있다. 이에 본 연구에서는 [</w:t>
      </w:r>
      <w:r>
        <w:rPr>
          <w:rFonts w:ascii="Batang" w:eastAsia="Batang" w:hAnsi="Batang" w:cs="함초롬바탕" w:hint="eastAsia"/>
          <w:szCs w:val="22"/>
          <w:highlight w:val="yellow"/>
          <w:rPrChange w:id="527" w:author="나현종" w:date="2025-11-06T14:14:00Z" w16du:dateUtc="2025-11-06T05:14:00Z">
            <w:rPr>
              <w:rFonts w:ascii="Batang" w:eastAsia="Batang" w:hAnsi="Batang" w:cs="함초롬바탕" w:hint="eastAsia"/>
              <w:szCs w:val="22"/>
            </w:rPr>
          </w:rPrChange>
        </w:rPr>
        <w:t>어떻게</w:t>
      </w:r>
      <w:r>
        <w:rPr>
          <w:rFonts w:ascii="Batang" w:eastAsia="Batang" w:hAnsi="Batang" w:cs="함초롬바탕" w:hint="eastAsia"/>
          <w:szCs w:val="22"/>
        </w:rPr>
        <w:t>]</w:t>
      </w:r>
      <w:del w:id="528" w:author="나현종" w:date="2025-11-06T14:12:00Z" w16du:dateUtc="2025-11-06T05:12:00Z">
        <w:r>
          <w:rPr>
            <w:rFonts w:ascii="Batang" w:eastAsia="Batang" w:hAnsi="Batang" w:cs="함초롬바탕" w:hint="eastAsia"/>
            <w:szCs w:val="22"/>
          </w:rPr>
          <w:delText>View의</w:delText>
        </w:r>
      </w:del>
      <w:del w:id="529" w:author="나현종" w:date="2025-11-06T14:13:00Z" w16du:dateUtc="2025-11-06T05:13:00Z">
        <w:r>
          <w:rPr>
            <w:rFonts w:ascii="Batang" w:eastAsia="Batang" w:hAnsi="Batang" w:cs="함초롬바탕" w:hint="eastAsia"/>
            <w:szCs w:val="22"/>
          </w:rPr>
          <w:delText xml:space="preserve"> 개수에 대한 후보를 5,6,7로 설정하고 Out-of-sample인 112개월 동안 그리드 서치를 통해 최적의 View 개수를 K로 결정하였다(Meucci, A, 2010)</w:delText>
        </w:r>
      </w:del>
      <w:r>
        <w:rPr>
          <w:rFonts w:ascii="Batang" w:eastAsia="Batang" w:hAnsi="Batang" w:cs="함초롬바탕" w:hint="eastAsia"/>
          <w:szCs w:val="22"/>
        </w:rPr>
        <w:t>.</w:t>
      </w:r>
    </w:p>
    <w:p w14:paraId="05A30DB2" w14:textId="28A733CA" w:rsidR="00A179AA" w:rsidRPr="00CD2777" w:rsidRDefault="00A10DEC" w:rsidP="00A10DEC">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color w:val="000000" w:themeColor="text1"/>
        </w:rPr>
        <w:t>견해의 기대수익률 벡터</w:t>
      </w:r>
      <w:r>
        <w:rPr>
          <w:rFonts w:ascii="Batang" w:eastAsia="Batang" w:hAnsi="Batang" w:cs="함초롬바탕" w:hint="eastAsia"/>
          <w:szCs w:val="22"/>
        </w:rPr>
        <w:t>(</w:t>
      </w:r>
      <m:oMath>
        <m:r>
          <w:rPr>
            <w:rFonts w:ascii="Cambria Math" w:eastAsia="Batang" w:hAnsi="Cambria Math" w:cs="함초롬바탕" w:hint="eastAsia"/>
            <w:szCs w:val="22"/>
          </w:rPr>
          <m:t>Q</m:t>
        </m:r>
      </m:oMath>
      <w:r>
        <w:rPr>
          <w:rFonts w:ascii="Batang" w:eastAsia="Batang" w:hAnsi="Batang" w:cs="함초롬바탕" w:hint="eastAsia"/>
          <w:szCs w:val="22"/>
        </w:rPr>
        <w:t xml:space="preserve">)는 각 상대 견해에 대응하는 기대 초과수익률을 포함한다. 예를</w:t>
      </w:r>
      <w:r>
        <w:rPr>
          <w:rFonts w:ascii="Batang" w:eastAsia="Batang" w:hAnsi="Batang" w:cs="함초롬바탕"/>
          <w:szCs w:val="22"/>
        </w:rPr>
        <w:t xml:space="preserve"> 들어, 정보기술 섹터의 수익률이 금융 섹터보다 높을 것이라는 견해의 경우,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Q</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Pr>
          <w:rFonts w:ascii="Batang" w:eastAsia="Batang" w:hAnsi="Batang" w:cs="함초롬바탕" w:hint="eastAsia"/>
          <w:szCs w:val="22"/>
        </w:rPr>
        <w:t xml:space="preserve"> 와 같은 행렬로 나오게 된다.</w:t>
      </w:r>
      <w:r>
        <w:rPr>
          <w:rFonts w:ascii="Batang" w:eastAsia="Batang" w:hAnsi="Batang" w:cs="함초롬바탕" w:hint="eastAsia"/>
          <w:color w:val="000000" w:themeColor="text1"/>
        </w:rPr>
        <w:t xml:space="preserve"> 견해 불확실성의 공분산 </w:t>
      </w:r>
      <w:r>
        <w:rPr>
          <w:rFonts w:ascii="Batang" w:eastAsia="Batang" w:hAnsi="Batang" w:cs="함초롬바탕" w:hint="eastAsia"/>
          <w:szCs w:val="22"/>
        </w:rPr>
        <w:t xml:space="preserve">행렬 (Ω)은 각 견해의 불확실성을 나타내며 불확실성</w:t>
      </w:r>
      <w:r>
        <w:rPr>
          <w:rFonts w:ascii="Batang" w:eastAsia="Batang" w:hAnsi="Batang" w:cs="함초롬바탕"/>
          <w:szCs w:val="22"/>
        </w:rPr>
        <w:t xml:space="preserve"> 조정 계수</w:t>
      </w:r>
      <w:r>
        <w:rPr>
          <w:rFonts w:ascii="Batang" w:eastAsia="Batang" w:hAnsi="Batang" w:cs="함초롬바탕" w:hint="eastAsia"/>
          <w:szCs w:val="22"/>
        </w:rPr>
        <w:t>(τ)</w:t>
      </w:r>
      <w:r>
        <w:rPr>
          <w:rFonts w:ascii="Batang" w:eastAsia="Batang" w:hAnsi="Batang" w:cs="함초롬바탕"/>
          <w:szCs w:val="22"/>
        </w:rPr>
        <w:t>와 에이전트 간 출력 결과로부터 산출된 예측 변동성</w:t>
      </w:r>
      <w:r>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oMath>
      <w:r>
        <w:rPr>
          <w:rFonts w:ascii="Batang" w:eastAsia="Batang" w:hAnsi="Batang" w:cs="함초롬바탕" w:hint="eastAsia"/>
          <w:szCs w:val="22"/>
        </w:rPr>
        <w:t>)</w:t>
      </w:r>
      <w:r>
        <w:rPr>
          <w:rFonts w:ascii="Batang" w:eastAsia="Batang" w:hAnsi="Batang" w:cs="함초롬바탕"/>
          <w:szCs w:val="22"/>
        </w:rPr>
        <w:t>, 그리고 자산 자체의 변동성</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oMath>
      <w:r>
        <w:rPr>
          <w:rFonts w:ascii="Batang" w:eastAsia="Batang" w:hAnsi="Batang" w:cs="함초롬바탕" w:hint="eastAsia"/>
          <w:szCs w:val="22"/>
        </w:rPr>
        <w:t>)</w:t>
      </w:r>
      <w:r>
        <w:rPr>
          <w:rFonts w:ascii="Batang" w:eastAsia="Batang" w:hAnsi="Batang" w:cs="함초롬바탕"/>
          <w:szCs w:val="22"/>
        </w:rPr>
        <w:t>을 결합하여 계산</w:t>
      </w:r>
      <w:r>
        <w:rPr>
          <w:rFonts w:ascii="Batang" w:eastAsia="Batang" w:hAnsi="Batang" w:cs="함초롬바탕" w:hint="eastAsia"/>
          <w:szCs w:val="22"/>
        </w:rPr>
        <w:t>한</w:t>
      </w:r>
      <w:r>
        <w:rPr>
          <w:rFonts w:ascii="Batang" w:eastAsia="Batang" w:hAnsi="Batang" w:cs="함초롬바탕"/>
          <w:szCs w:val="22"/>
        </w:rPr>
        <w:t>다</w:t>
      </w:r>
      <w:r>
        <w:rPr>
          <w:rFonts w:ascii="Batang" w:eastAsia="Batang" w:hAnsi="Batang" w:cs="함초롬바탕" w:hint="eastAsia"/>
          <w:szCs w:val="22"/>
        </w:rPr>
        <w:t xml:space="preserve">(i.e.,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Ω</m:t>
            </m:r>
          </m:e>
          <m:sub>
            <m:r>
              <w:rPr>
                <w:rFonts w:ascii="Cambria Math" w:eastAsia="Batang" w:hAnsi="Cambria Math" w:cs="함초롬바탕" w:hint="eastAsia"/>
                <w:szCs w:val="22"/>
              </w:rPr>
              <m:t>i,i</m:t>
            </m:r>
          </m:sub>
        </m:sSub>
        <m:r>
          <w:rPr>
            <w:rFonts w:ascii="Cambria Math" w:eastAsia="Batang" w:hAnsi="Cambria Math" w:cs="함초롬바탕" w:hint="eastAsia"/>
            <w:szCs w:val="22"/>
          </w:rPr>
          <m:t xml:space="preserve">= τ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r>
          <w:rPr>
            <w:rFonts w:ascii="Cambria Math" w:eastAsia="Batang" w:hAnsi="Cambria Math" w:cs="함초롬바탕" w:hint="eastAsia"/>
            <w:szCs w:val="22"/>
          </w:rPr>
          <m:t xml:space="preserve">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e>
        </m:d>
      </m:oMath>
      <w:r>
        <w:rPr>
          <w:rFonts w:ascii="Batang" w:eastAsia="Batang" w:hAnsi="Batang" w:cs="함초롬바탕" w:hint="eastAsia"/>
          <w:szCs w:val="22"/>
        </w:rPr>
        <w:t>)</w:t>
      </w:r>
      <w:r>
        <w:rPr>
          <w:rFonts w:ascii="Batang" w:eastAsia="Batang" w:hAnsi="Batang" w:cs="함초롬바탕"/>
          <w:szCs w:val="22"/>
        </w:rPr>
        <w:t>.</w:t>
      </w:r>
      <w:r>
        <w:rPr>
          <w:rFonts w:ascii="Batang" w:eastAsia="Batang" w:hAnsi="Batang" w:cs="함초롬바탕" w:hint="eastAsia"/>
          <w:szCs w:val="22"/>
        </w:rPr>
        <w:t xml:space="preserve"> </w:t>
      </w:r>
    </w:p>
    <w:p w14:paraId="1EF83D5A" w14:textId="60AD51D6" w:rsidR="005D7EBB" w:rsidRPr="00CD2777" w:rsidRDefault="00C477FB"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이렇게</w:t>
      </w:r>
      <w:r>
        <w:rPr>
          <w:rFonts w:ascii="Batang" w:eastAsia="Batang" w:hAnsi="Batang" w:cs="함초롬바탕"/>
          <w:szCs w:val="22"/>
        </w:rPr>
        <w:t xml:space="preserve"> 산출된 모든 입력을 사용하여 Black-Litterman 사후 기대수익률을 계산한다. 본 연구에서는 계산 정확도를 높이기 위해 레이블된 데이터에 대해서는 pandas 라이브러리를 사용하였고, 행렬 계산 등의 수학적 계산에는 numpy 라이브러리를 사용하였다. </w:t>
      </w:r>
    </w:p>
    <w:p w14:paraId="5C4CACC1" w14:textId="4ED75C39" w:rsidR="00C477FB" w:rsidRPr="00CD2777" w:rsidRDefault="00C477FB" w:rsidP="00C477FB">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포트폴리오</w:t>
      </w:r>
      <w:r>
        <w:rPr>
          <w:rFonts w:ascii="Batang" w:eastAsia="Batang" w:hAnsi="Batang" w:cs="함초롬바탕"/>
          <w:szCs w:val="22"/>
        </w:rPr>
        <w:t xml:space="preserve"> 최적화 단계에서는 전통적 평균-분산 최적화와 달리 효율적 프런티어 전체를 생성하지 않고 샤프 비율을 극대화하는 탄젠시 포트폴리오를 직접 산출한다.</w:t>
      </w:r>
      <w:r>
        <w:rPr>
          <w:rFonts w:ascii="Batang" w:eastAsia="Batang" w:hAnsi="Batang" w:cs="함초롬바탕" w:hint="eastAsia"/>
          <w:szCs w:val="22"/>
        </w:rPr>
        <w:t xml:space="preserve"> 이러한</w:t>
      </w:r>
      <w:r>
        <w:rPr>
          <w:rFonts w:ascii="Batang" w:eastAsia="Batang" w:hAnsi="Batang" w:cs="함초롬바탕"/>
          <w:szCs w:val="22"/>
        </w:rPr>
        <w:t xml:space="preserve"> 접근을 채택한 이유는 탄젠시 포트폴리오가 위험 대비 수익률을 직접적으로 반영하며, 모든 최소 분산-수익률 조합을 계산해야 하는 전통적 방식에 비해 계산적으로 효율적이기 때문이다.</w:t>
      </w:r>
      <w:r>
        <w:rPr>
          <w:rFonts w:ascii="Batang" w:eastAsia="Batang" w:hAnsi="Batang" w:cs="함초롬바탕" w:hint="eastAsia"/>
          <w:szCs w:val="22"/>
        </w:rPr>
        <w:t xml:space="preserve"> 본 연구에서는 공매도는 허용하지 않으며(W</w:t>
      </w:r>
      <m:oMath>
        <m:r>
          <w:rPr>
            <w:rFonts w:ascii="Cambria Math" w:eastAsia="Batang" w:hAnsi="Cambria Math" w:cs="함초롬바탕" w:hint="eastAsia"/>
          </w:rPr>
          <m:t>≥</m:t>
        </m:r>
      </m:oMath>
      <w:r>
        <w:rPr>
          <w:rFonts w:ascii="Batang" w:eastAsia="Batang" w:hAnsi="Batang" w:cs="함초롬바탕" w:hint="eastAsia"/>
          <w:szCs w:val="22"/>
        </w:rPr>
        <w:t xml:space="preserve">0) 포트폴리오</w:t>
      </w:r>
      <w:r>
        <w:rPr>
          <w:rFonts w:ascii="Batang" w:eastAsia="Batang" w:hAnsi="Batang" w:cs="함초롬바탕"/>
          <w:szCs w:val="22"/>
        </w:rPr>
        <w:t xml:space="preserve"> 가중치는 모두 0 이상이고 합이 1이 되도록 제약을 설정한다.</w:t>
      </w:r>
      <w:r>
        <w:rPr>
          <w:rFonts w:ascii="Batang" w:eastAsia="Batang" w:hAnsi="Batang" w:cs="함초롬바탕" w:hint="eastAsia"/>
          <w:szCs w:val="22"/>
        </w:rPr>
        <w:t xml:space="preserve"> 샤프 비율 최적화는 scipy.optimize.minimize 라이브러리를 사용하여 구현하였다. 이렇게</w:t>
      </w:r>
      <w:r>
        <w:rPr>
          <w:rFonts w:ascii="Batang" w:eastAsia="Batang" w:hAnsi="Batang" w:cs="함초롬바탕"/>
          <w:szCs w:val="22"/>
        </w:rPr>
        <w:t xml:space="preserve"> 산출된 포트폴리오 가중치는 표본 외 기간의 성과 평가에 사용되며, 동일한 절차를 벤치마크 포트폴리오에도 적용하여 비교의 일관성을 확보한다.</w:t>
      </w:r>
    </w:p>
    <w:p w14:paraId="14525825" w14:textId="77777777" w:rsidR="00DC5843" w:rsidRPr="00CD2777" w:rsidRDefault="00DC5843">
      <w:pPr>
        <w:wordWrap/>
        <w:spacing w:line="360" w:lineRule="auto"/>
        <w:ind w:firstLineChars="100" w:firstLine="220"/>
        <w:jc w:val="both"/>
        <w:rPr>
          <w:rFonts w:ascii="Batang" w:eastAsia="Batang" w:hAnsi="Batang" w:cs="Times New Roman"/>
          <w:b/>
          <w:bCs/>
        </w:rPr>
        <w:pPrChange w:id="530" w:author="나현종" w:date="2025-11-06T14:03:00Z" w16du:dateUtc="2025-11-06T05:03:00Z">
          <w:pPr>
            <w:wordWrap/>
            <w:spacing w:line="360" w:lineRule="auto"/>
            <w:jc w:val="both"/>
          </w:pPr>
        </w:pPrChange>
      </w:pPr>
    </w:p>
    <w:p w14:paraId="49A50019" w14:textId="49588FF6" w:rsidR="00A179AA" w:rsidRPr="00C477FB" w:rsidRDefault="00A179AA" w:rsidP="008F5C7A">
      <w:pPr>
        <w:wordWrap/>
        <w:spacing w:line="360" w:lineRule="auto"/>
        <w:ind w:firstLineChars="100" w:firstLine="220"/>
        <w:jc w:val="both"/>
        <w:rPr>
          <w:rFonts w:ascii="Batang" w:eastAsia="Batang" w:hAnsi="Batang" w:cs="Times New Roman"/>
          <w:i/>
          <w:iCs/>
          <w:rPrChange w:id="531" w:author="나현종" w:date="2025-11-06T14:23:00Z" w16du:dateUtc="2025-11-06T05:23:00Z">
            <w:rPr>
              <w:rFonts w:ascii="Batang" w:eastAsia="Batang" w:hAnsi="Batang" w:cs="Times New Roman"/>
              <w:b/>
              <w:bCs/>
            </w:rPr>
          </w:rPrChange>
        </w:rPr>
      </w:pPr>
      <w:r>
        <w:rPr>
          <w:rFonts w:ascii="Batang" w:eastAsia="Batang" w:hAnsi="Batang" w:cs="Times New Roman"/>
          <w:i/>
          <w:iCs/>
          <w:rPrChange w:id="532" w:author="나현종" w:date="2025-11-06T14:23:00Z" w16du:dateUtc="2025-11-06T05:23:00Z">
            <w:rPr>
              <w:rFonts w:ascii="Batang" w:eastAsia="Batang" w:hAnsi="Batang" w:cs="Times New Roman"/>
              <w:b/>
              <w:bCs/>
            </w:rPr>
          </w:rPrChange>
        </w:rPr>
        <w:t>3.2.</w:t>
      </w:r>
      <w:r>
        <w:rPr>
          <w:rFonts w:ascii="Batang" w:eastAsia="Batang" w:hAnsi="Batang" w:cs="Times New Roman"/>
          <w:i/>
          <w:iCs/>
          <w:rPrChange w:id="533" w:author="나현종" w:date="2025-11-06T14:23:00Z" w16du:dateUtc="2025-11-06T05:23:00Z">
            <w:rPr>
              <w:rFonts w:ascii="Batang" w:eastAsia="Batang" w:hAnsi="Batang" w:cs="Times New Roman"/>
              <w:b/>
              <w:bCs/>
            </w:rPr>
          </w:rPrChange>
        </w:rPr>
        <w:t>2</w:t>
      </w:r>
      <w:r>
        <w:rPr>
          <w:rFonts w:ascii="Batang" w:eastAsia="Batang" w:hAnsi="Batang" w:cs="Times New Roman"/>
          <w:i/>
          <w:iCs/>
          <w:rPrChange w:id="534" w:author="나현종" w:date="2025-11-06T14:23:00Z" w16du:dateUtc="2025-11-06T05:23:00Z">
            <w:rPr>
              <w:rFonts w:ascii="Batang" w:eastAsia="Batang" w:hAnsi="Batang" w:cs="Times New Roman"/>
              <w:b/>
              <w:bCs/>
            </w:rPr>
          </w:rPrChange>
        </w:rPr>
        <w:t xml:space="preserve">. </w:t>
      </w:r>
      <w:r>
        <w:rPr>
          <w:rFonts w:ascii="Batang" w:eastAsia="Batang" w:hAnsi="Batang" w:cs="Times New Roman" w:hint="eastAsia"/>
          <w:i/>
          <w:iCs/>
          <w:rPrChange w:id="535" w:author="나현종" w:date="2025-11-06T14:23:00Z" w16du:dateUtc="2025-11-06T05:23:00Z">
            <w:rPr>
              <w:rFonts w:ascii="Batang" w:eastAsia="Batang" w:hAnsi="Batang" w:cs="Times New Roman" w:hint="eastAsia"/>
              <w:b/>
              <w:bCs/>
            </w:rPr>
          </w:rPrChange>
        </w:rPr>
        <w:t>인공지능</w:t>
      </w:r>
      <w:r>
        <w:rPr>
          <w:rFonts w:ascii="Batang" w:eastAsia="Batang" w:hAnsi="Batang" w:cs="Times New Roman"/>
          <w:i/>
          <w:iCs/>
          <w:rPrChange w:id="536" w:author="나현종" w:date="2025-11-06T14:23:00Z" w16du:dateUtc="2025-11-06T05:23:00Z">
            <w:rPr>
              <w:rFonts w:ascii="Batang" w:eastAsia="Batang" w:hAnsi="Batang" w:cs="Times New Roman"/>
              <w:b/>
              <w:bCs/>
            </w:rPr>
          </w:rPrChange>
        </w:rPr>
        <w:t xml:space="preserve"> 에이전트 기반 </w:t>
      </w:r>
      <w:r>
        <w:rPr>
          <w:rFonts w:ascii="Batang" w:eastAsia="Batang" w:hAnsi="Batang" w:cs="Times New Roman" w:hint="eastAsia"/>
          <w:i/>
          <w:iCs/>
          <w:rPrChange w:id="537" w:author="나현종" w:date="2025-11-06T14:23:00Z" w16du:dateUtc="2025-11-06T05:23:00Z">
            <w:rPr>
              <w:rFonts w:ascii="Batang" w:eastAsia="Batang" w:hAnsi="Batang" w:cs="Times New Roman" w:hint="eastAsia"/>
              <w:b/>
              <w:bCs/>
            </w:rPr>
          </w:rPrChange>
        </w:rPr>
        <w:t>견해</w:t>
      </w:r>
      <w:r>
        <w:rPr>
          <w:rFonts w:ascii="Batang" w:eastAsia="Batang" w:hAnsi="Batang" w:cs="Times New Roman"/>
          <w:i/>
          <w:iCs/>
          <w:rPrChange w:id="538" w:author="나현종" w:date="2025-11-06T14:23:00Z" w16du:dateUtc="2025-11-06T05:23:00Z">
            <w:rPr>
              <w:rFonts w:ascii="Batang" w:eastAsia="Batang" w:hAnsi="Batang" w:cs="Times New Roman"/>
              <w:b/>
              <w:bCs/>
            </w:rPr>
          </w:rPrChange>
        </w:rPr>
        <w:t xml:space="preserve"> 생성 메커니즘</w:t>
      </w:r>
    </w:p>
    <w:p w14:paraId="7AAFF49D" w14:textId="77777777"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본</w:t>
      </w:r>
      <w:r>
        <w:rPr>
          <w:rFonts w:ascii="Batang" w:eastAsia="Batang" w:hAnsi="Batang" w:cs="Times New Roman"/>
        </w:rPr>
        <w:t xml:space="preserve"> 연구의 핵심은 대규모 언어모델 기반 인공지능 에이전트가 견해와 신뢰도를 체계적으로 생성하는 구체적 메커니즘에 있다. 이 절에서는 에이전트의 구조, 입력 데이터 설계, 프롬프트 엔지니어링, 출력 파싱 및 행렬 산출 과정을 상세히 기술한다.</w:t>
      </w:r>
    </w:p>
    <w:p w14:paraId="4B482B89" w14:textId="77777777"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본 연구는 Llama 3 모형을 로컬 환경에서 구동하여 사용한다. Llama 3는 80억 개의 파라미터를 가진 대규모 언어모델로, 2024년 4월 18일에 출시되어 2024년 3월까지의 데이터를 기반으로 사전 학습되었다. 각 시점에서 인공지능 에이전트는 단일 호출을 통해 섹터 간 상대적 견해의 집합을 일괄 생성한다. 대규모 언어모델은 확률적(stochastic) 출력 특성을 가지므로 동일한 입력에 대해서도 호출마다 견해가 달라질 수 있으며, 본 연구는 전체 시뮬레이션을 50회 독립적으로 반복 수행하여 이러한 출력 변동을 포착하고 견해 생성의 안정성과 결과의 재현성을 평가한다.</w:t>
      </w:r>
      <w:r>
        <w:rPr>
          <w:rFonts w:ascii="Batang" w:eastAsia="Batang" w:hAnsi="Batang" w:cs="Times New Roman"/>
        </w:rPr>
      </w:r>
      <w:r>
        <w:rPr>
          <w:rFonts w:ascii="Batang" w:eastAsia="Batang" w:hAnsi="Batang" w:cs="Times New Roman" w:hint="eastAsia"/>
        </w:rPr>
      </w:r>
      <w:r>
        <w:rPr>
          <w:rFonts w:ascii="Batang" w:eastAsia="Batang" w:hAnsi="Batang" w:cs="Times New Roman"/>
        </w:rPr>
      </w:r>
    </w:p>
    <w:p w14:paraId="2ABB1464" w14:textId="20A86AA3"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에이전트의 출력은 온도(temperature) 파라미터 0.2와 누적확률(top-p) 0.80의 샘플링 설정으로 생성된다. 온도 파라미터는 모델 출력 분포의 엔트로피를 조절하는 변수로, 0에 가까울수록 결정론적이고 1에 가까울수록 확률적이다. 본 연구는 비교적 낮은 온도를 사용하여 데이터에 근거한 일관된 견해를 유도하되, 확률적 샘플링(do_sample)을 활성화하여 반복 간 출력의 다양성을 확보한다. 별도의 난수 시드는 고정하지 않으며, 반복 시행에서 관찰되는 견해의 분포를 통해 견해 생성의 변동성을 평가한다.</w:t>
      </w:r>
      <w:r>
        <w:rPr>
          <w:rFonts w:ascii="Batang" w:eastAsia="Batang" w:hAnsi="Batang" w:cs="Times New Roman"/>
        </w:rPr>
      </w:r>
      <w:r>
        <w:rPr>
          <w:rFonts w:ascii="Batang" w:eastAsia="Batang" w:hAnsi="Batang" w:cs="Times New Roman" w:hint="eastAsia"/>
        </w:rPr>
      </w:r>
      <w:r>
        <w:rPr>
          <w:rFonts w:ascii="Batang" w:eastAsia="Batang" w:hAnsi="Batang" w:cs="Times New Roman"/>
        </w:rPr>
      </w:r>
      <w:r>
        <w:rPr>
          <w:rFonts w:ascii="Batang" w:eastAsia="Batang" w:hAnsi="Batang" w:cs="Times New Roman" w:hint="eastAsia"/>
        </w:rPr>
      </w:r>
      <w:r>
        <w:rPr>
          <w:rFonts w:ascii="Batang" w:eastAsia="Batang" w:hAnsi="Batang" w:cs="Times New Roman"/>
        </w:rPr>
      </w:r>
    </w:p>
    <w:p w14:paraId="660A1033" w14:textId="39359B5D"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입력</w:t>
      </w:r>
      <w:r>
        <w:rPr>
          <w:rFonts w:ascii="Batang" w:eastAsia="Batang" w:hAnsi="Batang" w:cs="Times New Roman"/>
        </w:rPr>
        <w:t xml:space="preserve"> 데이터 구조는 정보 통합 범위에 따라 세 단계로 설계된다. </w:t>
      </w:r>
      <w:r>
        <w:rPr>
          <w:rFonts w:ascii="Batang" w:eastAsia="Batang" w:hAnsi="Batang" w:cs="Times New Roman" w:hint="eastAsia"/>
        </w:rPr>
        <w:t xml:space="preserve">입력 데이터의 예시는 첨부 1을 통해 구체적으로 확인할 수 있다. </w:t>
      </w:r>
      <w:r>
        <w:rPr>
          <w:rFonts w:ascii="Batang" w:eastAsia="Batang" w:hAnsi="Batang" w:cs="Times New Roman"/>
        </w:rPr>
        <w:t xml:space="preserve">첫 번째 단계는 과거 수익률만을 입력으로 사용하는 경우이며, 각 에이전트에게 제공되는 입력은 최근 12개월 월별 수익률, 평균 회귀 신호, 변동성, 추세 강도, 그리고 3년 평균 복리수익률(CAGR)이다. 이러한 시계열 정보는 </w:t>
      </w:r>
      <w:r>
        <w:rPr>
          <w:rFonts w:ascii="Batang" w:eastAsia="Batang" w:hAnsi="Batang" w:cs="Times New Roman" w:hint="eastAsia"/>
        </w:rPr>
        <w:t xml:space="preserve">JSON 형태의 수치와 Text 형식의 해석 </w:t>
      </w:r>
      <w:r>
        <w:rPr>
          <w:rFonts w:ascii="Batang" w:eastAsia="Batang" w:hAnsi="Batang" w:cs="Times New Roman"/>
        </w:rPr>
        <w:t>형태로 구조화되어 제공</w:t>
      </w:r>
      <w:r>
        <w:rPr>
          <w:rFonts w:ascii="Batang" w:eastAsia="Batang" w:hAnsi="Batang" w:cs="Times New Roman" w:hint="eastAsia"/>
        </w:rPr>
        <w:t>된다.</w:t>
      </w:r>
      <w:r>
        <w:rPr>
          <w:rFonts w:ascii="Batang" w:eastAsia="Batang" w:hAnsi="Batang" w:cs="Times New Roman"/>
        </w:rPr>
        <w:t xml:space="preserve"> 에이전트는 이를 바탕으로 과거 가격 흐름의 추세적 패턴을 학습</w:t>
      </w:r>
      <w:r>
        <w:rPr>
          <w:rFonts w:ascii="Batang" w:eastAsia="Batang" w:hAnsi="Batang" w:cs="Times New Roman" w:hint="eastAsia"/>
        </w:rPr>
        <w:t xml:space="preserve">하여 </w:t>
      </w:r>
      <w:r>
        <w:rPr>
          <w:rFonts w:ascii="Batang" w:eastAsia="Batang" w:hAnsi="Batang" w:cs="Times New Roman"/>
        </w:rPr>
        <w:t>향후 1개월 동안의 상대적 성과를 예측한다.</w:t>
      </w:r>
    </w:p>
    <w:p w14:paraId="33F9F6CE" w14:textId="77777777" w:rsidR="008737F9" w:rsidRDefault="00B71953" w:rsidP="00C477FB">
      <w:pPr>
        <w:wordWrap/>
        <w:spacing w:line="360" w:lineRule="auto"/>
        <w:ind w:firstLineChars="100" w:firstLine="220"/>
        <w:jc w:val="both"/>
        <w:rPr>
          <w:rFonts w:ascii="Batang" w:eastAsia="Batang" w:hAnsi="Batang" w:cs="Times New Roman"/>
        </w:rPr>
      </w:pPr>
      <w:r>
        <w:rPr>
          <w:rFonts w:ascii="Batang" w:eastAsia="Batang" w:hAnsi="Batang" w:cs="Times New Roman"/>
        </w:rPr>
        <w:t xml:space="preserve">두 번째 단계는 과거 수익률에 더해 회계 정보를 통합하는 경우이며, 이는 Book-to-Market 비율(B/M), Shiller CAPE(CAPEI), 총자산이익률(ROA), 자기자본이익률(ROE), 총자산대비 매출총이익률(GPROF), 순이익률(NPM), 그리고 투하자본 대비 부채비율(Total Debt/Invested Capital)을 포함한다. 이러한 지표들은 해당 섹터에 속한 기업들의 중앙값으로 계산된다. 회계 정보는 분기별로 업데이트되며, 가장 최근에 공시된 재무제표 자료를 사용한다. 에이전트는 이러한 펀더멘털 정보를 바탕으로 현재의 주가 흐름이 실질적인 기업 이익과 재무 건전성에 의해 뒷받침되는 합리적인 추세인지, 아니면 단순한 가격 과열인지를 평가하여 밸류에이션 부담을 고려한 견해를 형성한다. </w:t>
      </w:r>
    </w:p>
    <w:p w14:paraId="04E8D466" w14:textId="5BE5D932" w:rsidR="005521E1" w:rsidRDefault="005521E1" w:rsidP="00C477FB">
      <w:pPr>
        <w:wordWrap/>
        <w:spacing w:line="360" w:lineRule="auto"/>
        <w:ind w:firstLineChars="100" w:firstLine="220"/>
        <w:jc w:val="both"/>
        <w:rPr>
          <w:rFonts w:ascii="Batang" w:eastAsia="Batang" w:hAnsi="Batang" w:cs="Times New Roman"/>
        </w:rPr>
      </w:pPr>
      <w:r>
        <w:rPr>
          <w:rFonts w:ascii="Batang" w:eastAsia="Batang" w:hAnsi="Batang" w:cs="Times New Roman"/>
        </w:rPr>
        <w:t xml:space="preserve">세 번째 단계는 수익률과 회계 정보에 더해 거시경제 지표를 통합하는 경우이며, 이는 기준금리(FFR), 소비자물가지수(CPI), 미국 내 민간 고정자본투자(CAPEX), 장단기금리차(10Y-2Y Spread), 경기선행지수(CLI)를 포괄한다. 이러한 지표들은 매월 말 최신 공시값을 사용하며, 각 지표의 수준과 전년 동월 대비 변화율을 함께 제공한다</w:t>
      </w:r>
      <w:r>
        <w:rPr>
          <w:rFonts w:ascii="Batang" w:eastAsia="Batang" w:hAnsi="Batang" w:cs="Times New Roman" w:hint="eastAsia"/>
        </w:rPr>
        <w:t xml:space="preserve">. </w:t>
      </w:r>
      <w:r>
        <w:rPr>
          <w:rFonts w:ascii="Batang" w:eastAsia="Batang" w:hAnsi="Batang" w:cs="Times New Roman"/>
        </w:rPr>
        <w:t>이를 통해 에이전트는 개별 기업 정보를 넘어 체계적 위험 요인이 섹터별 수익률에 미치는 영향을 식별하고, 현재 경기 상황에 부합하는 투자 비중을 산출한다.</w:t>
      </w:r>
    </w:p>
    <w:p w14:paraId="179CAB7A" w14:textId="421D9BA5"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각</w:t>
      </w:r>
      <w:r>
        <w:rPr>
          <w:rFonts w:ascii="Batang" w:eastAsia="Batang" w:hAnsi="Batang" w:cs="Times New Roman"/>
        </w:rPr>
        <w:t xml:space="preserve"> 단계별로 동일한 에이전트 구조와 프롬프트 설계를 사용하되 입력 데이터의 범위만을 변화시킴으로써, 정보 통합 범위의 확장이 견해의 품질과 포트폴리오 성과에 미치는 한계 효과를 식별할 수 있다. 이러한 단계적 설계는 본 연구의 두 번째 가설을 검증하기 위한 핵심 요소이다.</w:t>
      </w:r>
    </w:p>
    <w:p w14:paraId="706B14CD" w14:textId="77777777"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프롬프트</w:t>
      </w:r>
      <w:r>
        <w:rPr>
          <w:rFonts w:ascii="Batang" w:eastAsia="Batang" w:hAnsi="Batang" w:cs="Times New Roman"/>
        </w:rPr>
        <w:t xml:space="preserve"> 엔지니어링은 에이전트가 일관되고 구조화된 출력을 생성하도록 설계된다. 각 에이전트에게 제공되는 프롬프트는 시스템 프롬프트와 작업 설명, 제약 조건, 출력 형식으로 구성된다. 시스템 프롬프트는 에이전트의 역할을 금융 분석가로 정의하며, 섹터 로테이션 전략에 특화된 전문가로서 합리적이고 데이터 기반의 투자 견해를 제공하는 것이 목표임을 명시한다. 작업 설명은 주어진 정보를 바탕으로 두 섹터를 비교하는 상대적 견해를 생성하도록 요청하며, 각 견해는 롱 포지션을 취할 섹터, 숏 포지션을 취할 섹터, 예상 수익률 차이, 신뢰도 수준을 명시해야 함을 설명한다.</w:t>
      </w:r>
    </w:p>
    <w:p w14:paraId="5709E020" w14:textId="77777777"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제약</w:t>
      </w:r>
      <w:r>
        <w:rPr>
          <w:rFonts w:ascii="Batang" w:eastAsia="Batang" w:hAnsi="Batang" w:cs="Times New Roman"/>
        </w:rPr>
        <w:t xml:space="preserve"> 조건은 에이전트가 명확한 상대적 추세가 있는 섹터에 집중하고, 순환적 논리를 피하며, 제공된 데이터를 바탕으로 각 견해를 정당화하고, 데이터가 모호한 경우 신뢰도를 보수적으로 설정하도록 지시한다. 이러한 제약 조건은 에이전트가 일관되고 논리적인 견해를 생성하도록 유도하며, 내적 충돌을 방지한다. 출력 형식은 에이전트가 오직 유효한 JSON 객체만을 응답하도록 요구하며, JSON 구조 외부의 텍스트를 포함하지 않도록 명시한다. 이러한 엄격한 형식 요구</w:t>
      </w:r>
      <w:r>
        <w:rPr>
          <w:rFonts w:ascii="Batang" w:eastAsia="Batang" w:hAnsi="Batang" w:cs="Times New Roman" w:hint="eastAsia"/>
        </w:rPr>
        <w:t>는</w:t>
      </w:r>
      <w:r>
        <w:rPr>
          <w:rFonts w:ascii="Batang" w:eastAsia="Batang" w:hAnsi="Batang" w:cs="Times New Roman"/>
        </w:rPr>
        <w:t xml:space="preserve"> 출력 파싱의 안정성을 보장하기 위함이다.</w:t>
      </w:r>
    </w:p>
    <w:p w14:paraId="30E81BF2" w14:textId="3DC20F4D"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출력 파싱 및 행렬 산출 과정은 다음과 같이 진행된다. 각 시점에서 에이전트가 생성한 JSON 출력으로부터 각 상대 견해의 수익률 차이 값을 추출하여 해당 견해의 기대 초과수익률로 사용하며, 이렇게 산출된 값들이 견해 기대수익률 벡터(Q)를 구성한다.</w:t>
      </w:r>
      <w:r>
        <w:rPr>
          <w:rFonts w:ascii="Batang" w:eastAsia="Batang" w:hAnsi="Batang" w:cs="Times New Roman"/>
        </w:rPr>
      </w:r>
      <w:r>
        <w:rPr>
          <w:rFonts w:ascii="Batang" w:eastAsia="Batang" w:hAnsi="Batang" w:cs="Times New Roman"/>
          <w:color w:val="EE0000"/>
          <w:highlight w:val="yellow"/>
          <w:rPrChange w:id="539" w:author="나현종" w:date="2025-11-06T14:29:00Z" w16du:dateUtc="2025-11-06T05:29:00Z">
            <w:rPr>
              <w:rFonts w:ascii="Batang" w:eastAsia="Batang" w:hAnsi="Batang" w:cs="Times New Roman"/>
            </w:rPr>
          </w:rPrChange>
        </w:rPr>
      </w:r>
      <w:r>
        <w:rPr>
          <w:rFonts w:ascii="Batang" w:eastAsia="Batang" w:hAnsi="Batang" w:cs="Times New Roman"/>
        </w:rPr>
      </w:r>
      <w:r>
        <w:rPr>
          <w:rFonts w:ascii="Batang" w:eastAsia="Batang" w:hAnsi="Batang" w:cs="Times New Roman"/>
          <w:color w:val="EE0000"/>
          <w:highlight w:val="yellow"/>
          <w:rPrChange w:id="540" w:author="나현종" w:date="2025-11-06T14:29:00Z" w16du:dateUtc="2025-11-06T05:29:00Z">
            <w:rPr>
              <w:rFonts w:ascii="Batang" w:eastAsia="Batang" w:hAnsi="Batang" w:cs="Times New Roman"/>
            </w:rPr>
          </w:rPrChange>
        </w:rPr>
      </w:r>
      <w:r>
        <w:rPr>
          <w:rFonts w:ascii="Batang" w:eastAsia="Batang" w:hAnsi="Batang" w:cs="Times New Roman"/>
        </w:rPr>
      </w:r>
    </w:p>
    <w:p w14:paraId="5384D11B" w14:textId="77777777" w:rsidR="00C477FB" w:rsidRPr="00C477FB" w:rsidRDefault="00C477FB" w:rsidP="00C477FB">
      <w:pPr>
        <w:wordWrap/>
        <w:spacing w:line="360" w:lineRule="auto"/>
        <w:ind w:firstLineChars="100" w:firstLine="220"/>
        <w:jc w:val="both"/>
        <w:rPr>
          <w:rFonts w:ascii="Batang" w:eastAsia="Batang" w:hAnsi="Batang" w:cs="Times New Roman"/>
        </w:rPr>
      </w:pPr>
      <w:r>
        <w:rPr>
          <w:rFonts w:ascii="Batang" w:eastAsia="Batang" w:hAnsi="Batang" w:cs="Times New Roman" w:hint="eastAsia"/>
        </w:rPr>
        <w:t>견해 불확실성 행렬(Ω)은 He and Litterman(1999)이 제시한 표준적 방법에 따라 시장 정보로부터 직접 산출한다. Ω는 대각 행렬로 설정되며, 각 견해 i에 대한 대각 원소는 Ω_ii = τ · P_i · Σ · P_iᵀ로 정의된다. 즉 각 견해의 불확실성은 해당 견해의 매핑 벡터(P_i), 자산 간 공분산행렬(Σ), 불확실성 조정 계수(τ)에 의해 결정되며, 이는 견해가 함의하는 분산에 비례하여 신뢰도를 부여하는 방식이다.</w:t>
      </w:r>
      <w:r>
        <w:rPr>
          <w:rFonts w:ascii="Batang" w:eastAsia="Batang" w:hAnsi="Batang" w:cs="Times New Roman"/>
        </w:rPr>
      </w:r>
      <w:r>
        <w:rPr>
          <w:rFonts w:ascii="Batang" w:eastAsia="Batang" w:hAnsi="Batang" w:cs="Times New Roman" w:hint="eastAsia"/>
        </w:rPr>
      </w:r>
      <w:r>
        <w:rPr>
          <w:rFonts w:ascii="Batang" w:eastAsia="Batang" w:hAnsi="Batang" w:cs="Times New Roman"/>
        </w:rPr>
      </w:r>
    </w:p>
    <w:p w14:paraId="4D93705F" w14:textId="5624CDC9" w:rsidR="00C477FB" w:rsidRPr="00C477FB" w:rsidRDefault="00C477FB">
      <w:pPr>
        <w:wordWrap/>
        <w:spacing w:line="360" w:lineRule="auto"/>
        <w:ind w:firstLineChars="100" w:firstLine="220"/>
        <w:jc w:val="both"/>
        <w:rPr>
          <w:rFonts w:ascii="Batang" w:eastAsia="Batang" w:hAnsi="Batang" w:cs="Times New Roman"/>
        </w:rPr>
        <w:pPrChange w:id="541" w:author="나현종" w:date="2025-11-06T14:03:00Z" w16du:dateUtc="2025-11-06T05:03:00Z">
          <w:pPr>
            <w:wordWrap/>
            <w:spacing w:line="360" w:lineRule="auto"/>
            <w:jc w:val="both"/>
          </w:pPr>
        </w:pPrChange>
      </w:pPr>
      <w:r>
        <w:rPr>
          <w:rFonts w:ascii="Batang" w:eastAsia="Batang" w:hAnsi="Batang" w:cs="Times New Roman" w:hint="eastAsia"/>
        </w:rPr>
        <w:t>각 견해에 포함될 수 있는 신뢰도 점수는 본 설계에서 사용하지 않는다. 대규모 언어모델의 확률적 특성으로 인한 재현성 문제를 완화하기 위해 본 연구는 온도·샘플링 파라미터와 모델 버전을 고정하고 동일한 실험을 50회 독립적으로 반복 수행하며, 최종 결과는 50회 반복에 대한 평균과 표준오차로 보고한다.</w:t>
      </w:r>
      <w:r>
        <w:rPr>
          <w:rFonts w:ascii="Batang" w:eastAsia="Batang" w:hAnsi="Batang" w:cs="Times New Roman"/>
        </w:rPr>
      </w:r>
      <w:r>
        <w:rPr>
          <w:rFonts w:ascii="Batang" w:eastAsia="Batang" w:hAnsi="Batang" w:cs="Times New Roman"/>
          <w:highlight w:val="yellow"/>
          <w:rPrChange w:id="542" w:author="나현종" w:date="2025-11-06T14:29:00Z" w16du:dateUtc="2025-11-06T05:29:00Z">
            <w:rPr>
              <w:rFonts w:ascii="Batang" w:eastAsia="Batang" w:hAnsi="Batang" w:cs="Times New Roman"/>
            </w:rPr>
          </w:rPrChange>
        </w:rPr>
      </w:r>
      <w:r>
        <w:rPr>
          <w:rFonts w:ascii="Batang" w:eastAsia="Batang" w:hAnsi="Batang" w:cs="Times New Roman"/>
        </w:rPr>
      </w:r>
      <w:r>
        <w:rPr>
          <w:rFonts w:ascii="Batang" w:eastAsia="Batang" w:hAnsi="Batang" w:cs="Times New Roman"/>
          <w:color w:val="EE0000"/>
          <w:highlight w:val="yellow"/>
          <w:rPrChange w:id="543" w:author="나현종" w:date="2025-11-06T14:30:00Z" w16du:dateUtc="2025-11-06T05:30:00Z">
            <w:rPr>
              <w:rFonts w:ascii="Batang" w:eastAsia="Batang" w:hAnsi="Batang" w:cs="Times New Roman"/>
            </w:rPr>
          </w:rPrChange>
        </w:rPr>
      </w:r>
      <w:r>
        <w:rPr>
          <w:rFonts w:ascii="Batang" w:eastAsia="Batang" w:hAnsi="Batang" w:cs="Times New Roman" w:hint="eastAsia"/>
          <w:color w:val="EE0000"/>
          <w:highlight w:val="yellow"/>
        </w:rPr>
      </w:r>
      <w:r>
        <w:rPr>
          <w:rFonts w:ascii="Batang" w:eastAsia="Batang" w:hAnsi="Batang" w:cs="Times New Roman"/>
          <w:color w:val="EE0000"/>
          <w:highlight w:val="yellow"/>
          <w:rPrChange w:id="544" w:author="나현종" w:date="2025-11-06T14:30:00Z" w16du:dateUtc="2025-11-06T05:30:00Z">
            <w:rPr>
              <w:rFonts w:ascii="Batang" w:eastAsia="Batang" w:hAnsi="Batang" w:cs="Times New Roman"/>
            </w:rPr>
          </w:rPrChange>
        </w:rPr>
      </w:r>
      <w:r>
        <w:rPr>
          <w:rFonts w:ascii="Batang" w:eastAsia="Batang" w:hAnsi="Batang" w:cs="Times New Roman" w:hint="eastAsia"/>
          <w:color w:val="EE0000"/>
          <w:highlight w:val="yellow"/>
          <w:rPrChange w:id="545" w:author="나현종" w:date="2025-11-06T14:30:00Z" w16du:dateUtc="2025-11-06T05:30:00Z">
            <w:rPr>
              <w:rFonts w:ascii="Batang" w:eastAsia="Batang" w:hAnsi="Batang" w:cs="Times New Roman" w:hint="eastAsia"/>
            </w:rPr>
          </w:rPrChange>
        </w:rPr>
      </w:r>
      <w:r>
        <w:rPr>
          <w:rFonts w:ascii="Batang" w:eastAsia="Batang" w:hAnsi="Batang" w:cs="Times New Roman"/>
          <w:color w:val="EE0000"/>
          <w:highlight w:val="yellow"/>
          <w:rPrChange w:id="546" w:author="나현종" w:date="2025-11-06T14:30:00Z" w16du:dateUtc="2025-11-06T05:30:00Z">
            <w:rPr>
              <w:rFonts w:ascii="Batang" w:eastAsia="Batang" w:hAnsi="Batang" w:cs="Times New Roman"/>
            </w:rPr>
          </w:rPrChange>
        </w:rPr>
      </w:r>
      <w:r>
        <w:rPr>
          <w:rFonts w:ascii="Batang" w:eastAsia="Batang" w:hAnsi="Batang" w:cs="Times New Roman"/>
          <w:highlight w:val="yellow"/>
          <w:rPrChange w:id="547" w:author="나현종" w:date="2025-11-06T14:30:00Z" w16du:dateUtc="2025-11-06T05:30:00Z">
            <w:rPr>
              <w:rFonts w:ascii="Batang" w:eastAsia="Batang" w:hAnsi="Batang" w:cs="Times New Roman"/>
            </w:rPr>
          </w:rPrChange>
        </w:rPr>
      </w:r>
      <w:r>
        <w:rPr>
          <w:rFonts w:ascii="Batang" w:eastAsia="Batang" w:hAnsi="Batang" w:cs="Times New Roman"/>
        </w:rPr>
      </w:r>
    </w:p>
    <w:p w14:paraId="6CE288BF" w14:textId="77777777" w:rsidR="00A179AA" w:rsidRPr="000D5E72" w:rsidRDefault="00A179AA">
      <w:pPr>
        <w:wordWrap/>
        <w:spacing w:line="360" w:lineRule="auto"/>
        <w:ind w:firstLineChars="100" w:firstLine="220"/>
        <w:jc w:val="both"/>
        <w:rPr>
          <w:rFonts w:ascii="Batang" w:eastAsia="Batang" w:hAnsi="Batang" w:cs="Times New Roman"/>
        </w:rPr>
        <w:pPrChange w:id="548" w:author="나현종" w:date="2025-11-06T14:03:00Z" w16du:dateUtc="2025-11-06T05:03:00Z">
          <w:pPr>
            <w:wordWrap/>
            <w:spacing w:line="360" w:lineRule="auto"/>
            <w:jc w:val="both"/>
          </w:pPr>
        </w:pPrChange>
      </w:pPr>
    </w:p>
    <w:p w14:paraId="4D5B6913" w14:textId="248B4627" w:rsidR="00A179AA" w:rsidRPr="000D5E72" w:rsidRDefault="00A179AA">
      <w:pPr>
        <w:wordWrap/>
        <w:spacing w:line="360" w:lineRule="auto"/>
        <w:ind w:firstLineChars="100" w:firstLine="220"/>
        <w:jc w:val="both"/>
        <w:rPr>
          <w:rFonts w:ascii="Batang" w:eastAsia="Batang" w:hAnsi="Batang" w:cs="Times New Roman"/>
          <w:i/>
          <w:iCs/>
          <w:rPrChange w:id="549" w:author="나현종" w:date="2025-11-06T14:30:00Z" w16du:dateUtc="2025-11-06T05:30:00Z">
            <w:rPr>
              <w:rFonts w:ascii="Batang" w:eastAsia="Batang" w:hAnsi="Batang" w:cs="Times New Roman"/>
              <w:b/>
              <w:bCs/>
            </w:rPr>
          </w:rPrChange>
        </w:rPr>
        <w:pPrChange w:id="550" w:author="나현종" w:date="2025-11-06T14:03:00Z" w16du:dateUtc="2025-11-06T05:03:00Z">
          <w:pPr>
            <w:wordWrap/>
            <w:spacing w:line="360" w:lineRule="auto"/>
            <w:jc w:val="both"/>
          </w:pPr>
        </w:pPrChange>
      </w:pPr>
      <w:r>
        <w:rPr>
          <w:rFonts w:ascii="Batang" w:eastAsia="Batang" w:hAnsi="Batang" w:cs="Times New Roman"/>
          <w:i/>
          <w:iCs/>
          <w:rPrChange w:id="551" w:author="나현종" w:date="2025-11-06T14:30:00Z" w16du:dateUtc="2025-11-06T05:30:00Z">
            <w:rPr>
              <w:rFonts w:ascii="Batang" w:eastAsia="Batang" w:hAnsi="Batang" w:cs="Times New Roman"/>
              <w:b/>
              <w:bCs/>
            </w:rPr>
          </w:rPrChange>
        </w:rPr>
        <w:t xml:space="preserve">3.2.3. </w:t>
      </w:r>
      <w:r>
        <w:rPr>
          <w:rFonts w:ascii="Batang" w:eastAsia="Batang" w:hAnsi="Batang" w:cs="Times New Roman" w:hint="eastAsia"/>
          <w:i/>
          <w:iCs/>
          <w:rPrChange w:id="552" w:author="나현종" w:date="2025-11-06T14:30:00Z" w16du:dateUtc="2025-11-06T05:30:00Z">
            <w:rPr>
              <w:rFonts w:ascii="Batang" w:eastAsia="Batang" w:hAnsi="Batang" w:cs="Times New Roman" w:hint="eastAsia"/>
              <w:b/>
              <w:bCs/>
            </w:rPr>
          </w:rPrChange>
        </w:rPr>
        <w:t>벤치마크</w:t>
      </w:r>
      <w:r>
        <w:rPr>
          <w:rFonts w:ascii="Batang" w:eastAsia="Batang" w:hAnsi="Batang" w:cs="Times New Roman"/>
          <w:i/>
          <w:iCs/>
          <w:rPrChange w:id="553" w:author="나현종" w:date="2025-11-06T14:30:00Z" w16du:dateUtc="2025-11-06T05:30:00Z">
            <w:rPr>
              <w:rFonts w:ascii="Batang" w:eastAsia="Batang" w:hAnsi="Batang" w:cs="Times New Roman"/>
              <w:b/>
              <w:bCs/>
            </w:rPr>
          </w:rPrChange>
        </w:rPr>
        <w:t xml:space="preserve"> 포트폴리오</w:t>
      </w:r>
      <w:r>
        <w:rPr>
          <w:rFonts w:ascii="Batang" w:eastAsia="Batang" w:hAnsi="Batang" w:cs="Times New Roman" w:hint="eastAsia"/>
          <w:i/>
          <w:iCs/>
        </w:rPr>
        <w:t xml:space="preserve"> 대비</w:t>
      </w:r>
      <w:r>
        <w:rPr>
          <w:rFonts w:ascii="Batang" w:eastAsia="Batang" w:hAnsi="Batang" w:cs="Times New Roman"/>
          <w:i/>
          <w:iCs/>
          <w:rPrChange w:id="554" w:author="나현종" w:date="2025-11-06T14:30:00Z" w16du:dateUtc="2025-11-06T05:30:00Z">
            <w:rPr>
              <w:rFonts w:ascii="Batang" w:eastAsia="Batang" w:hAnsi="Batang" w:cs="Times New Roman"/>
              <w:b/>
              <w:bCs/>
            </w:rPr>
          </w:rPrChange>
        </w:rPr>
        <w:t xml:space="preserve"> 성과 평가</w:t>
      </w:r>
    </w:p>
    <w:p w14:paraId="43ADDBA2" w14:textId="0172A36C" w:rsidR="00DC5843" w:rsidRPr="00CD2777" w:rsidDel="000D5E72" w:rsidRDefault="00DC5843">
      <w:pPr>
        <w:wordWrap/>
        <w:spacing w:line="360" w:lineRule="auto"/>
        <w:ind w:firstLineChars="100" w:firstLine="220"/>
        <w:jc w:val="both"/>
        <w:rPr>
          <w:del w:id="555" w:author="나현종" w:date="2025-11-06T14:30:00Z" w16du:dateUtc="2025-11-06T05:30:00Z"/>
          <w:rFonts w:ascii="Batang" w:eastAsia="Batang" w:hAnsi="Batang" w:cs="Times New Roman"/>
        </w:rPr>
        <w:pPrChange w:id="556" w:author="나현종" w:date="2025-11-06T14:03:00Z" w16du:dateUtc="2025-11-06T05:03:00Z">
          <w:pPr>
            <w:wordWrap/>
            <w:spacing w:line="360" w:lineRule="auto"/>
            <w:jc w:val="both"/>
          </w:pPr>
        </w:pPrChange>
      </w:pPr>
    </w:p>
    <w:p w14:paraId="3D8DEB55" w14:textId="7D872C4B" w:rsidR="00237580" w:rsidRPr="00CD2777" w:rsidRDefault="00A179AA">
      <w:pPr>
        <w:wordWrap/>
        <w:spacing w:line="360" w:lineRule="auto"/>
        <w:ind w:firstLineChars="100" w:firstLine="220"/>
        <w:jc w:val="both"/>
        <w:rPr>
          <w:rFonts w:ascii="Batang" w:eastAsia="Batang" w:hAnsi="Batang" w:cs="함초롬바탕"/>
        </w:rPr>
        <w:pPrChange w:id="557" w:author="나현종" w:date="2025-11-06T14:03:00Z" w16du:dateUtc="2025-11-06T05:03:00Z">
          <w:pPr>
            <w:wordWrap/>
            <w:spacing w:line="360" w:lineRule="auto"/>
            <w:jc w:val="both"/>
          </w:pPr>
        </w:pPrChange>
      </w:pPr>
      <w:r>
        <w:rPr>
          <w:rFonts w:ascii="Batang" w:eastAsia="Batang" w:hAnsi="Batang" w:cs="함초롬바탕" w:hint="eastAsia"/>
        </w:rPr>
        <w:t>본 연구에서는 연구의 유의성 확보를 위해 실험군(인공지능 기반 포트폴리오)과 대조군(벤치마크)에 대해 동일한 성과 계산 과정을 적용한다. 양 포트폴리오 모두 예측 대상 월의 전월까지 이용 가능한 데이터만을 활용하여 2024년 5월부터 2024년 12월까지의 월별 포트폴리오 가중치를 산출한다. 일별 섹터 수익률에서 일일 무위험수익률과 시장수익률을 차감하여 시장 대비 초과(active)수익률을 계산하며, 각 월의 첫 영업일에 해당 월의 가중치로 포트폴리오를 구성한다. 각 월별 포트폴리오에 대해 영업일 기준 1일부터 19일까지의 누적 수익률을 산출하고, 2024년 5월부터 2024년 12월까지 8개 구성 시점에 걸쳐 영업일별로 평균하여 실험군과 대조군의 일별 평균 누적 active수익률을 비교한다.</w:t>
      </w:r>
      <w:r>
        <w:rPr>
          <w:rFonts w:ascii="Batang" w:eastAsia="Batang" w:hAnsi="Batang" w:cs="함초롬바탕"/>
        </w:rPr>
      </w:r>
      <w:r>
        <w:rPr>
          <w:rFonts w:ascii="Batang" w:eastAsia="Batang" w:hAnsi="Batang" w:cs="함초롬바탕" w:hint="eastAsia"/>
        </w:rPr>
      </w:r>
      <w:r>
        <w:rPr>
          <w:rFonts w:ascii="Batang" w:eastAsia="Batang" w:hAnsi="Batang" w:cs="함초롬바탕"/>
        </w:rPr>
      </w:r>
    </w:p>
    <w:p w14:paraId="0FAF3D62" w14:textId="42F727C9" w:rsidR="00237580" w:rsidRPr="00CD2777" w:rsidRDefault="000D5E72">
      <w:pPr>
        <w:wordWrap/>
        <w:spacing w:line="360" w:lineRule="auto"/>
        <w:ind w:firstLineChars="100" w:firstLine="220"/>
        <w:jc w:val="both"/>
        <w:rPr>
          <w:rFonts w:ascii="Batang" w:eastAsia="Batang" w:hAnsi="Batang" w:cs="함초롬바탕"/>
        </w:rPr>
        <w:pPrChange w:id="558" w:author="나현종" w:date="2025-11-06T14:33:00Z" w16du:dateUtc="2025-11-06T05:33:00Z">
          <w:pPr>
            <w:wordWrap/>
            <w:spacing w:line="360" w:lineRule="auto"/>
            <w:jc w:val="both"/>
          </w:pPr>
        </w:pPrChange>
      </w:pPr>
      <w:r>
        <w:rPr>
          <w:rFonts w:ascii="Batang" w:eastAsia="Batang" w:hAnsi="Batang" w:cs="함초롬바탕" w:hint="eastAsia"/>
        </w:rPr>
        <w:t>정보비율(IR)은 포트폴리오의 시장 대비 초과(active)수익률을 그 표준편차(추적오차)로 나눈 뒤 연 환산(×√252)한 지표로 정의되며, 영업일 기준 19일의 수익률만을 활용하여 계산한다.</w:t>
      </w:r>
      <w:r>
        <w:rPr>
          <w:rFonts w:ascii="Batang" w:eastAsia="Batang" w:hAnsi="Batang" w:cs="함초롬바탕"/>
        </w:rPr>
      </w:r>
      <w:r>
        <w:rPr>
          <w:rFonts w:ascii="Batang" w:eastAsia="Batang" w:hAnsi="Batang" w:cs="함초롬바탕" w:hint="eastAsia"/>
        </w:rPr>
      </w:r>
      <w:r>
        <w:rPr>
          <w:rFonts w:ascii="Batang" w:eastAsia="Batang" w:hAnsi="Batang" w:cs="함초롬바탕"/>
          <w:i/>
          <w:iCs/>
          <w:rPrChange w:id="559" w:author="나현종" w:date="2025-11-06T14:32:00Z" w16du:dateUtc="2025-11-06T05:32:00Z">
            <w:rPr>
              <w:rFonts w:ascii="Batang" w:eastAsia="Batang" w:hAnsi="Batang" w:cs="함초롬바탕"/>
            </w:rPr>
          </w:rPrChange>
        </w:rPr>
      </w:r>
      <w:r>
        <w:rPr>
          <w:rFonts w:ascii="Batang" w:eastAsia="Batang" w:hAnsi="Batang" w:cs="함초롬바탕"/>
          <w:i/>
          <w:iCs/>
          <w:vertAlign w:val="subscript"/>
          <w:rPrChange w:id="560" w:author="나현종" w:date="2025-11-06T14:32:00Z" w16du:dateUtc="2025-11-06T05:32:00Z">
            <w:rPr>
              <w:rFonts w:ascii="Batang" w:eastAsia="Batang" w:hAnsi="Batang" w:cs="함초롬바탕"/>
            </w:rPr>
          </w:rPrChange>
        </w:rPr>
      </w:r>
      <w:r>
        <w:rPr>
          <w:rFonts w:ascii="Batang" w:eastAsia="Batang" w:hAnsi="Batang" w:cs="함초롬바탕" w:hint="eastAsia"/>
        </w:rPr>
      </w:r>
      <w:r>
        <w:rPr>
          <w:rFonts w:ascii="Batang" w:eastAsia="Batang" w:hAnsi="Batang" w:cs="함초롬바탕"/>
        </w:rPr>
        <w:t xml:space="preserve"> 구체적으로 포트폴리오의 일별 시장 대비 초과수익률의 평균</w:t>
      </w:r>
      <w:r>
        <w:rPr>
          <w:rFonts w:ascii="Batang" w:eastAsia="Batang" w:hAnsi="Batang" w:cs="함초롬바탕" w:hint="eastAsia"/>
        </w:rPr>
        <w:t>(</w:t>
      </w:r>
      <m:oMath>
        <m:r>
          <w:rPr>
            <w:rFonts w:ascii="Cambria Math" w:eastAsia="Batang" w:hAnsi="Cambria Math" w:cs="함초롬바탕" w:hint="eastAsia"/>
          </w:rPr>
          <m:t>E[</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r>
          <w:rPr>
            <w:rFonts w:ascii="Cambria Math" w:eastAsia="Batang" w:hAnsi="Cambria Math" w:cs="함초롬바탕" w:hint="eastAsia"/>
          </w:rPr>
          <m:t xml:space="preserve"> </m:t>
        </m:r>
        <m:r>
          <w:rPr>
            <w:rFonts w:ascii="Cambria Math" w:eastAsia="Batang" w:hAnsi="Cambria Math" w:cs="Cambria Math"/>
          </w:rPr>
          <m:t>-</m:t>
        </m:r>
        <m:r>
          <w:rPr>
            <w:rFonts w:ascii="Cambria Math" w:eastAsia="Batang" w:hAnsi="Cambria Math" w:cs="함초롬바탕" w:hint="eastAsia"/>
          </w:rPr>
          <m:t xml:space="preserve"> </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r>
          <w:rPr>
            <w:rFonts w:ascii="Cambria Math" w:eastAsia="Batang" w:hAnsi="Cambria Math" w:cs="함초롬바탕"/>
          </w:rPr>
          <m:t>]</m:t>
        </m:r>
      </m:oMath>
      <w:r>
        <w:rPr>
          <w:rFonts w:ascii="Batang" w:eastAsia="Batang" w:hAnsi="Batang" w:cs="함초롬바탕" w:hint="eastAsia"/>
        </w:rPr>
        <w:t>)</w:t>
      </w:r>
      <w:r>
        <w:rPr>
          <w:rFonts w:ascii="Batang" w:eastAsia="Batang" w:hAnsi="Batang" w:cs="함초롬바탕"/>
        </w:rPr>
        <w:t>을 표준편차</w:t>
      </w:r>
      <w:r>
        <w:rPr>
          <w:rFonts w:ascii="Batang" w:eastAsia="Batang" w:hAnsi="Batang" w:cs="함초롬바탕" w:hint="eastAsia"/>
        </w:rPr>
        <w:t>(</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Pr>
          <w:rFonts w:ascii="Batang" w:eastAsia="Batang" w:hAnsi="Batang" w:cs="함초롬바탕" w:hint="eastAsia"/>
        </w:rPr>
        <w:t>)</w:t>
      </w:r>
      <w:r>
        <w:rPr>
          <w:rFonts w:ascii="Batang" w:eastAsia="Batang" w:hAnsi="Batang" w:cs="함초롬바탕"/>
        </w:rPr>
        <w:t xml:space="preserve">로 나눈 값으로 산출되며, 2024년 5월부터 2024년 12월까지의 정보비율의 평균값을 최종적으로 계산한다. </w:t>
      </w:r>
      <w:r>
        <w:rPr>
          <w:rFonts w:ascii="Batang" w:eastAsia="Batang" w:hAnsi="Batang" w:cs="함초롬바탕" w:hint="eastAsia"/>
        </w:rPr>
        <w:t xml:space="preserve">여기서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oMath>
      <w:r>
        <w:rPr>
          <w:rFonts w:ascii="Times New Roman" w:eastAsia="Batang" w:hAnsi="Times New Roman" w:cs="Times New Roman"/>
        </w:rPr>
        <w:t>​</w:t>
      </w:r>
      <w:r>
        <w:rPr>
          <w:rFonts w:ascii="Batang" w:eastAsia="Batang" w:hAnsi="Batang" w:cs="HYSinMyeongJo-Medium" w:hint="eastAsia"/>
        </w:rPr>
        <w:t>는</w:t>
      </w:r>
      <w:r>
        <w:rPr>
          <w:rFonts w:ascii="Batang" w:eastAsia="Batang" w:hAnsi="Batang" w:cs="함초롬바탕" w:hint="eastAsia"/>
        </w:rPr>
        <w:t xml:space="preserve"> 포트폴리오의 영업일 기준 19일의 일별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oMath>
      <w:r>
        <w:rPr>
          <w:rFonts w:ascii="Batang" w:eastAsia="Batang" w:hAnsi="Batang" w:cs="함초롬바탕" w:hint="eastAsia"/>
        </w:rPr>
        <w:t xml:space="preserve">는 무위험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Pr>
          <w:rFonts w:ascii="Times New Roman" w:eastAsia="Batang" w:hAnsi="Times New Roman" w:cs="Times New Roman"/>
        </w:rPr>
        <w:t>​</w:t>
      </w:r>
      <w:r>
        <w:rPr>
          <w:rFonts w:ascii="Batang" w:eastAsia="Batang" w:hAnsi="Batang" w:cs="HYSinMyeongJo-Medium" w:hint="eastAsia"/>
        </w:rPr>
        <w:t>는</w:t>
      </w:r>
      <w:r>
        <w:rPr>
          <w:rFonts w:ascii="Batang" w:eastAsia="Batang" w:hAnsi="Batang" w:cs="함초롬바탕" w:hint="eastAsia"/>
        </w:rPr>
        <w:t xml:space="preserve"> 포트폴리오 수익률의 표준편차를 각각 의미한다. </w:t>
      </w:r>
      <w:r>
        <w:rPr>
          <w:rFonts w:ascii="Batang" w:eastAsia="Batang" w:hAnsi="Batang" w:cs="함초롬바탕"/>
        </w:rPr>
        <w:t>정보비율은 포트폴리오가 시장 대비 얼마나 효율적으로 초과수익을 창출하는지를 나타내며</w:t>
      </w:r>
      <w:r>
        <w:rPr>
          <w:rFonts w:ascii="Batang" w:eastAsia="Batang" w:hAnsi="Batang" w:cs="함초롬바탕" w:hint="eastAsia"/>
        </w:rPr>
        <w:t xml:space="preserve">, Black-Litterman 모형의 견해 품질이 포트폴리오의 안정성과 효율성에 미치는 영향을 평가하기에 적합하다(Michaud, 1989; He and Litterman, 1999). 정보비율이 높을수록 포트폴리오가 시장 대비 더 높은 위험조정 초과성과를 달성했음을 의미한다. </w:t>
      </w:r>
    </w:p>
    <w:p w14:paraId="6BE134B4" w14:textId="77777777" w:rsidR="00676778" w:rsidRDefault="00676778" w:rsidP="000D5E72">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통계적 검증은 반복 시뮬레이션에 기반한 t-검정으로 수행한다. 각 포트폴리오에 대해 50회의 독립적 반복에서 산출된 성과 지표(시장 대비 누적 active수익률)를 표본으로 삼아, 인공지능 기반 Black-Litterman 포트폴리오와 벤치마크 간 성과 차이가 0보다 큰지를 검정한다. 귀무가설은 두 포트폴리오의 평균 성과 차이가 0 이하라는 것이고, 대립가설은 인공지능 기반 포트폴리오의 성과가 더 높다는 것이다. 검정 통계량은 반복 간 성과 차이의 평균을 그 표준오차로 나눈 값으로 산출하며, 유의수준 0.05의 단측검정으로 설정한다.</w:t>
      </w:r>
      <w:r>
        <w:rPr>
          <w:rFonts w:ascii="Batang" w:eastAsia="Batang" w:hAnsi="Batang" w:cs="함초롬바탕"/>
        </w:rPr>
      </w:r>
    </w:p>
    <w:p w14:paraId="0454D1BF" w14:textId="45CC3652" w:rsidR="00A45CD8" w:rsidRDefault="00A45CD8" w:rsidP="000D5E72">
      <w:pPr>
        <w:wordWrap/>
        <w:spacing w:line="360" w:lineRule="auto"/>
        <w:ind w:firstLineChars="100" w:firstLine="220"/>
        <w:jc w:val="both"/>
        <w:rPr>
          <w:rFonts w:ascii="Batang" w:eastAsia="Batang" w:hAnsi="Batang" w:cs="함초롬바탕"/>
        </w:rPr>
      </w:pPr>
      <w:r>
        <w:rPr>
          <w:rFonts w:ascii="Batang" w:eastAsia="Batang" w:hAnsi="Batang" w:cs="함초롬바탕" w:hint="eastAsia"/>
        </w:rPr>
        <w:t>정보</w:t>
      </w:r>
      <w:r>
        <w:rPr>
          <w:rFonts w:ascii="Batang" w:eastAsia="Batang" w:hAnsi="Batang" w:cs="함초롬바탕"/>
        </w:rPr>
        <w:t xml:space="preserve"> 통합 범위의 효과를 검증하기 위해 입력 정보를 점진적으로 확장한 세 가지 인공지능 기반 포트폴리오를 구성한다. Tier 1은 과거 수익률 정보만을 사용하며, Tier 2는 과거 수익률에</w:t>
      </w:r>
      <w:r>
        <w:rPr>
          <w:rFonts w:ascii="Batang" w:eastAsia="Batang" w:hAnsi="Batang" w:cs="함초롬바탕" w:hint="eastAsia"/>
        </w:rPr>
        <w:t xml:space="preserve"> 회계 정보</w:t>
      </w:r>
      <w:r>
        <w:rPr>
          <w:rFonts w:ascii="Batang" w:eastAsia="Batang" w:hAnsi="Batang" w:cs="함초롬바탕"/>
        </w:rPr>
        <w:t xml:space="preserve">를 추가하고, Tier 3는 과거 수익률, </w:t>
      </w:r>
      <w:r>
        <w:rPr>
          <w:rFonts w:ascii="Batang" w:eastAsia="Batang" w:hAnsi="Batang" w:cs="함초롬바탕" w:hint="eastAsia"/>
        </w:rPr>
        <w:t>회계 정보</w:t>
      </w:r>
      <w:r>
        <w:rPr>
          <w:rFonts w:ascii="Batang" w:eastAsia="Batang" w:hAnsi="Batang" w:cs="함초롬바탕"/>
        </w:rPr>
        <w:t xml:space="preserve">, </w:t>
      </w:r>
      <w:r>
        <w:rPr>
          <w:rFonts w:ascii="Batang" w:eastAsia="Batang" w:hAnsi="Batang" w:cs="함초롬바탕" w:hint="eastAsia"/>
        </w:rPr>
        <w:t>거시경제 지표</w:t>
      </w:r>
      <w:r>
        <w:rPr>
          <w:rFonts w:ascii="Batang" w:eastAsia="Batang" w:hAnsi="Batang" w:cs="함초롬바탕"/>
        </w:rPr>
        <w:t>를 모두 통합한다. 이러한 단계적 구조는 각 정보원이 포트폴리오 성과에 기여하는 한계효과를 식별할 수 있게 한다.</w:t>
      </w:r>
    </w:p>
    <w:p w14:paraId="5D1A95AE" w14:textId="4E6E9B9E" w:rsidR="000D5E72" w:rsidRPr="000D5E72" w:rsidRDefault="00A45CD8" w:rsidP="000D5E72">
      <w:pPr>
        <w:wordWrap/>
        <w:spacing w:line="360" w:lineRule="auto"/>
        <w:ind w:firstLineChars="100" w:firstLine="220"/>
        <w:jc w:val="both"/>
        <w:rPr>
          <w:rFonts w:ascii="Batang" w:eastAsia="Batang" w:hAnsi="Batang" w:cs="함초롬바탕"/>
        </w:rPr>
      </w:pPr>
      <w:r>
        <w:rPr>
          <w:rFonts w:ascii="Batang" w:eastAsia="Batang" w:hAnsi="Batang" w:cs="함초롬바탕"/>
        </w:rPr>
        <w:t>각 Tier 간 성과 차이는 반복 시뮬레이션에 기반한 t-검정으로 평가한다. 구체적으로 다음의 여섯 가지 쌍대비교를 수행한다. 첫째, 각 Tier와 벤치마크 간 비교를 통해 인공지능 견해의 전반적 효과를 검증한다. 둘째, 연속된 Tier 간 비교를 통해 정보 추가의 한계효과를 검증한다. 셋째, Tier 1과 Tier 3의 직접 비교를 통해 완전한 정보 통합의 총효과를 검증한다. 각 비교에서 귀무가설은 두 포트폴리오의 평균 성과가 동일하다는 것이며, 대립가설은 정보 범위가 더 넓은 포트폴리오의 성과가 더 높다는 것이다. 각 Tier별로 50회의 반복 시뮬레이션을 수행하므로 반복 표본에 기반한 t-검정은 충분한 검정력을 확보할 수 있다. 모든 검정은 유의수준 0.05를 사용한다.</w:t>
      </w:r>
      <w:r>
        <w:rPr>
          <w:rFonts w:ascii="Batang" w:eastAsia="Batang" w:hAnsi="Batang" w:cs="함초롬바탕" w:hint="eastAsia"/>
        </w:rPr>
      </w:r>
      <w:r>
        <w:rPr>
          <w:rFonts w:ascii="Batang" w:eastAsia="Batang" w:hAnsi="Batang" w:cs="함초롬바탕"/>
        </w:rPr>
      </w:r>
      <w:r>
        <w:rPr>
          <w:rFonts w:ascii="Batang" w:eastAsia="Batang" w:hAnsi="Batang" w:cs="함초롬바탕" w:hint="eastAsia"/>
        </w:rPr>
      </w:r>
      <w:r>
        <w:rPr>
          <w:rFonts w:ascii="Batang" w:eastAsia="Batang" w:hAnsi="Batang" w:cs="함초롬바탕"/>
        </w:rPr>
      </w:r>
      <w:r>
        <w:rPr>
          <w:rFonts w:ascii="Batang" w:eastAsia="Batang" w:hAnsi="Batang" w:cs="함초롬바탕"/>
          <w:highlight w:val="yellow"/>
          <w:rPrChange w:id="561" w:author="나현종" w:date="2025-11-06T14:44:00Z" w16du:dateUtc="2025-11-06T05:44:00Z">
            <w:rPr>
              <w:rFonts w:ascii="Batang" w:eastAsia="Batang" w:hAnsi="Batang" w:cs="함초롬바탕"/>
            </w:rPr>
          </w:rPrChange>
        </w:rPr>
      </w:r>
      <w:r>
        <w:rPr>
          <w:rFonts w:ascii="Batang" w:eastAsia="Batang" w:hAnsi="Batang" w:cs="함초롬바탕"/>
        </w:rPr>
      </w:r>
      <w:r>
        <w:rPr>
          <w:rFonts w:ascii="Batang" w:eastAsia="Batang" w:hAnsi="Batang" w:cs="함초롬바탕" w:hint="eastAsia"/>
        </w:rPr>
      </w:r>
      <w:r>
        <w:rPr>
          <w:rFonts w:ascii="Batang" w:eastAsia="Batang" w:hAnsi="Batang" w:cs="함초롬바탕"/>
        </w:rPr>
      </w:r>
    </w:p>
    <w:p w14:paraId="06FE10B7" w14:textId="77777777" w:rsidR="00676778" w:rsidRPr="00CD2777" w:rsidRDefault="00676778" w:rsidP="00CD2777">
      <w:pPr>
        <w:wordWrap/>
        <w:spacing w:line="360" w:lineRule="auto"/>
        <w:jc w:val="both"/>
        <w:rPr>
          <w:rFonts w:ascii="Batang" w:eastAsia="Batang" w:hAnsi="Batang" w:cs="Times New Roman"/>
        </w:rPr>
      </w:pPr>
    </w:p>
    <w:p w14:paraId="648EE481" w14:textId="2EA6B028" w:rsidR="00FA0026" w:rsidRPr="00CD2777" w:rsidRDefault="00FA0026" w:rsidP="00CD2777">
      <w:pPr>
        <w:wordWrap/>
        <w:spacing w:line="360" w:lineRule="auto"/>
        <w:jc w:val="center"/>
        <w:rPr>
          <w:rFonts w:ascii="Batang" w:eastAsia="Batang" w:hAnsi="Batang" w:cs="Times New Roman"/>
          <w:b/>
          <w:bCs/>
        </w:rPr>
      </w:pPr>
      <w:r>
        <w:rPr>
          <w:rFonts w:ascii="Batang" w:eastAsia="Batang" w:hAnsi="Batang" w:cs="Times New Roman" w:hint="eastAsia"/>
          <w:b/>
          <w:bCs/>
        </w:rPr>
        <w:t>IV. RESULTS</w:t>
      </w:r>
    </w:p>
    <w:p w14:paraId="6E10B8FD" w14:textId="7E669407" w:rsidR="00FA0026" w:rsidRPr="00CD2777" w:rsidDel="00676778" w:rsidRDefault="00FA0026" w:rsidP="00CD2777">
      <w:pPr>
        <w:wordWrap/>
        <w:spacing w:line="360" w:lineRule="auto"/>
        <w:jc w:val="both"/>
        <w:rPr>
          <w:del w:id="562" w:author="나현종" w:date="2025-11-06T14:45:00Z" w16du:dateUtc="2025-11-06T05:45:00Z"/>
          <w:rFonts w:ascii="Batang" w:eastAsia="Batang" w:hAnsi="Batang" w:cs="Times New Roman"/>
        </w:rPr>
      </w:pPr>
      <w:r>
        <w:rPr>
          <w:rFonts w:ascii="Batang" w:eastAsia="Batang" w:hAnsi="Batang" w:cs="함초롬바탕"/>
        </w:rPr>
        <w:t>Table 3과 Table 4는 세 정보 단계별 인공지능 포트폴리오와 벤치마크(견해를 결합하지 않은 시장균형 Black-Litterman 포트폴리오)의 표본 외 성과를 비교한 결과를 제시한다. 모든 성과 지표는 50회 반복 시뮬레이션에 대한 평균이며, 괄호 안의 값은 반복 간 표준오차이다. 시장 대비 누적 active수익률을 기준으로 Tier 1 포트폴리오가 0.732%(SE 0.057)로 가장 높은 성과를 보였으며, Tier 2가 0.490%(SE 0.084), Tier 3가 0.180%(SE 0.083)로 그 뒤를 이었다. 반면 벤치마크의 누적 active수익률은 0.099%에 그쳤다. 연율화 정보비율(IR) 역시 Tier 1이 1.483으로 가장 높았고, Tier 2(1.126), 벤치마크(0.919), Tier 3(0.536)의 순으로 나타났다. 특히 주목할 점은 정보 범위가 가장 넓은 Tier 3의 정보비율이 견해를 전혀 사용하지 않은 벤치마크보다도 낮게 관찰되었다는 것이다.</w:t>
      </w:r>
    </w:p>
    <w:p w14:paraId="145AE0B3" w14:textId="0D728693" w:rsidR="00FA0026" w:rsidRPr="00CD2777" w:rsidDel="005C63C7" w:rsidRDefault="00FA0026" w:rsidP="00CD2777">
      <w:pPr>
        <w:wordWrap/>
        <w:spacing w:line="360" w:lineRule="auto"/>
        <w:jc w:val="center"/>
        <w:rPr>
          <w:del w:id="563" w:author="나현종" w:date="2025-11-05T17:31:00Z" w16du:dateUtc="2025-11-05T08:31:00Z"/>
          <w:rFonts w:ascii="Batang" w:eastAsia="Batang" w:hAnsi="Batang" w:cs="Times New Roman"/>
        </w:rPr>
      </w:pPr>
      <w:del w:id="564" w:author="나현종" w:date="2025-11-05T17:31:00Z" w16du:dateUtc="2025-11-05T08:31:00Z">
        <w:r>
          <w:rPr>
            <w:rFonts w:ascii="Batang" w:eastAsia="Batang" w:hAnsi="Batang" w:cs="Times New Roman" w:hint="eastAsia"/>
          </w:rPr>
          <w:delText>(아직 작성하지 마시오)</w:delText>
        </w:r>
      </w:del>
      <w:r>
        <w:rPr>
          <w:rFonts w:ascii="Batang" w:eastAsia="Batang" w:hAnsi="Batang" w:cs="함초롬바탕"/>
        </w:rPr>
        <w:t xml:space="preserve">첫 번째 가설, 즉 인공지능 견해를 결합한 포트폴리오가 벤치마크 대비 동등 이상의 성과를 달성하는지에 대한 검정 결과는 </w:t>
      </w:r>
      <w:del w:id="900001" w:author="Claude" w:date="2026-10-28T00:00:00Z">
        <w:r>
          <w:rPr>
            <w:rFonts w:ascii="Batang" w:eastAsia="Batang" w:hAnsi="Batang" w:cs="함초롬바탕"/>
          </w:rPr>
          <w:delText xml:space="preserve">Table 3에 제시된다</w:delText>
        </w:r>
      </w:del>
      <w:ins w:id="900002" w:author="Claude" w:date="2026-10-28T00:00:00Z">
        <w:r>
          <w:rPr>
            <w:rFonts w:ascii="Batang" w:eastAsia="Batang" w:hAnsi="Batang" w:cs="함초롬바탕"/>
          </w:rPr>
          <w:t xml:space="preserve">Table 4에 제시된다</w:t>
        </w:r>
      </w:ins>
      <w:r>
        <w:rPr>
          <w:rFonts w:ascii="Batang" w:eastAsia="Batang" w:hAnsi="Batang" w:cs="함초롬바탕"/>
        </w:rPr>
        <w:t xml:space="preserve">. 50회 반복에서 산출된 시장 대비 누적 active수익률 차이를 표본으로 한 단측 t-검정 결과, Tier 1은 벤치마크 대비 평균 0.634%포인트 높은 성과를 보였으며 이 차이는 통계적으로 매우 유의하였다(t=11.099, p&lt;0.001). Tier 2 또한 벤치마크를 0.391%포인트 상회하여 유의한 성과 우위를 나타냈다(</w:t>
      </w:r>
      <w:del w:id="900003" w:author="Claude" w:date="2026-10-28T00:00:00Z">
        <w:r>
          <w:rPr>
            <w:rFonts w:ascii="Batang" w:eastAsia="Batang" w:hAnsi="Batang" w:cs="함초롬바탕"/>
          </w:rPr>
          <w:delText xml:space="preserve">t=4.572</w:delText>
        </w:r>
      </w:del>
      <w:ins w:id="900004" w:author="Claude" w:date="2026-10-28T00:00:00Z">
        <w:r>
          <w:rPr>
            <w:rFonts w:ascii="Batang" w:eastAsia="Batang" w:hAnsi="Batang" w:cs="함초롬바탕"/>
          </w:rPr>
          <w:t xml:space="preserve">t=4.672</w:t>
        </w:r>
      </w:ins>
      <w:r>
        <w:rPr>
          <w:rFonts w:ascii="Batang" w:eastAsia="Batang" w:hAnsi="Batang" w:cs="함초롬바탕"/>
        </w:rPr>
        <w:t xml:space="preserve">, p&lt;0.001). 그러나 Tier 3과 벤치마크 간의 성과 </w:t>
      </w:r>
      <w:del w:id="900005" w:author="Claude" w:date="2026-10-28T00:00:00Z">
        <w:r>
          <w:rPr>
            <w:rFonts w:ascii="Batang" w:eastAsia="Batang" w:hAnsi="Batang" w:cs="함초롬바탕"/>
          </w:rPr>
          <w:delText xml:space="preserve">차이는 0.093%포인트</w:delText>
        </w:r>
      </w:del>
      <w:ins w:id="900006" w:author="Claude" w:date="2026-10-28T00:00:00Z">
        <w:r>
          <w:rPr>
            <w:rFonts w:ascii="Batang" w:eastAsia="Batang" w:hAnsi="Batang" w:cs="함초롬바탕"/>
          </w:rPr>
          <w:t xml:space="preserve">차이는 0.082%포인트</w:t>
        </w:r>
      </w:ins>
      <w:r>
        <w:rPr>
          <w:rFonts w:ascii="Batang" w:eastAsia="Batang" w:hAnsi="Batang" w:cs="함초롬바탕"/>
        </w:rPr>
        <w:t xml:space="preserve">에 불과하였으며 통계적으로 유의하지 않았다(</w:t>
      </w:r>
      <w:del w:id="900007" w:author="Claude" w:date="2026-10-28T00:00:00Z">
        <w:r>
          <w:rPr>
            <w:rFonts w:ascii="Batang" w:eastAsia="Batang" w:hAnsi="Batang" w:cs="함초롬바탕"/>
          </w:rPr>
          <w:delText xml:space="preserve">t=1.112, p=0.136</w:delText>
        </w:r>
      </w:del>
      <w:ins w:id="900008" w:author="Claude" w:date="2026-10-28T00:00:00Z">
        <w:r>
          <w:rPr>
            <w:rFonts w:ascii="Batang" w:eastAsia="Batang" w:hAnsi="Batang" w:cs="함초롬바탕"/>
          </w:rPr>
          <w:t xml:space="preserve">t=0.983, p=0.165</w:t>
        </w:r>
      </w:ins>
      <w:r>
        <w:rPr>
          <w:rFonts w:ascii="Batang" w:eastAsia="Batang" w:hAnsi="Batang" w:cs="함초롬바탕"/>
        </w:rPr>
        <w:t xml:space="preserve">). 따라서 인공지능 견해의 성과 우위는 기술적 지표(Tier 1)와 회계 지표(Tier 2)를 입력한 경우에 한정되며, 거시경제 지표까지 통합한 Tier 3에서는 벤치마크 대비 유의한 개선이 관찰되지 않았다.</w:t>
      </w:r>
    </w:p>
    <w:p w14:paraId="0CF3A82E" w14:textId="7DA16F8B" w:rsidR="00FA0026" w:rsidRPr="00CD2777" w:rsidDel="00676778" w:rsidRDefault="00FA0026" w:rsidP="00CD2777">
      <w:pPr>
        <w:wordWrap/>
        <w:spacing w:line="360" w:lineRule="auto"/>
        <w:jc w:val="both"/>
        <w:rPr>
          <w:del w:id="565" w:author="나현종" w:date="2025-11-06T14:45:00Z" w16du:dateUtc="2025-11-06T05:45:00Z"/>
          <w:rFonts w:ascii="Batang" w:eastAsia="Batang" w:hAnsi="Batang" w:cs="Times New Roman"/>
        </w:rPr>
      </w:pPr>
      <w:r>
        <w:rPr>
          <w:rFonts w:ascii="Batang" w:eastAsia="Batang" w:hAnsi="Batang" w:cs="함초롬바탕"/>
        </w:rPr>
        <w:t xml:space="preserve">두 번째 가설, 즉 정보 통합 범위가 넓어질수록 성과가 체계적으로 증가하는지에 대한 검정 결과는 </w:t>
      </w:r>
      <w:del w:id="900009" w:author="Claude" w:date="2026-10-28T00:00:00Z">
        <w:r>
          <w:rPr>
            <w:rFonts w:ascii="Batang" w:eastAsia="Batang" w:hAnsi="Batang" w:cs="함초롬바탕"/>
          </w:rPr>
          <w:delText xml:space="preserve">가설이 예측한 방향과 정반대로 나타났다(Table 4)</w:delText>
        </w:r>
      </w:del>
      <w:ins w:id="900010" w:author="Claude" w:date="2026-10-28T00:00:00Z">
        <w:r>
          <w:rPr>
            <w:rFonts w:ascii="Batang" w:eastAsia="Batang" w:hAnsi="Batang" w:cs="함초롬바탕"/>
          </w:rPr>
          <w:t xml:space="preserve">가설이 예측한 방향과 정반대로 나타났다(Table 3 Panel B)</w:t>
        </w:r>
      </w:ins>
      <w:r>
        <w:rPr>
          <w:rFonts w:ascii="Batang" w:eastAsia="Batang" w:hAnsi="Batang" w:cs="함초롬바탕"/>
        </w:rPr>
        <w:t xml:space="preserve">. 연속된 단계 간 비교에서 Tier 2는 Tier 1 대비 평균 성과가 오히려 0.243%포인트 낮았고(t=-2.495), Tier 3은 Tier 2 대비 0.297%포인트 낮았다(t=-2.506). Tier 1과 Tier 3의 직접 비교에서도 Tier 3이 0.540%포인트 낮은 성과를 보였으며, 이 격차는 통계적으로 매우 강하게 유의하였다(t=-5.772). 결과적으로 '정보 범위가 더 넓은 포트폴리오의 성과가 더 높다'는 대립가설은 세 가지 쌍대비교 모두에서 기각되었으며, 오히려 정보 범위가 확장될수록 성과가 단조적으로 감소하는 패턴이 일관되게 확인되었다.</w:t>
      </w:r>
    </w:p>
    <w:p w14:paraId="34794F92" w14:textId="2DF9FD07" w:rsidR="00B33101" w:rsidRPr="00CD2777" w:rsidDel="00676778" w:rsidRDefault="00B33101" w:rsidP="00CD2777">
      <w:pPr>
        <w:widowControl/>
        <w:wordWrap/>
        <w:autoSpaceDE/>
        <w:autoSpaceDN/>
        <w:spacing w:line="360" w:lineRule="auto"/>
        <w:jc w:val="both"/>
        <w:rPr>
          <w:del w:id="566" w:author="나현종" w:date="2025-11-06T14:45:00Z" w16du:dateUtc="2025-11-06T05:45:00Z"/>
          <w:rFonts w:ascii="Batang" w:eastAsia="Batang" w:hAnsi="Batang" w:cs="Times New Roman"/>
        </w:rPr>
      </w:pPr>
      <w:r>
        <w:rPr>
          <w:rFonts w:ascii="Batang" w:eastAsia="Batang" w:hAnsi="Batang" w:cs="함초롬바탕"/>
        </w:rPr>
        <w:t>이러한 결과는 인공지능 에이전트에 회계 및 거시경제 정보를 추가로 제공하는 것이 견해의 품질을 개선하기보다 오히려 저해하였음을 시사한다. 특히 거시경제 지표를 통합한 Tier 3은 포트폴리오 성과를 벤치마크 수준 이하로 끌어내렸는데, 이는 거시 변수가 섹터 간 상대적 견해를 형성하는 과정에서 유효한 신호로 작용하기보다 잡음(noise)으로 기능하였을 가능성을 보여준다. 즉 본 연구의 설계 하에서 대규모 언어모델은 비교적 정제된 기술적 신호만을 입력받을 때 가장 안정적이고 우수한 견해를 생성하였으며, 이질적 정보원이 누적될수록 견해의 일관성과 예측력이 약화되는 경향을 나타냈다.</w:t>
      </w:r>
    </w:p>
    <w:p>
      <w:pPr>
        <w:wordWrap/>
        <w:spacing w:line="360" w:lineRule="auto"/>
        <w:ind w:firstLineChars="100" w:firstLine="220"/>
        <w:jc w:val="both"/>
        <w:rPr>
          <w:ins w:id="900012" w:author="Claude" w:date="2026-10-28T00:00:00Z"/>
          <w:rFonts w:ascii="Batang" w:eastAsia="Batang" w:hAnsi="Batang" w:cs="Times New Roman"/>
        </w:rPr>
      </w:pPr>
      <w:ins w:id="900011" w:author="Claude" w:date="2026-10-28T00:00:00Z">
        <w:r>
          <w:rPr>
            <w:rFonts w:ascii="Batang" w:eastAsia="Batang" w:hAnsi="Batang" w:cs="Times New Roman"/>
          </w:rPr>
          <w:t xml:space="preserve">Figure 1은 각 월의 리밸런싱 이후 19영업일 동안의 평균 누적 active수익률 경로를 정보 단계별로 보여준다. Tier 1 포트폴리오는 리밸런싱 직후부터 벤치마크를 큰 폭으로 상회하며 보유 기간 전체에 걸쳐 가장 높은 경로를 유지한다. 반면 Tier 2와 Tier 3은 보유 초반에는 벤치마크 대비 양의 초과성과를 보이나 보유 기간 후반으로 갈수록 그 격차가 축소되며, 특히 Tier 3은 19영업일 시점에 벤치마크와 신뢰구간이 겹치는 수준까지 수렴한다. 이는 정보 범위가 넓은 포트폴리오일수록 견해에 기반한 초과성과의 지속성이 낮음을 시사한다.</w:t>
        </w:r>
      </w:ins>
    </w:p>
    <w:p w14:paraId="4D93551B" w14:textId="6CE0713B" w:rsidR="00B33101" w:rsidRPr="00CD2777" w:rsidDel="00676778" w:rsidRDefault="00B33101" w:rsidP="00CD2777">
      <w:pPr>
        <w:widowControl/>
        <w:wordWrap/>
        <w:autoSpaceDE/>
        <w:autoSpaceDN/>
        <w:spacing w:line="360" w:lineRule="auto"/>
        <w:jc w:val="both"/>
        <w:rPr>
          <w:del w:id="567" w:author="나현종" w:date="2025-11-06T14:45:00Z" w16du:dateUtc="2025-11-06T05:45:00Z"/>
          <w:rFonts w:ascii="Batang" w:eastAsia="Batang" w:hAnsi="Batang" w:cs="Times New Roman"/>
        </w:rPr>
      </w:pPr>
    </w:p>
    <w:p w14:paraId="16E59D0B" w14:textId="2CEE5082" w:rsidR="00FA0026" w:rsidRPr="00CD2777" w:rsidRDefault="00FA0026" w:rsidP="00CD2777">
      <w:pPr>
        <w:widowControl/>
        <w:wordWrap/>
        <w:autoSpaceDE/>
        <w:autoSpaceDN/>
        <w:spacing w:line="360" w:lineRule="auto"/>
        <w:jc w:val="center"/>
        <w:rPr>
          <w:rFonts w:ascii="Batang" w:eastAsia="Batang" w:hAnsi="Batang" w:cs="Times New Roman"/>
          <w:b/>
          <w:bCs/>
        </w:rPr>
      </w:pPr>
      <w:r>
        <w:rPr>
          <w:rFonts w:ascii="Batang" w:eastAsia="Batang" w:hAnsi="Batang" w:cs="Times New Roman" w:hint="eastAsia"/>
          <w:b/>
          <w:bCs/>
        </w:rPr>
        <w:t>V. ROBUSTNESS TESTS</w:t>
      </w:r>
    </w:p>
    <w:p>
      <w:pPr>
        <w:wordWrap/>
        <w:spacing w:line="360" w:lineRule="auto"/>
        <w:ind w:firstLineChars="100" w:firstLine="220"/>
        <w:jc w:val="both"/>
        <w:rPr>
          <w:ins w:id="900014" w:author="Claude" w:date="2026-10-28T00:00:00Z"/>
          <w:rFonts w:ascii="Batang" w:eastAsia="Batang" w:hAnsi="Batang" w:cs="Times New Roman"/>
        </w:rPr>
      </w:pPr>
      <w:ins w:id="900013" w:author="Claude" w:date="2026-10-28T00:00:00Z">
        <w:r>
          <w:rPr>
            <w:rFonts w:ascii="Batang" w:eastAsia="Batang" w:hAnsi="Batang" w:cs="Times New Roman"/>
          </w:rPr>
          <w:t xml:space="preserve">본 절에서는 IV장의 주요 결과가 성과 지표의 선택, 대규모 언어모델 출력의 확률적 변동, 그리고 거시경제 정보의 입력 형태에 따라 달라지지 않는지를 세 가지 측면에서 검증한다. 모든 분석은 IV장과 동일한 표본 외 기간(2024년 5월–12월), 리밸런싱 주기, 공매도 제약 및 벤치마크(견해를 결합하지 않은 시장균형 Black-Litterman 포트폴리오)를 사용한다.</w:t>
        </w:r>
      </w:ins>
    </w:p>
    <w:p>
      <w:pPr>
        <w:wordWrap/>
        <w:spacing w:line="360" w:lineRule="auto"/>
        <w:jc w:val="left"/>
        <w:rPr>
          <w:ins w:id="900016" w:author="Claude" w:date="2026-10-28T00:00:00Z"/>
          <w:rFonts w:ascii="Batang" w:eastAsia="Batang" w:hAnsi="Batang" w:cs="Times New Roman"/>
        </w:rPr>
      </w:pPr>
      <w:ins w:id="900015" w:author="Claude" w:date="2026-10-28T00:00:00Z">
        <w:r>
          <w:rPr>
            <w:rFonts w:ascii="Batang" w:eastAsia="Batang" w:hAnsi="Batang" w:cs="Times New Roman"/>
            <w:b/>
            <w:bCs/>
          </w:rPr>
          <w:t xml:space="preserve">5.1. 위험조정 성과 기준의 검정</w:t>
        </w:r>
      </w:ins>
    </w:p>
    <w:p>
      <w:pPr>
        <w:wordWrap/>
        <w:spacing w:line="360" w:lineRule="auto"/>
        <w:ind w:firstLineChars="100" w:firstLine="220"/>
        <w:jc w:val="both"/>
        <w:rPr>
          <w:ins w:id="900018" w:author="Claude" w:date="2026-10-28T00:00:00Z"/>
          <w:rFonts w:ascii="Batang" w:eastAsia="Batang" w:hAnsi="Batang" w:cs="Times New Roman"/>
        </w:rPr>
      </w:pPr>
      <w:ins w:id="900017" w:author="Claude" w:date="2026-10-28T00:00:00Z">
        <w:r>
          <w:rPr>
            <w:rFonts w:ascii="Batang" w:eastAsia="Batang" w:hAnsi="Batang" w:cs="Times New Roman"/>
          </w:rPr>
          <w:t xml:space="preserve">IV장의 가설 검정은 시장 대비 누적 active수익률을 기준으로 수행되었다. 누적수익률은 소수의 극단적 일별 수익률에 의해 좌우될 수 있으므로, 추적오차 대비 초과성과를 측정하는 연율화 정보비율을 기준으로 동일한 단측 t-검정을 반복하였다. Table 4에 따르면 Tier 1의 정보비율은 벤치마크 대비 평균 0.564 높았으며 이는 1% 수준에서 유의하였다. Tier 2의 정보비율 우위는 0.207로 양(+)의 방향을 유지하였으나 10% 수준에서만 유의하였고, Tier 3의 정보비율은 오히려 벤치마크보다 0.383 낮았다. 따라서 위험조정 성과 기준에서도 인공지능 견해의 성과 우위는 Tier 1에서 가장 뚜렷하고 정보 범위가 확장될수록 약화되어 Tier 3에서는 역전된다는 IV장의 결론이 유지된다. 특히 Tier 2의 경우 누적수익률 기준의 유의한 우위가 정보비율 기준에서는 약화된다는 점에서, 회계 정보의 추가가 초과수익의 수준뿐 아니라 그 안정성(추적오차) 측면에서도 견해의 품질을 저하시켰음을 알 수 있다.</w:t>
        </w:r>
      </w:ins>
    </w:p>
    <w:p>
      <w:pPr>
        <w:wordWrap/>
        <w:spacing w:line="360" w:lineRule="auto"/>
        <w:jc w:val="left"/>
        <w:rPr>
          <w:ins w:id="900020" w:author="Claude" w:date="2026-10-28T00:00:00Z"/>
          <w:rFonts w:ascii="Batang" w:eastAsia="Batang" w:hAnsi="Batang" w:cs="Times New Roman"/>
        </w:rPr>
      </w:pPr>
      <w:ins w:id="900019" w:author="Claude" w:date="2026-10-28T00:00:00Z">
        <w:r>
          <w:rPr>
            <w:rFonts w:ascii="Batang" w:eastAsia="Batang" w:hAnsi="Batang" w:cs="Times New Roman"/>
            <w:b/>
            <w:bCs/>
          </w:rPr>
          <w:t xml:space="preserve">5.2. 독립 반복 실험을 통한 재현성 검증</w:t>
        </w:r>
      </w:ins>
    </w:p>
    <w:p>
      <w:pPr>
        <w:wordWrap/>
        <w:spacing w:line="360" w:lineRule="auto"/>
        <w:ind w:firstLineChars="100" w:firstLine="220"/>
        <w:jc w:val="both"/>
        <w:rPr>
          <w:ins w:id="900022" w:author="Claude" w:date="2026-10-28T00:00:00Z"/>
          <w:rFonts w:ascii="Batang" w:eastAsia="Batang" w:hAnsi="Batang" w:cs="Times New Roman"/>
        </w:rPr>
      </w:pPr>
      <w:ins w:id="900021" w:author="Claude" w:date="2026-10-28T00:00:00Z">
        <w:r>
          <w:rPr>
            <w:rFonts w:ascii="Batang" w:eastAsia="Batang" w:hAnsi="Batang" w:cs="Times New Roman"/>
          </w:rPr>
          <w:t xml:space="preserve">대규모 언어모델의 출력은 온도와 누적확률 파라미터를 고정하더라도 샘플링 과정에서 확률적 변동을 수반한다. 본 연구의 결과가 특정 실험 배치에 의존한 우연의 산물이 아닌지를 확인하기 위해, 동일한 모형, 프롬프트, 입력 데이터 및 파라미터 설정 하에서 별도로 수행한 독립적인 반복 실험(Tier 1 48회, Tier 2와 Tier 3 각 50회)의 결과를 Table 5 Panel A에 제시한다. 독립 배치에서도 Tier 1(0.638%)과 Tier 2(0.523%)는 벤치마크(0.099%) 대비 1% 수준에서 유의하게 높은 누적 active수익률을 기록하였으며, Tier 3(0.039%)은 벤치마크와 유의한 차이를 보이지 않았다. Tier 간 비교에서도 Tier 3은 Tier 2 및 Tier 1 대비 1% 수준에서 유의하게 낮은 성과를 보여, 거시경제 지표의 추가가 성과를 저하시킨다는 결과가 재현되었다. 다만 독립 배치에서 Tier 1과 Tier 2 간의 차이(-0.115%p)는 통계적으로 유의하지 않아, 회계 정보 추가에 따른 성과 저하는 거시경제 정보에 비해 상대적으로 약하고 실험 배치에 따라 민감함을 알 수 있다.</w:t>
        </w:r>
      </w:ins>
    </w:p>
    <w:p>
      <w:pPr>
        <w:wordWrap/>
        <w:spacing w:line="360" w:lineRule="auto"/>
        <w:jc w:val="left"/>
        <w:rPr>
          <w:ins w:id="900024" w:author="Claude" w:date="2026-10-28T00:00:00Z"/>
          <w:rFonts w:ascii="Batang" w:eastAsia="Batang" w:hAnsi="Batang" w:cs="Times New Roman"/>
        </w:rPr>
      </w:pPr>
      <w:ins w:id="900023" w:author="Claude" w:date="2026-10-28T00:00:00Z">
        <w:r>
          <w:rPr>
            <w:rFonts w:ascii="Batang" w:eastAsia="Batang" w:hAnsi="Batang" w:cs="Times New Roman"/>
            <w:b/>
            <w:bCs/>
          </w:rPr>
          <w:t xml:space="preserve">5.3. 거시경제 정보의 입력 형태: 시장 레짐 신호</w:t>
        </w:r>
      </w:ins>
    </w:p>
    <w:p>
      <w:pPr>
        <w:wordWrap/>
        <w:spacing w:line="360" w:lineRule="auto"/>
        <w:ind w:firstLineChars="100" w:firstLine="220"/>
        <w:jc w:val="both"/>
        <w:rPr>
          <w:ins w:id="900026" w:author="Claude" w:date="2026-10-28T00:00:00Z"/>
          <w:rFonts w:ascii="Batang" w:eastAsia="Batang" w:hAnsi="Batang" w:cs="Times New Roman"/>
        </w:rPr>
      </w:pPr>
      <w:ins w:id="900025" w:author="Claude" w:date="2026-10-28T00:00:00Z">
        <w:r>
          <w:rPr>
            <w:rFonts w:ascii="Batang" w:eastAsia="Batang" w:hAnsi="Batang" w:cs="Times New Roman"/>
          </w:rPr>
          <w:t xml:space="preserve">IV장의 결과는 거시경제 지표가 섹터 간 상대적 견해 형성 과정에서 잡음으로 작용했을 가능성을 시사한다. 이러한 결과가 거시 정보 자체의 한계 때문인지, 혹은 원시 거시 지표를 그대로 제공하는 입력 형태 때문인지를 구분하기 위해, Tier 3의 다섯 가지 거시경제 지표를 은닉 마르코프 모형(Hidden Markov Model)으로 추정한 단일 시장 위험 레짐 신호(위험선호, 중립, 위험회피 상태와 각 상태의 사후확률)로 대체한 대안적 Tier 3 포트폴리오를 구성하였다. 프롬프트에서는 레짐 신호를 새로운 견해의 생성에 사용하지 않고, 기술적·회계 신호로 도출된 견해의 크기를 확인하거나 축소하는 보조적 용도로만 사용하도록 지시하였다(Appendix 1 참조).</w:t>
        </w:r>
      </w:ins>
    </w:p>
    <w:p>
      <w:pPr>
        <w:wordWrap/>
        <w:spacing w:line="360" w:lineRule="auto"/>
        <w:ind w:firstLineChars="100" w:firstLine="220"/>
        <w:jc w:val="both"/>
        <w:rPr>
          <w:ins w:id="900028" w:author="Claude" w:date="2026-10-28T00:00:00Z"/>
          <w:rFonts w:ascii="Batang" w:eastAsia="Batang" w:hAnsi="Batang" w:cs="Times New Roman"/>
        </w:rPr>
      </w:pPr>
      <w:ins w:id="900027" w:author="Claude" w:date="2026-10-28T00:00:00Z">
        <w:r>
          <w:rPr>
            <w:rFonts w:ascii="Batang" w:eastAsia="Batang" w:hAnsi="Batang" w:cs="Times New Roman"/>
          </w:rPr>
          <w:t xml:space="preserve">Table 5 Panel B에 따르면, 레짐 기반 Tier 3 포트폴리오의 누적 active수익률은 0.093%로 벤치마크(0.099%)와 사실상 동일하였으며, 정보비율 역시 0.435로 벤치마크(0.919)를 하회하였다. 원시 거시 지표를 사용한 Tier 3과 비교하여서도 누적수익률과 정보비율 모두 유의한 차이가 없었다. 즉 거시 정보를 요약된 레짐 신호의 형태로 제공하고 그 역할을 보조적 조정으로 제한하더라도 Tier 3의 성과 저하는 해소되지 않았다. 이는 Tier 3의 성과 저하가 특정 거시 지표의 선택이나 표현 방식에 국한된 현상이 아니라, 섹터 간 상대적 견해라는 과업에 시장 전체 수준의 정보를 추가하는 것 자체가 견해의 일관성을 약화시키는 구조적 문제일 가능성을 시사한다. 다만 레짐 추정에 사용된 모형은 표본 외 기간 이후의 자료까지 포함하여 추정되었으므로 레짐 신호에는 일부 사전 정보가 반영되어 있을 수 있다. 따라서 본 결과는 레짐 정보에 유리한 조건에서의 성과로 해석되어야 하며, 그럼에도 성과 개선이 관찰되지 않았다는 점은 위 해석을 오히려 강화한다. 또한 레짐 기반 실험은 계산 비용의 제약으로 10회 반복에 그쳐 검정력이 제한적이므로(표준오차 0.244%p) 보수적으로 해석될 필요가 있다.</w:t>
        </w:r>
      </w:ins>
    </w:p>
    <w:p>
      <w:pPr>
        <w:wordWrap/>
        <w:spacing w:line="360" w:lineRule="auto"/>
        <w:ind w:firstLineChars="100" w:firstLine="220"/>
        <w:jc w:val="both"/>
        <w:rPr>
          <w:ins w:id="900030" w:author="Claude" w:date="2026-10-28T00:00:00Z"/>
          <w:rFonts w:ascii="Batang" w:eastAsia="Batang" w:hAnsi="Batang" w:cs="Times New Roman"/>
        </w:rPr>
      </w:pPr>
      <w:ins w:id="900029" w:author="Claude" w:date="2026-10-28T00:00:00Z">
        <w:r>
          <w:rPr>
            <w:rFonts w:ascii="Batang" w:eastAsia="Batang" w:hAnsi="Batang" w:cs="Times New Roman"/>
          </w:rPr>
          <w:t xml:space="preserve">종합하면, 기술적 지표 기반의 인공지능 견해가 벤치마크 대비 유의한 성과 개선을 가져오는 반면 정보 범위의 확장은 오히려 성과를 저하시킨다는 본 연구의 핵심 결과는 성과 지표의 선택, 독립적인 실험 배치, 그리고 거시경제 정보의 입력 형태에 대해 강건하다.</w:t>
        </w:r>
      </w:ins>
    </w:p>
    <w:p w14:paraId="41A849CB" w14:textId="3514EDFA" w:rsidR="00FA0026" w:rsidRPr="00CD2777" w:rsidDel="00676778" w:rsidRDefault="00FA0026" w:rsidP="00CD2777">
      <w:pPr>
        <w:wordWrap/>
        <w:spacing w:line="360" w:lineRule="auto"/>
        <w:jc w:val="center"/>
        <w:rPr>
          <w:del w:id="568" w:author="나현종" w:date="2025-11-06T14:45:00Z" w16du:dateUtc="2025-11-06T05:45:00Z"/>
          <w:rFonts w:ascii="Batang" w:eastAsia="Batang" w:hAnsi="Batang" w:cs="Times New Roman"/>
        </w:rPr>
      </w:pPr>
    </w:p>
    <w:p w14:paraId="7FCB7D3D" w14:textId="2347207F" w:rsidR="00FA0026" w:rsidRPr="00CD2777" w:rsidDel="00676778" w:rsidRDefault="00FA0026" w:rsidP="00CD2777">
      <w:pPr>
        <w:wordWrap/>
        <w:spacing w:line="360" w:lineRule="auto"/>
        <w:jc w:val="center"/>
        <w:rPr>
          <w:del w:id="569" w:author="나현종" w:date="2025-11-06T14:45:00Z" w16du:dateUtc="2025-11-06T05:45:00Z"/>
          <w:rFonts w:ascii="Batang" w:eastAsia="Batang" w:hAnsi="Batang" w:cs="Times New Roman"/>
        </w:rPr>
      </w:pPr>
      <w:del w:id="570" w:author="나현종" w:date="2025-11-06T14:45:00Z" w16du:dateUtc="2025-11-06T05:45:00Z">
        <w:r>
          <w:rPr>
            <w:rFonts w:ascii="Batang" w:eastAsia="Batang" w:hAnsi="Batang" w:cs="Times New Roman" w:hint="eastAsia"/>
          </w:rPr>
          <w:delText>(아직 작성하지 마시오)</w:delText>
        </w:r>
      </w:del>
    </w:p>
    <w:p w14:paraId="09A5F215" w14:textId="7AB66640" w:rsidR="00B33101" w:rsidRPr="00CD2777" w:rsidDel="00676778" w:rsidRDefault="00B33101" w:rsidP="00CD2777">
      <w:pPr>
        <w:widowControl/>
        <w:wordWrap/>
        <w:autoSpaceDE/>
        <w:autoSpaceDN/>
        <w:spacing w:line="360" w:lineRule="auto"/>
        <w:rPr>
          <w:del w:id="571" w:author="나현종" w:date="2025-11-06T14:45:00Z" w16du:dateUtc="2025-11-06T05:45:00Z"/>
          <w:rFonts w:ascii="Batang" w:eastAsia="Batang" w:hAnsi="Batang" w:cs="Times New Roman"/>
          <w:b/>
          <w:bCs/>
        </w:rPr>
      </w:pPr>
    </w:p>
    <w:p w14:paraId="71A13616" w14:textId="7C07BBBE" w:rsidR="00B33101" w:rsidRPr="00CD2777" w:rsidDel="00676778" w:rsidRDefault="00B33101" w:rsidP="00CD2777">
      <w:pPr>
        <w:widowControl/>
        <w:wordWrap/>
        <w:autoSpaceDE/>
        <w:autoSpaceDN/>
        <w:spacing w:line="360" w:lineRule="auto"/>
        <w:rPr>
          <w:del w:id="572" w:author="나현종" w:date="2025-11-06T14:45:00Z" w16du:dateUtc="2025-11-06T05:45:00Z"/>
          <w:rFonts w:ascii="Batang" w:eastAsia="Batang" w:hAnsi="Batang" w:cs="Times New Roman"/>
          <w:b/>
          <w:bCs/>
        </w:rPr>
      </w:pPr>
    </w:p>
    <w:p w14:paraId="2528D04F" w14:textId="77A13DC4" w:rsidR="00FA0026" w:rsidRPr="00CD2777" w:rsidRDefault="00FA0026" w:rsidP="00CD2777">
      <w:pPr>
        <w:wordWrap/>
        <w:spacing w:line="360" w:lineRule="auto"/>
        <w:jc w:val="center"/>
        <w:rPr>
          <w:rFonts w:ascii="Batang" w:eastAsia="Batang" w:hAnsi="Batang" w:cs="Times New Roman"/>
          <w:b/>
          <w:bCs/>
        </w:rPr>
      </w:pPr>
      <w:r>
        <w:rPr>
          <w:rFonts w:ascii="Batang" w:eastAsia="Batang" w:hAnsi="Batang" w:cs="Times New Roman" w:hint="eastAsia"/>
          <w:b/>
          <w:bCs/>
        </w:rPr>
        <w:t>VI. CONCLUSION</w:t>
      </w:r>
    </w:p>
    <w:p w14:paraId="338C1ED3" w14:textId="6EDF0232" w:rsidR="00676778" w:rsidRDefault="00676778">
      <w:pPr>
        <w:widowControl/>
        <w:wordWrap/>
        <w:autoSpaceDE/>
        <w:autoSpaceDN/>
        <w:spacing w:after="160"/>
        <w:rPr>
          <w:ins w:id="573" w:author="나현종" w:date="2025-11-06T14:45:00Z" w16du:dateUtc="2025-11-06T05:45:00Z"/>
          <w:rFonts w:ascii="Batang" w:eastAsia="Batang" w:hAnsi="Batang" w:cs="Times New Roman"/>
        </w:rPr>
      </w:pPr>
      <w:ins w:id="574" w:author="나현종" w:date="2025-11-06T14:45:00Z" w16du:dateUtc="2025-11-06T05:45:00Z">
        <w:r>
          <w:rPr>
            <w:rFonts w:ascii="Batang" w:eastAsia="Batang" w:hAnsi="Batang" w:cs="Times New Roman"/>
          </w:rPr>
          <w:br w:type="page"/>
        </w:r>
      </w:ins>
      <w:r>
        <w:rPr>
          <w:rFonts w:ascii="Batang" w:eastAsia="Batang" w:hAnsi="Batang" w:cs="함초롬바탕"/>
        </w:rPr>
        <w:t>본 연구는 대규모 언어모델 기반 인공지능 에이전트를 Black-Litterman 모형의 견해 생성 단계에 통합하는 체계적 프레임워크를 제안하고, S&amp;P 500 섹터 포트폴리오를 대상으로 그 성과를 실증적으로 검증하였다. 분석 결과, 인공지능 에이전트가 생성한 견해를 결합한 포트폴리오는 견해를 사용하지 않은 시장균형 Black-Litterman 벤치마크 대비 유의하게 높은 시장 대비 누적 active수익률과 정보비율을 달성하였다. 이는 인공지능 에이전트가 인간의 인지적 제약을 보완하여 포트폴리오 성과를 개선할 수 있는 신뢰할 만한 견해 생성 주체로 기능할 수 있음을 보여준다.</w:t>
      </w:r>
    </w:p>
    <w:p>
      <w:pPr>
        <w:wordWrap/>
        <w:spacing w:line="360" w:lineRule="auto"/>
        <w:ind w:firstLineChars="100" w:firstLine="220"/>
        <w:jc w:val="both"/>
        <w:rPr>
          <w:ins w:id="900035" w:author="Claude" w:date="2026-10-28T00:00:00Z"/>
          <w:rFonts w:ascii="Batang" w:eastAsia="Batang" w:hAnsi="Batang" w:cs="Times New Roman"/>
        </w:rPr>
      </w:pPr>
      <w:ins w:id="900034" w:author="Claude" w:date="2026-10-28T00:00:00Z">
        <w:r>
          <w:rPr>
            <w:rFonts w:ascii="Batang" w:eastAsia="Batang" w:hAnsi="Batang" w:cs="Times New Roman"/>
          </w:rPr>
          <w:t xml:space="preserve">다만 정보 통합 범위에 관한 분석은 당초의 예상과 상반된 결과를 제시하였다. 인공지능 견해의 성과 우위는 기술적 지표만을 활용한 단계(Tier 1)에서 가장 컸으며, 회계 정보를 추가한 단계(Tier 2)까지는 벤치마크 대비 유의한 우위가 유지되었다. 그러나 거시경제 정보까지 통합한 단계(Tier 3)에 이르러서는 성과 우위가 사라져 벤치마크와 통계적으로 구분되지 않는 수준으로 하락하였다. 즉 정보 범위의 확장이 일정 수준, 즉 회계 정보까지는 유효한 성과를 뒷받침하였으나, 그 이상으로 이질적인 거시 정보를 추가하는 경우 오히려 견해의 품질과 포트폴리오 성과가 저하되는 것을 확인하였다. 이는 정보를 더 많이 제공할수록 성과가 향상된다는 통념과 달리, 입력 정보의 양이 일정 수준을 넘어서면 잡음으로 작용하여 견해의 일관성을 약화시킬 수 있음을 시사한다.</w:t>
        </w:r>
      </w:ins>
    </w:p>
    <w:p>
      <w:pPr>
        <w:wordWrap/>
        <w:spacing w:line="360" w:lineRule="auto"/>
        <w:ind w:firstLineChars="100" w:firstLine="220"/>
        <w:jc w:val="both"/>
        <w:rPr>
          <w:ins w:id="900037" w:author="Claude" w:date="2026-10-28T00:00:00Z"/>
          <w:rFonts w:ascii="Batang" w:eastAsia="Batang" w:hAnsi="Batang" w:cs="Times New Roman"/>
        </w:rPr>
      </w:pPr>
      <w:ins w:id="900036" w:author="Claude" w:date="2026-10-28T00:00:00Z">
        <w:r>
          <w:rPr>
            <w:rFonts w:ascii="Batang" w:eastAsia="Batang" w:hAnsi="Batang" w:cs="Times New Roman"/>
          </w:rPr>
          <w:t xml:space="preserve">이러한 발견은 인공지능 기반 견해 생성에서 정보의 양 그 자체보다 정보의 선별과 통합 방식이 더 중요함을 함의한다. 특히 거시경제 지표와 같이 섹터 간 상대적 판단에 직접 연결되기 어려운 정보를 무분별하게 추가하는 것은 오히려 역효과를 낳을 수 있으므로, 향후 연구에서는 거시 정보를 견해에 반영하는 방식 자체를 재설계하거나, 예컨대 거시 국면(regime)에 기반한 조건부 활용 또는 정보원별 가중·선별 메커니즘을 도입하는 접근이 요구된다. 본 연구의 결과는 인공지능 에이전트의 활용이 단순한 정보량의 확대가 아니라 정보 처리 구조의 정교한 설계를 통해 비로소 우월한 포트폴리오 성과로 전환될 수 있음을 보여준다는 점에서 의의를 가진다.</w:t>
        </w:r>
      </w:ins>
    </w:p>
    <w:p>
      <w:pPr>
        <w:rPr>
          <w:ins w:id="900038" w:author="Claude" w:date="2026-10-28T00:00:00Z"/>
        </w:rPr>
      </w:pPr>
      <w:ins w:id="900039" w:author="Claude" w:date="2026-10-28T00:00:00Z">
        <w:r>
          <w:br w:type="page"/>
        </w:r>
      </w:ins>
    </w:p>
    <w:p w14:paraId="4F29175C" w14:textId="2AAF01BA" w:rsidR="00394A1B" w:rsidRPr="00394A1B" w:rsidRDefault="00394A1B">
      <w:pPr>
        <w:wordWrap/>
        <w:jc w:val="center"/>
        <w:rPr>
          <w:ins w:id="575" w:author="나현종" w:date="2025-11-06T15:17:00Z" w16du:dateUtc="2025-11-06T06:17:00Z"/>
          <w:rFonts w:ascii="Batang" w:eastAsia="Batang" w:hAnsi="Batang" w:cs="Times New Roman"/>
          <w:b/>
          <w:bCs/>
          <w:rPrChange w:id="576" w:author="나현종" w:date="2025-11-06T15:17:00Z" w16du:dateUtc="2025-11-06T06:17:00Z">
            <w:rPr>
              <w:ins w:id="577" w:author="나현종" w:date="2025-11-06T15:17:00Z" w16du:dateUtc="2025-11-06T06:17:00Z"/>
              <w:rFonts w:ascii="Batang" w:eastAsia="Batang" w:hAnsi="Batang" w:cs="Times New Roman"/>
            </w:rPr>
          </w:rPrChange>
        </w:rPr>
        <w:pPrChange w:id="578" w:author="나현종" w:date="2025-11-06T15:17:00Z" w16du:dateUtc="2025-11-06T06:17:00Z">
          <w:pPr>
            <w:wordWrap/>
            <w:jc w:val="both"/>
          </w:pPr>
        </w:pPrChange>
      </w:pPr>
      <w:ins w:id="579" w:author="나현종" w:date="2025-11-06T15:17:00Z" w16du:dateUtc="2025-11-06T06:17:00Z">
        <w:r>
          <w:rPr>
            <w:rFonts w:ascii="Batang" w:eastAsia="Batang" w:hAnsi="Batang" w:cs="Times New Roman"/>
            <w:b/>
            <w:bCs/>
            <w:rPrChange w:id="580" w:author="나현종" w:date="2025-11-06T15:17:00Z" w16du:dateUtc="2025-11-06T06:17:00Z">
              <w:rPr>
                <w:rFonts w:ascii="Batang" w:eastAsia="Batang" w:hAnsi="Batang" w:cs="Times New Roman"/>
              </w:rPr>
            </w:rPrChange>
          </w:rPr>
          <w:t>Figure 1. Cumulative Performance Comparison</w:t>
        </w:r>
      </w:ins>
      <w:del w:id="900031" w:author="Claude" w:date="2026-10-28T00:00:00Z">
        <w:r>
          <w:rPr>
            <w:rFonts w:ascii="Batang" w:eastAsia="Batang" w:hAnsi="Batang" w:cs="함초롬바탕"/>
          </w:rPr>
          <w:delText>다만 정보 통합 범위에 관한 분석은 당초의 예상과 상반된 결과를 제시하였다. 인공지능 견해의 성과 우위는 기술적 지표만을 활용한 단계(Tier 1)에서 가장 컸으며, 회계 정보를 추가한 단계(Tier 2)까지는 벤치마크 대비 유의한 우위가 유지되었다. 그러나 거시경제 정보까지 통합한 단계(Tier 3)에 이르러서는 성과 우위가 사라져 벤치마크와 통계적으로 구분되지 않는 수준으로 하락하였다. 즉 정보 범위의 확장이 일정 수준, 즉 회계 정보까지는 유효한 성과를 뒷받침하였으나, 그 이상으로 이질적인 거시 정보를 추가하는 경우 오히려 견해의 품질과 포트폴리오 성과가 저하되는 것을 확인하였다. 이는 정보를 더 많이 제공할수록 성과가 향상된다는 통념과 달리, 입력 정보의 양이 일정 수준을 넘어서면 잡음으로 작용하여 견해의 일관성을 약화시킬 수 있음을 시사한다.</w:delText>
        </w:r>
      </w:del>
    </w:p>
    <w:p w14:paraId="4D57EE2B" w14:textId="77777777" w:rsidR="00394A1B" w:rsidRDefault="00394A1B" w:rsidP="00394A1B">
      <w:pPr>
        <w:wordWrap/>
        <w:jc w:val="both"/>
        <w:rPr>
          <w:ins w:id="581" w:author="나현종" w:date="2025-11-06T15:17:00Z" w16du:dateUtc="2025-11-06T06:17:00Z"/>
          <w:del w:id="900033" w:author="Claude" w:date="2026-10-28T00:00:00Z"/>
          <w:rFonts w:ascii="Batang" w:eastAsia="Batang" w:hAnsi="Batang" w:cs="Times New Roman"/>
        </w:rPr>
      </w:pPr>
      <w:del w:id="900032" w:author="Claude" w:date="2026-10-28T00:00:00Z">
        <w:r>
          <w:rPr>
            <w:rFonts w:ascii="Batang" w:eastAsia="Batang" w:hAnsi="Batang" w:cs="함초롬바탕"/>
          </w:rPr>
          <w:delText>이러한 발견은 인공지능 기반 견해 생성에서 정보의 양 그 자체보다 정보의 선별과 통합 방식이 더 중요함을 함의한다. 특히 거시경제 지표와 같이 섹터 간 상대적 판단에 직접 연결되기 어려운 정보를 무분별하게 추가하는 것은 오히려 역효과를 낳을 수 있으므로, 향후 연구에서는 거시 정보를 견해에 반영하는 방식 자체를 재설계하거나, 예컨대 거시 국면(regime)에 기반한 조건부 활용 또는 정보원별 가중·선별 메커니즘을 도입하는 접근이 요구된다. 본 연구의 결과는 인공지능 에이전트의 활용이 단순한 정보량의 확대가 아니라 정보 처리 구조의 정교한 설계를 통해 비로소 우월한 포트폴리오 성과로 전환될 수 있음을 보여준다는 점에서 의의를 가진다.</w:delText>
        </w:r>
      </w:del>
    </w:p>
    <w:p w14:paraId="694B3478" w14:textId="77777777" w:rsidR="00394A1B" w:rsidRDefault="00394A1B" w:rsidP="00394A1B">
      <w:pPr>
        <w:wordWrap/>
        <w:jc w:val="both"/>
        <w:rPr>
          <w:ins w:id="582" w:author="나현종" w:date="2025-11-06T15:17:00Z" w16du:dateUtc="2025-11-06T06:17:00Z"/>
          <w:rFonts w:ascii="Batang" w:eastAsia="Batang" w:hAnsi="Batang" w:cs="Times New Roman"/>
        </w:rPr>
      </w:pPr>
    </w:p>
    <w:p>
      <w:pPr>
        <w:wordWrap/>
        <w:jc w:val="center"/>
        <w:rPr>
          <w:ins w:id="900054" w:author="Claude" w:date="2026-10-28T00:00:00Z"/>
        </w:rPr>
      </w:pPr>
      <w:ins w:id="900055" w:author="Claude" w:date="2026-10-28T00:00:00Z">
        <w:r>
          <w:drawing>
            <wp:inline distT="0" distB="0" distL="0" distR="0">
              <wp:extent cx="5486400" cy="3545058"/>
              <wp:docPr id="5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ClaudeFig1"/>
                      <a:stretch>
                        <a:fillRect/>
                      </a:stretch>
                    </pic:blipFill>
                    <pic:spPr>
                      <a:xfrm>
                        <a:off x="0" y="0"/>
                        <a:ext cx="5486400" cy="3545058"/>
                      </a:xfrm>
                      <a:prstGeom prst="rect">
                        <a:avLst/>
                      </a:prstGeom>
                    </pic:spPr>
                  </pic:pic>
                </a:graphicData>
              </a:graphic>
            </wp:inline>
          </w:drawing>
        </w:r>
      </w:ins>
    </w:p>
    <w:p>
      <w:pPr>
        <w:wordWrap/>
        <w:spacing w:after="0" w:line="240" w:lineRule="auto"/>
        <w:jc w:val="both"/>
        <w:rPr>
          <w:ins w:id="900057" w:author="Claude" w:date="2026-10-28T00:00:00Z"/>
          <w:rFonts w:ascii="Batang" w:eastAsia="Batang" w:hAnsi="Batang" w:cs="Times New Roman"/>
        </w:rPr>
      </w:pPr>
      <w:ins w:id="900056" w:author="Claude" w:date="2026-10-28T00:00:00Z">
        <w:r>
          <w:rPr>
            <w:rFonts w:ascii="Batang" w:eastAsia="Batang" w:hAnsi="Batang" w:cs="Times New Roman"/>
            <w:sz w:val="18"/>
            <w:szCs w:val="18"/>
          </w:rPr>
          <w:t xml:space="preserve">This figure plots the average cumulative active (market-relative) return over the 19 trading days following each monthly rebalancing, averaged across the eight formation months (2024.05–2024.12) and across repetitions (Tier 1: 49, Tier 2: 50, Tier 3: 50). Shaded areas denote 95% confidence intervals across repetitions. The benchmark is the no-view Black-Litterman portfolio based on market-equilibrium returns. Tier 1 uses technical indicators only, Tier 2 adds accounting fundamentals, and Tier 3 further adds macroeconomic indicators.</w:t>
        </w:r>
      </w:ins>
    </w:p>
    <w:p w14:paraId="76720899" w14:textId="04FF3319" w:rsidR="00394A1B" w:rsidRDefault="00394A1B">
      <w:pPr>
        <w:wordWrap/>
        <w:jc w:val="center"/>
        <w:rPr>
          <w:ins w:id="583" w:author="나현종" w:date="2025-11-06T15:17:00Z" w16du:dateUtc="2025-11-06T06:17:00Z"/>
          <w:del w:id="900041" w:author="Claude" w:date="2026-10-28T00:00:00Z"/>
          <w:rFonts w:ascii="Batang" w:eastAsia="Batang" w:hAnsi="Batang" w:cs="Times New Roman"/>
        </w:rPr>
        <w:pPrChange w:id="584" w:author="나현종" w:date="2025-11-06T15:17:00Z" w16du:dateUtc="2025-11-06T06:17:00Z">
          <w:pPr>
            <w:wordWrap/>
            <w:jc w:val="both"/>
          </w:pPr>
        </w:pPrChange>
      </w:pPr>
      <w:ins w:id="585" w:author="나현종" w:date="2025-11-06T15:17:00Z" w16du:dateUtc="2025-11-06T06:17:00Z">
        <w:del w:id="900040" w:author="Claude" w:date="2026-10-28T00:00:00Z">
          <w:r>
            <w:rPr>
              <w:rFonts w:ascii="Batang" w:eastAsia="Batang" w:hAnsi="Batang" w:cs="Times New Roman"/>
            </w:rPr>
            <w:delText>[Line plot]</w:delText>
          </w:r>
        </w:del>
      </w:ins>
    </w:p>
    <w:p w14:paraId="17E91F0E" w14:textId="77777777" w:rsidR="00394A1B" w:rsidRDefault="00394A1B" w:rsidP="00394A1B">
      <w:pPr>
        <w:wordWrap/>
        <w:jc w:val="both"/>
        <w:rPr>
          <w:ins w:id="586" w:author="나현종" w:date="2025-11-06T15:17:00Z" w16du:dateUtc="2025-11-06T06:17:00Z"/>
          <w:rFonts w:ascii="Batang" w:eastAsia="Batang" w:hAnsi="Batang" w:cs="Times New Roman"/>
        </w:rPr>
      </w:pPr>
    </w:p>
    <w:p w14:paraId="221A3485" w14:textId="77777777" w:rsidR="00394A1B" w:rsidRPr="00394A1B" w:rsidRDefault="00394A1B" w:rsidP="00394A1B">
      <w:pPr>
        <w:wordWrap/>
        <w:jc w:val="both"/>
        <w:rPr>
          <w:ins w:id="587" w:author="나현종" w:date="2025-11-06T15:17:00Z" w16du:dateUtc="2025-11-06T06:17:00Z"/>
          <w:rFonts w:ascii="Batang" w:eastAsia="Batang" w:hAnsi="Batang" w:cs="Times New Roman"/>
        </w:rPr>
      </w:pPr>
    </w:p>
    <w:p w14:paraId="0FC0D02B" w14:textId="17CBB400" w:rsidR="00394A1B" w:rsidRPr="00394A1B" w:rsidRDefault="00394A1B" w:rsidP="00394A1B">
      <w:pPr>
        <w:wordWrap/>
        <w:jc w:val="both"/>
        <w:rPr>
          <w:ins w:id="588" w:author="나현종" w:date="2025-11-06T15:17:00Z" w16du:dateUtc="2025-11-06T06:17:00Z"/>
          <w:del w:id="900043" w:author="Claude" w:date="2026-10-28T00:00:00Z"/>
          <w:rFonts w:ascii="Batang" w:eastAsia="Batang" w:hAnsi="Batang" w:cs="Times New Roman"/>
        </w:rPr>
      </w:pPr>
      <w:ins w:id="589" w:author="나현종" w:date="2025-11-06T15:17:00Z" w16du:dateUtc="2025-11-06T06:17:00Z">
        <w:del w:id="900042" w:author="Claude" w:date="2026-10-28T00:00:00Z">
          <w:r>
            <w:rPr>
              <w:rFonts w:ascii="Batang" w:eastAsia="Batang" w:hAnsi="Batang" w:cs="Times New Roman"/>
            </w:rPr>
            <w:delText>- X축: trading days</w:delText>
          </w:r>
        </w:del>
      </w:ins>
    </w:p>
    <w:p w14:paraId="72FEBB63" w14:textId="77777777" w:rsidR="00394A1B" w:rsidRPr="00394A1B" w:rsidRDefault="00394A1B" w:rsidP="00394A1B">
      <w:pPr>
        <w:wordWrap/>
        <w:jc w:val="both"/>
        <w:rPr>
          <w:ins w:id="590" w:author="나현종" w:date="2025-11-06T15:17:00Z" w16du:dateUtc="2025-11-06T06:17:00Z"/>
          <w:del w:id="900045" w:author="Claude" w:date="2026-10-28T00:00:00Z"/>
          <w:rFonts w:ascii="Batang" w:eastAsia="Batang" w:hAnsi="Batang" w:cs="Times New Roman"/>
        </w:rPr>
      </w:pPr>
      <w:ins w:id="591" w:author="나현종" w:date="2025-11-06T15:17:00Z" w16du:dateUtc="2025-11-06T06:17:00Z">
        <w:del w:id="900044" w:author="Claude" w:date="2026-10-28T00:00:00Z">
          <w:r>
            <w:rPr>
              <w:rFonts w:ascii="Batang" w:eastAsia="Batang" w:hAnsi="Batang" w:cs="Times New Roman"/>
            </w:rPr>
            <w:delText>- Y축: Cumulative excess return (%)</w:delText>
          </w:r>
        </w:del>
      </w:ins>
    </w:p>
    <w:p w14:paraId="3167C6E4" w14:textId="77777777" w:rsidR="00394A1B" w:rsidRPr="00394A1B" w:rsidRDefault="00394A1B" w:rsidP="00394A1B">
      <w:pPr>
        <w:wordWrap/>
        <w:jc w:val="both"/>
        <w:rPr>
          <w:ins w:id="592" w:author="나현종" w:date="2025-11-06T15:17:00Z" w16du:dateUtc="2025-11-06T06:17:00Z"/>
          <w:del w:id="900047" w:author="Claude" w:date="2026-10-28T00:00:00Z"/>
          <w:rFonts w:ascii="Batang" w:eastAsia="Batang" w:hAnsi="Batang" w:cs="Times New Roman"/>
        </w:rPr>
      </w:pPr>
      <w:ins w:id="593" w:author="나현종" w:date="2025-11-06T15:17:00Z" w16du:dateUtc="2025-11-06T06:17:00Z">
        <w:del w:id="900046" w:author="Claude" w:date="2026-10-28T00:00:00Z">
          <w:r>
            <w:rPr>
              <w:rFonts w:ascii="Batang" w:eastAsia="Batang" w:hAnsi="Batang" w:cs="Times New Roman"/>
            </w:rPr>
            <w:delText>- 3개 선:</w:delText>
          </w:r>
        </w:del>
      </w:ins>
    </w:p>
    <w:p w14:paraId="7545F177" w14:textId="77777777" w:rsidR="00394A1B" w:rsidRPr="00394A1B" w:rsidRDefault="00394A1B" w:rsidP="00394A1B">
      <w:pPr>
        <w:wordWrap/>
        <w:jc w:val="both"/>
        <w:rPr>
          <w:ins w:id="594" w:author="나현종" w:date="2025-11-06T15:17:00Z" w16du:dateUtc="2025-11-06T06:17:00Z"/>
          <w:del w:id="900049" w:author="Claude" w:date="2026-10-28T00:00:00Z"/>
          <w:rFonts w:ascii="Batang" w:eastAsia="Batang" w:hAnsi="Batang" w:cs="Times New Roman"/>
        </w:rPr>
      </w:pPr>
      <w:ins w:id="595" w:author="나현종" w:date="2025-11-06T15:17:00Z" w16du:dateUtc="2025-11-06T06:17:00Z">
        <w:del w:id="900048" w:author="Claude" w:date="2026-10-28T00:00:00Z">
          <w:r>
            <w:rPr>
              <w:rFonts w:ascii="Batang" w:eastAsia="Batang" w:hAnsi="Batang" w:cs="Times New Roman"/>
            </w:rPr>
            <w:delText xml:space="preserve">  * S&amp;P 500 VW (회색, 점선)</w:delText>
          </w:r>
        </w:del>
      </w:ins>
    </w:p>
    <w:p w14:paraId="174D5DDD" w14:textId="77777777" w:rsidR="00394A1B" w:rsidRPr="00394A1B" w:rsidRDefault="00394A1B" w:rsidP="00394A1B">
      <w:pPr>
        <w:wordWrap/>
        <w:jc w:val="both"/>
        <w:rPr>
          <w:ins w:id="596" w:author="나현종" w:date="2025-11-06T15:17:00Z" w16du:dateUtc="2025-11-06T06:17:00Z"/>
          <w:del w:id="900051" w:author="Claude" w:date="2026-10-28T00:00:00Z"/>
          <w:rFonts w:ascii="Batang" w:eastAsia="Batang" w:hAnsi="Batang" w:cs="Times New Roman"/>
        </w:rPr>
      </w:pPr>
      <w:ins w:id="597" w:author="나현종" w:date="2025-11-06T15:17:00Z" w16du:dateUtc="2025-11-06T06:17:00Z">
        <w:del w:id="900050" w:author="Claude" w:date="2026-10-28T00:00:00Z">
          <w:r>
            <w:rPr>
              <w:rFonts w:ascii="Batang" w:eastAsia="Batang" w:hAnsi="Batang" w:cs="Times New Roman"/>
            </w:rPr>
            <w:delText xml:space="preserve">  * Mean-Variance Optimization (파란색, 파선)</w:delText>
          </w:r>
        </w:del>
      </w:ins>
    </w:p>
    <w:p w14:paraId="7C642EB3" w14:textId="0E16B60A" w:rsidR="00FA0026" w:rsidRPr="00394A1B" w:rsidDel="00394A1B" w:rsidRDefault="00394A1B" w:rsidP="00394A1B">
      <w:pPr>
        <w:wordWrap/>
        <w:jc w:val="center"/>
        <w:rPr>
          <w:del w:id="598" w:author="나현종" w:date="2025-11-06T14:45:00Z" w16du:dateUtc="2025-11-06T05:45:00Z"/>
          <w:rFonts w:ascii="Batang" w:eastAsia="Batang" w:hAnsi="Batang" w:cs="Times New Roman"/>
        </w:rPr>
      </w:pPr>
      <w:ins w:id="599" w:author="나현종" w:date="2025-11-06T15:17:00Z" w16du:dateUtc="2025-11-06T06:17:00Z">
        <w:del w:id="900052" w:author="Claude" w:date="2026-10-28T00:00:00Z">
          <w:r>
            <w:rPr>
              <w:rFonts w:ascii="Batang" w:eastAsia="Batang" w:hAnsi="Batang" w:cs="Times New Roman"/>
            </w:rPr>
            <w:delText xml:space="preserve">  * AI-BL Tier 3 (빨간색, 굵은 실선)</w:delText>
          </w:r>
        </w:del>
      </w:ins>
    </w:p>
    <w:p w14:paraId="2B704349" w14:textId="77777777" w:rsidR="00394A1B" w:rsidRPr="00CD2777" w:rsidRDefault="00394A1B">
      <w:pPr>
        <w:wordWrap/>
        <w:jc w:val="both"/>
        <w:rPr>
          <w:ins w:id="600" w:author="나현종" w:date="2025-11-06T15:16:00Z" w16du:dateUtc="2025-11-06T06:16:00Z"/>
          <w:rFonts w:ascii="Batang" w:eastAsia="Batang" w:hAnsi="Batang" w:cs="Times New Roman"/>
        </w:rPr>
        <w:pPrChange w:id="601" w:author="나현종" w:date="2025-11-06T14:50:00Z" w16du:dateUtc="2025-11-06T05:50:00Z">
          <w:pPr>
            <w:wordWrap/>
            <w:spacing w:line="360" w:lineRule="auto"/>
            <w:jc w:val="both"/>
          </w:pPr>
        </w:pPrChange>
      </w:pPr>
    </w:p>
    <w:p w14:paraId="2187592C" w14:textId="7769513F" w:rsidR="00FA0026" w:rsidDel="00394A1B" w:rsidRDefault="00FA0026" w:rsidP="00A45CD8">
      <w:pPr>
        <w:wordWrap/>
        <w:jc w:val="center"/>
        <w:rPr>
          <w:del w:id="602" w:author="나현종" w:date="2025-11-06T14:45:00Z" w16du:dateUtc="2025-11-06T05:45:00Z"/>
          <w:rFonts w:ascii="Batang" w:eastAsia="Batang" w:hAnsi="Batang" w:cs="Times New Roman"/>
        </w:rPr>
      </w:pPr>
      <w:del w:id="603" w:author="나현종" w:date="2025-11-06T14:45:00Z" w16du:dateUtc="2025-11-06T05:45:00Z">
        <w:r>
          <w:rPr>
            <w:rFonts w:ascii="Batang" w:eastAsia="Batang" w:hAnsi="Batang" w:cs="Times New Roman" w:hint="eastAsia"/>
          </w:rPr>
          <w:delText>(아직 작성하지 마시오)</w:delText>
        </w:r>
      </w:del>
    </w:p>
    <w:p w14:paraId="315646EE" w14:textId="77777777" w:rsidR="00394A1B" w:rsidRPr="00CD2777" w:rsidRDefault="00394A1B">
      <w:pPr>
        <w:wordWrap/>
        <w:jc w:val="center"/>
        <w:rPr>
          <w:ins w:id="604" w:author="나현종" w:date="2025-11-06T15:17:00Z" w16du:dateUtc="2025-11-06T06:17:00Z"/>
          <w:rFonts w:ascii="Batang" w:eastAsia="Batang" w:hAnsi="Batang" w:cs="Times New Roman"/>
        </w:rPr>
        <w:pPrChange w:id="605" w:author="나현종" w:date="2025-11-06T14:50:00Z" w16du:dateUtc="2025-11-06T05:50:00Z">
          <w:pPr>
            <w:wordWrap/>
            <w:spacing w:line="360" w:lineRule="auto"/>
            <w:jc w:val="center"/>
          </w:pPr>
        </w:pPrChange>
      </w:pPr>
    </w:p>
    <w:p w14:paraId="6074C2A0" w14:textId="7FC76BE3" w:rsidR="00394A1B" w:rsidRDefault="00394A1B">
      <w:pPr>
        <w:widowControl/>
        <w:wordWrap/>
        <w:autoSpaceDE/>
        <w:autoSpaceDN/>
        <w:spacing w:after="160"/>
        <w:rPr>
          <w:ins w:id="606" w:author="나현종" w:date="2025-11-06T15:17:00Z" w16du:dateUtc="2025-11-06T06:17:00Z"/>
          <w:rFonts w:ascii="Batang" w:eastAsia="Batang" w:hAnsi="Batang" w:cs="Times New Roman"/>
        </w:rPr>
      </w:pPr>
      <w:ins w:id="607" w:author="나현종" w:date="2025-11-06T15:17:00Z" w16du:dateUtc="2025-11-06T06:17:00Z">
        <w:r>
          <w:rPr>
            <w:rFonts w:ascii="Batang" w:eastAsia="Batang" w:hAnsi="Batang" w:cs="Times New Roman"/>
          </w:rPr>
          <w:br w:type="page"/>
        </w:r>
      </w:ins>
    </w:p>
    <w:p w14:paraId="2082E385" w14:textId="77777777" w:rsidR="00FA0026" w:rsidRPr="00CD2777" w:rsidDel="00676778" w:rsidRDefault="00FA0026">
      <w:pPr>
        <w:wordWrap/>
        <w:jc w:val="both"/>
        <w:rPr>
          <w:del w:id="608" w:author="나현종" w:date="2025-11-06T14:45:00Z" w16du:dateUtc="2025-11-06T05:45:00Z"/>
          <w:rFonts w:ascii="Batang" w:eastAsia="Batang" w:hAnsi="Batang" w:cs="Times New Roman"/>
        </w:rPr>
        <w:pPrChange w:id="609" w:author="나현종" w:date="2025-11-06T14:50:00Z" w16du:dateUtc="2025-11-06T05:50:00Z">
          <w:pPr>
            <w:wordWrap/>
            <w:spacing w:line="360" w:lineRule="auto"/>
            <w:jc w:val="both"/>
          </w:pPr>
        </w:pPrChange>
      </w:pPr>
    </w:p>
    <w:p w14:paraId="23C98604" w14:textId="7EC76EA7" w:rsidR="00FA0026" w:rsidRPr="00CD2777" w:rsidDel="00676778" w:rsidRDefault="00FA0026">
      <w:pPr>
        <w:widowControl/>
        <w:wordWrap/>
        <w:autoSpaceDE/>
        <w:autoSpaceDN/>
        <w:rPr>
          <w:del w:id="610" w:author="나현종" w:date="2025-11-06T14:45:00Z" w16du:dateUtc="2025-11-06T05:45:00Z"/>
          <w:rFonts w:ascii="Batang" w:eastAsia="Batang" w:hAnsi="Batang" w:cs="Times New Roman"/>
          <w:b/>
          <w:bCs/>
        </w:rPr>
        <w:pPrChange w:id="611" w:author="나현종" w:date="2025-11-06T14:50:00Z" w16du:dateUtc="2025-11-06T05:50:00Z">
          <w:pPr>
            <w:widowControl/>
            <w:wordWrap/>
            <w:autoSpaceDE/>
            <w:autoSpaceDN/>
            <w:spacing w:line="360" w:lineRule="auto"/>
          </w:pPr>
        </w:pPrChange>
      </w:pPr>
    </w:p>
    <w:p w14:paraId="2F7D2875" w14:textId="16B09EF9" w:rsidR="00B33101" w:rsidRPr="00CD2777" w:rsidDel="00676778" w:rsidRDefault="00B33101">
      <w:pPr>
        <w:widowControl/>
        <w:wordWrap/>
        <w:autoSpaceDE/>
        <w:autoSpaceDN/>
        <w:rPr>
          <w:del w:id="612" w:author="나현종" w:date="2025-11-06T14:45:00Z" w16du:dateUtc="2025-11-06T05:45:00Z"/>
          <w:rFonts w:ascii="Batang" w:eastAsia="Batang" w:hAnsi="Batang" w:cs="Times New Roman"/>
          <w:b/>
          <w:bCs/>
        </w:rPr>
        <w:pPrChange w:id="613" w:author="나현종" w:date="2025-11-06T14:50:00Z" w16du:dateUtc="2025-11-06T05:50:00Z">
          <w:pPr>
            <w:widowControl/>
            <w:wordWrap/>
            <w:autoSpaceDE/>
            <w:autoSpaceDN/>
            <w:spacing w:line="360" w:lineRule="auto"/>
          </w:pPr>
        </w:pPrChange>
      </w:pPr>
    </w:p>
    <w:p w14:paraId="7C236A2D" w14:textId="7A0F9E39" w:rsidR="00B33101" w:rsidRPr="00CD2777" w:rsidDel="00676778" w:rsidRDefault="00B33101">
      <w:pPr>
        <w:widowControl/>
        <w:wordWrap/>
        <w:autoSpaceDE/>
        <w:autoSpaceDN/>
        <w:rPr>
          <w:del w:id="614" w:author="나현종" w:date="2025-11-06T14:45:00Z" w16du:dateUtc="2025-11-06T05:45:00Z"/>
          <w:rFonts w:ascii="Batang" w:eastAsia="Batang" w:hAnsi="Batang" w:cs="Times New Roman"/>
          <w:b/>
          <w:bCs/>
        </w:rPr>
        <w:pPrChange w:id="615" w:author="나현종" w:date="2025-11-06T14:50:00Z" w16du:dateUtc="2025-11-06T05:50:00Z">
          <w:pPr>
            <w:widowControl/>
            <w:wordWrap/>
            <w:autoSpaceDE/>
            <w:autoSpaceDN/>
            <w:spacing w:line="360" w:lineRule="auto"/>
          </w:pPr>
        </w:pPrChange>
      </w:pPr>
    </w:p>
    <w:p w14:paraId="082E48E7" w14:textId="2D58CDFC" w:rsidR="00746965" w:rsidRDefault="00FA0026" w:rsidP="00A45CD8">
      <w:pPr>
        <w:wordWrap/>
        <w:jc w:val="center"/>
        <w:rPr>
          <w:ins w:id="616" w:author="나현종" w:date="2025-11-06T14:54:00Z" w16du:dateUtc="2025-11-06T05:54:00Z"/>
          <w:rFonts w:ascii="Batang" w:eastAsia="Batang" w:hAnsi="Batang" w:cs="Times New Roman"/>
          <w:b/>
          <w:bCs/>
        </w:rPr>
      </w:pPr>
      <w:r>
        <w:rPr>
          <w:rFonts w:ascii="Batang" w:eastAsia="Batang" w:hAnsi="Batang" w:cs="Times New Roman" w:hint="eastAsia"/>
          <w:b/>
          <w:bCs/>
        </w:rPr>
        <w:t xml:space="preserve">Table1. Sample Selection</w:t>
      </w:r>
    </w:p>
    <w:p w14:paraId="239CABC7" w14:textId="2FBFD916" w:rsidR="00BB5F7D" w:rsidRPr="00BB5F7D" w:rsidRDefault="00BB5F7D">
      <w:pPr>
        <w:wordWrap/>
        <w:jc w:val="both"/>
        <w:rPr>
          <w:rFonts w:ascii="Batang" w:eastAsia="Batang" w:hAnsi="Batang" w:cs="Times New Roman"/>
          <w:sz w:val="18"/>
          <w:szCs w:val="18"/>
          <w:rPrChange w:id="617" w:author="나현종" w:date="2025-11-06T14:55:00Z" w16du:dateUtc="2025-11-06T05:55:00Z">
            <w:rPr>
              <w:rFonts w:ascii="Batang" w:eastAsia="Batang" w:hAnsi="Batang" w:cs="Times New Roman"/>
              <w:b/>
              <w:bCs/>
            </w:rPr>
          </w:rPrChange>
        </w:rPr>
        <w:pPrChange w:id="618" w:author="나현종" w:date="2025-11-06T14:55:00Z" w16du:dateUtc="2025-11-06T05:55:00Z">
          <w:pPr>
            <w:wordWrap/>
            <w:spacing w:line="360" w:lineRule="auto"/>
            <w:jc w:val="center"/>
          </w:pPr>
        </w:pPrChange>
      </w:pPr>
      <w:ins w:id="619" w:author="나현종" w:date="2025-11-06T14:55:00Z" w16du:dateUtc="2025-11-06T05:55:00Z">
        <w:r>
          <w:rPr>
            <w:rFonts w:ascii="Batang" w:eastAsia="Batang" w:hAnsi="Batang" w:cs="Times New Roman"/>
            <w:sz w:val="18"/>
            <w:szCs w:val="18"/>
            <w:rPrChange w:id="620" w:author="나현종" w:date="2025-11-06T14:55:00Z" w16du:dateUtc="2025-11-06T05:55:00Z">
              <w:rPr>
                <w:rFonts w:ascii="Batang" w:eastAsia="Batang" w:hAnsi="Batang" w:cs="Times New Roman"/>
              </w:rPr>
            </w:rPrChange>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152 trading days). Panel C shows the distribution of in-sample observations across 11 GICS sectors, with an average of 496 firms per month.</w:t>
        </w:r>
      </w:ins>
    </w:p>
    <w:p w14:paraId="40742949" w14:textId="77777777" w:rsidR="00A45CD8" w:rsidRPr="00BB5F7D" w:rsidRDefault="00A45CD8">
      <w:pPr>
        <w:wordWrap/>
        <w:rPr>
          <w:ins w:id="621" w:author="나현종" w:date="2025-11-06T14:49:00Z" w16du:dateUtc="2025-11-06T05:49:00Z"/>
          <w:rFonts w:ascii="Batang" w:eastAsia="Batang" w:hAnsi="Batang" w:cs="Times New Roman"/>
        </w:rPr>
        <w:pPrChange w:id="622" w:author="나현종" w:date="2025-11-06T14:50:00Z" w16du:dateUtc="2025-11-06T05:50:00Z">
          <w:pPr>
            <w:wordWrap/>
            <w:spacing w:line="360" w:lineRule="auto"/>
          </w:pPr>
        </w:pPrChange>
      </w:pPr>
    </w:p>
    <w:p w14:paraId="717F7475" w14:textId="3B2914A6" w:rsidR="00A45CD8" w:rsidRPr="00BB5F7D" w:rsidRDefault="00A45CD8">
      <w:pPr>
        <w:wordWrap/>
        <w:rPr>
          <w:ins w:id="623" w:author="나현종" w:date="2025-11-06T14:49:00Z" w16du:dateUtc="2025-11-06T05:49:00Z"/>
          <w:rFonts w:ascii="Batang" w:eastAsia="Batang" w:hAnsi="Batang" w:cs="Times New Roman"/>
          <w:b/>
          <w:bCs/>
          <w:rPrChange w:id="624" w:author="나현종" w:date="2025-11-06T14:55:00Z" w16du:dateUtc="2025-11-06T05:55:00Z">
            <w:rPr>
              <w:ins w:id="625" w:author="나현종" w:date="2025-11-06T14:49:00Z" w16du:dateUtc="2025-11-06T05:49:00Z"/>
              <w:rFonts w:ascii="Batang" w:eastAsia="Batang" w:hAnsi="Batang" w:cs="Times New Roman"/>
            </w:rPr>
          </w:rPrChange>
        </w:rPr>
        <w:pPrChange w:id="626" w:author="나현종" w:date="2025-11-06T14:50:00Z" w16du:dateUtc="2025-11-06T05:50:00Z">
          <w:pPr>
            <w:wordWrap/>
            <w:spacing w:line="360" w:lineRule="auto"/>
          </w:pPr>
        </w:pPrChange>
      </w:pPr>
      <w:ins w:id="627" w:author="나현종" w:date="2025-11-06T14:49:00Z" w16du:dateUtc="2025-11-06T05:49:00Z">
        <w:r>
          <w:rPr>
            <w:rFonts w:ascii="Batang" w:eastAsia="Batang" w:hAnsi="Batang" w:cs="Times New Roman"/>
            <w:b/>
            <w:bCs/>
            <w:rPrChange w:id="628" w:author="나현종" w:date="2025-11-06T14:54:00Z" w16du:dateUtc="2025-11-06T05:54:00Z">
              <w:rPr>
                <w:rFonts w:ascii="Batang" w:eastAsia="Batang" w:hAnsi="Batang" w:cs="Times New Roman"/>
              </w:rPr>
            </w:rPrChange>
          </w:rPr>
          <w:t>Panel A</w:t>
        </w:r>
      </w:ins>
      <w:ins w:id="629" w:author="나현종" w:date="2025-11-06T14:54:00Z" w16du:dateUtc="2025-11-06T05:54:00Z">
        <w:r>
          <w:rPr>
            <w:rFonts w:ascii="Batang" w:eastAsia="Batang" w:hAnsi="Batang" w:cs="Times New Roman"/>
            <w:b/>
            <w:bCs/>
            <w:rPrChange w:id="630" w:author="나현종" w:date="2025-11-06T14:54:00Z" w16du:dateUtc="2025-11-06T05:54:00Z">
              <w:rPr>
                <w:rFonts w:ascii="Batang" w:eastAsia="Batang" w:hAnsi="Batang" w:cs="Times New Roman"/>
              </w:rPr>
            </w:rPrChange>
          </w:rPr>
          <w:t>.</w:t>
        </w:r>
      </w:ins>
      <w:ins w:id="631" w:author="나현종" w:date="2025-11-06T14:49:00Z" w16du:dateUtc="2025-11-06T05:49:00Z">
        <w:r>
          <w:rPr>
            <w:rFonts w:ascii="Batang" w:eastAsia="Batang" w:hAnsi="Batang" w:cs="Times New Roman"/>
            <w:b/>
            <w:bCs/>
            <w:rPrChange w:id="632" w:author="나현종" w:date="2025-11-06T14:54:00Z" w16du:dateUtc="2025-11-06T05:54:00Z">
              <w:rPr>
                <w:rFonts w:ascii="Batang" w:eastAsia="Batang" w:hAnsi="Batang" w:cs="Times New Roman"/>
              </w:rPr>
            </w:rPrChange>
          </w:rPr>
          <w:t xml:space="preserve">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Change w:id="633">
          <w:tblGrid>
            <w:gridCol w:w="7083"/>
            <w:gridCol w:w="2267"/>
          </w:tblGrid>
        </w:tblGridChange>
      </w:tblGrid>
      <w:tr w:rsidR="00BB5F7D" w:rsidRPr="00522129" w14:paraId="45A95FF9" w14:textId="77777777" w:rsidTr="00BB5F7D">
        <w:trPr>
          <w:ins w:id="634" w:author="나현종" w:date="2025-11-06T14:50:00Z"/>
        </w:trPr>
        <w:tc>
          <w:tcPr>
            <w:tcW w:w="7083" w:type="dxa"/>
            <w:tcBorders>
              <w:bottom w:val="single" w:sz="4" w:space="0" w:color="auto"/>
            </w:tcBorders>
            <w:vAlign w:val="center"/>
          </w:tcPr>
          <w:p w14:paraId="5C3C878A" w14:textId="77777777" w:rsidR="00A45CD8" w:rsidRPr="00522129" w:rsidRDefault="00A45CD8">
            <w:pPr>
              <w:wordWrap/>
              <w:jc w:val="center"/>
              <w:rPr>
                <w:ins w:id="635" w:author="나현종" w:date="2025-11-06T14:50:00Z" w16du:dateUtc="2025-11-06T05:50:00Z"/>
                <w:rFonts w:ascii="Batang" w:eastAsia="Batang" w:hAnsi="Batang" w:cs="Times New Roman"/>
              </w:rPr>
              <w:pPrChange w:id="636" w:author="나현종" w:date="2025-11-06T14:51:00Z" w16du:dateUtc="2025-11-06T05:51:00Z">
                <w:pPr>
                  <w:wordWrap/>
                  <w:spacing w:line="360" w:lineRule="auto"/>
                </w:pPr>
              </w:pPrChange>
            </w:pPr>
            <w:ins w:id="637" w:author="나현종" w:date="2025-11-06T14:50:00Z" w16du:dateUtc="2025-11-06T05:50:00Z">
              <w:r>
                <w:rPr>
                  <w:rFonts w:ascii="Batang" w:eastAsia="Batang" w:hAnsi="Batang" w:cs="Times New Roman"/>
                </w:rPr>
                <w:t>Sample Selection Process</w:t>
              </w:r>
            </w:ins>
          </w:p>
        </w:tc>
        <w:tc>
          <w:tcPr>
            <w:tcW w:w="2267" w:type="dxa"/>
            <w:tcBorders>
              <w:bottom w:val="single" w:sz="4" w:space="0" w:color="auto"/>
            </w:tcBorders>
            <w:vAlign w:val="center"/>
          </w:tcPr>
          <w:p w14:paraId="19289A05" w14:textId="77777777" w:rsidR="00A45CD8" w:rsidRPr="00522129" w:rsidRDefault="00A45CD8">
            <w:pPr>
              <w:wordWrap/>
              <w:jc w:val="center"/>
              <w:rPr>
                <w:ins w:id="638" w:author="나현종" w:date="2025-11-06T14:50:00Z" w16du:dateUtc="2025-11-06T05:50:00Z"/>
                <w:rFonts w:ascii="Batang" w:eastAsia="Batang" w:hAnsi="Batang" w:cs="Times New Roman"/>
              </w:rPr>
              <w:pPrChange w:id="639" w:author="나현종" w:date="2025-11-06T14:51:00Z" w16du:dateUtc="2025-11-06T05:51:00Z">
                <w:pPr>
                  <w:wordWrap/>
                  <w:spacing w:line="360" w:lineRule="auto"/>
                </w:pPr>
              </w:pPrChange>
            </w:pPr>
            <w:ins w:id="640" w:author="나현종" w:date="2025-11-06T14:50:00Z" w16du:dateUtc="2025-11-06T05:50:00Z">
              <w:r>
                <w:rPr>
                  <w:rFonts w:ascii="Batang" w:eastAsia="Batang" w:hAnsi="Batang" w:cs="Times New Roman"/>
                </w:rPr>
                <w:t>Firm-Month Observations</w:t>
              </w:r>
            </w:ins>
          </w:p>
        </w:tc>
      </w:tr>
      <w:tr w:rsidR="00BB5F7D" w:rsidRPr="00522129" w14:paraId="20458FAC" w14:textId="77777777" w:rsidTr="00BB5F7D">
        <w:tblPrEx>
          <w:tblW w:w="0" w:type="auto"/>
          <w:tblBorders>
            <w:left w:val="none" w:sz="0" w:space="0" w:color="auto"/>
            <w:right w:val="none" w:sz="0" w:space="0" w:color="auto"/>
            <w:insideH w:val="none" w:sz="0" w:space="0" w:color="auto"/>
            <w:insideV w:val="none" w:sz="0" w:space="0" w:color="auto"/>
          </w:tblBorders>
          <w:tblPrExChange w:id="64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42" w:author="나현종" w:date="2025-11-06T14:50:00Z"/>
        </w:trPr>
        <w:tc>
          <w:tcPr>
            <w:tcW w:w="7083" w:type="dxa"/>
            <w:tcBorders>
              <w:top w:val="single" w:sz="4" w:space="0" w:color="auto"/>
              <w:bottom w:val="nil"/>
            </w:tcBorders>
            <w:vAlign w:val="center"/>
            <w:tcPrChange w:id="643" w:author="나현종" w:date="2025-11-06T14:51:00Z" w16du:dateUtc="2025-11-06T05:51:00Z">
              <w:tcPr>
                <w:tcW w:w="7083" w:type="dxa"/>
                <w:tcBorders>
                  <w:top w:val="single" w:sz="4" w:space="0" w:color="auto"/>
                  <w:bottom w:val="nil"/>
                </w:tcBorders>
                <w:vAlign w:val="center"/>
              </w:tcPr>
            </w:tcPrChange>
          </w:tcPr>
          <w:p w14:paraId="0DD3A91A" w14:textId="77777777" w:rsidR="00A45CD8" w:rsidRPr="00522129" w:rsidRDefault="00A45CD8">
            <w:pPr>
              <w:wordWrap/>
              <w:jc w:val="both"/>
              <w:rPr>
                <w:ins w:id="644" w:author="나현종" w:date="2025-11-06T14:50:00Z" w16du:dateUtc="2025-11-06T05:50:00Z"/>
                <w:rFonts w:ascii="Batang" w:eastAsia="Batang" w:hAnsi="Batang" w:cs="Times New Roman"/>
              </w:rPr>
              <w:pPrChange w:id="645" w:author="나현종" w:date="2025-11-06T14:51:00Z" w16du:dateUtc="2025-11-06T05:51:00Z">
                <w:pPr>
                  <w:wordWrap/>
                  <w:spacing w:line="360" w:lineRule="auto"/>
                </w:pPr>
              </w:pPrChange>
            </w:pPr>
            <w:ins w:id="646" w:author="나현종" w:date="2025-11-06T14:50:00Z" w16du:dateUtc="2025-11-06T05:50:00Z">
              <w:r>
                <w:rPr>
                  <w:rFonts w:ascii="Batang" w:eastAsia="Batang" w:hAnsi="Batang" w:cs="Times New Roman"/>
                </w:rPr>
                <w:t>All stock-months from CRSP</w:t>
              </w:r>
            </w:ins>
          </w:p>
        </w:tc>
        <w:tc>
          <w:tcPr>
            <w:tcW w:w="2267" w:type="dxa"/>
            <w:tcBorders>
              <w:top w:val="single" w:sz="4" w:space="0" w:color="auto"/>
              <w:bottom w:val="nil"/>
            </w:tcBorders>
            <w:vAlign w:val="center"/>
            <w:tcPrChange w:id="647" w:author="나현종" w:date="2025-11-06T14:51:00Z" w16du:dateUtc="2025-11-06T05:51:00Z">
              <w:tcPr>
                <w:tcW w:w="2267" w:type="dxa"/>
                <w:tcBorders>
                  <w:top w:val="single" w:sz="4" w:space="0" w:color="auto"/>
                  <w:bottom w:val="nil"/>
                </w:tcBorders>
                <w:vAlign w:val="center"/>
              </w:tcPr>
            </w:tcPrChange>
          </w:tcPr>
          <w:p w14:paraId="0C0B1587" w14:textId="77777777" w:rsidR="00A45CD8" w:rsidRPr="00522129" w:rsidRDefault="00A45CD8">
            <w:pPr>
              <w:wordWrap/>
              <w:jc w:val="right"/>
              <w:rPr>
                <w:ins w:id="648" w:author="나현종" w:date="2025-11-06T14:50:00Z" w16du:dateUtc="2025-11-06T05:50:00Z"/>
                <w:rFonts w:ascii="Batang" w:eastAsia="Batang" w:hAnsi="Batang" w:cs="Times New Roman"/>
              </w:rPr>
              <w:pPrChange w:id="649" w:author="나현종" w:date="2025-11-06T14:51:00Z" w16du:dateUtc="2025-11-06T05:51:00Z">
                <w:pPr>
                  <w:wordWrap/>
                  <w:spacing w:line="360" w:lineRule="auto"/>
                </w:pPr>
              </w:pPrChange>
            </w:pPr>
            <w:ins w:id="650" w:author="나현종" w:date="2025-11-06T14:50:00Z" w16du:dateUtc="2025-11-06T05:50:00Z">
              <w:r>
                <w:rPr>
                  <w:rFonts w:ascii="Batang" w:eastAsia="Batang" w:hAnsi="Batang" w:cs="Times New Roman"/>
                </w:rPr>
                <w:t>971,951</w:t>
              </w:r>
            </w:ins>
          </w:p>
        </w:tc>
      </w:tr>
      <w:tr w:rsidR="00BB5F7D" w:rsidRPr="00522129" w14:paraId="2339B72C" w14:textId="77777777" w:rsidTr="00BB5F7D">
        <w:tblPrEx>
          <w:tblW w:w="0" w:type="auto"/>
          <w:tblBorders>
            <w:left w:val="none" w:sz="0" w:space="0" w:color="auto"/>
            <w:right w:val="none" w:sz="0" w:space="0" w:color="auto"/>
            <w:insideH w:val="none" w:sz="0" w:space="0" w:color="auto"/>
            <w:insideV w:val="none" w:sz="0" w:space="0" w:color="auto"/>
          </w:tblBorders>
          <w:tblPrExChange w:id="65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52" w:author="나현종" w:date="2025-11-06T14:50:00Z"/>
        </w:trPr>
        <w:tc>
          <w:tcPr>
            <w:tcW w:w="7083" w:type="dxa"/>
            <w:tcBorders>
              <w:top w:val="nil"/>
              <w:bottom w:val="nil"/>
            </w:tcBorders>
            <w:vAlign w:val="center"/>
            <w:tcPrChange w:id="653" w:author="나현종" w:date="2025-11-06T14:51:00Z" w16du:dateUtc="2025-11-06T05:51:00Z">
              <w:tcPr>
                <w:tcW w:w="7083" w:type="dxa"/>
                <w:tcBorders>
                  <w:top w:val="nil"/>
                  <w:bottom w:val="nil"/>
                </w:tcBorders>
                <w:vAlign w:val="center"/>
              </w:tcPr>
            </w:tcPrChange>
          </w:tcPr>
          <w:p w14:paraId="27A572BB" w14:textId="77777777" w:rsidR="00A45CD8" w:rsidRPr="00522129" w:rsidRDefault="00A45CD8">
            <w:pPr>
              <w:wordWrap/>
              <w:jc w:val="both"/>
              <w:rPr>
                <w:ins w:id="654" w:author="나현종" w:date="2025-11-06T14:50:00Z" w16du:dateUtc="2025-11-06T05:50:00Z"/>
                <w:rFonts w:ascii="Batang" w:eastAsia="Batang" w:hAnsi="Batang" w:cs="Times New Roman"/>
              </w:rPr>
              <w:pPrChange w:id="655" w:author="나현종" w:date="2025-11-06T14:51:00Z" w16du:dateUtc="2025-11-06T05:51:00Z">
                <w:pPr>
                  <w:wordWrap/>
                  <w:spacing w:line="360" w:lineRule="auto"/>
                </w:pPr>
              </w:pPrChange>
            </w:pPr>
            <w:ins w:id="656" w:author="나현종" w:date="2025-11-06T14:50:00Z" w16du:dateUtc="2025-11-06T05:50:00Z">
              <w:r>
                <w:rPr>
                  <w:rFonts w:ascii="Batang" w:eastAsia="Batang" w:hAnsi="Batang" w:cs="Times New Roman"/>
                </w:rPr>
                <w:t>Less: Not listed on NYSE or NASDAQ</w:t>
              </w:r>
            </w:ins>
          </w:p>
        </w:tc>
        <w:tc>
          <w:tcPr>
            <w:tcW w:w="2267" w:type="dxa"/>
            <w:tcBorders>
              <w:top w:val="nil"/>
              <w:bottom w:val="nil"/>
            </w:tcBorders>
            <w:vAlign w:val="center"/>
            <w:tcPrChange w:id="657" w:author="나현종" w:date="2025-11-06T14:51:00Z" w16du:dateUtc="2025-11-06T05:51:00Z">
              <w:tcPr>
                <w:tcW w:w="2267" w:type="dxa"/>
                <w:tcBorders>
                  <w:top w:val="nil"/>
                  <w:bottom w:val="nil"/>
                </w:tcBorders>
                <w:vAlign w:val="center"/>
              </w:tcPr>
            </w:tcPrChange>
          </w:tcPr>
          <w:p w14:paraId="112F4116" w14:textId="77777777" w:rsidR="00A45CD8" w:rsidRPr="00522129" w:rsidRDefault="00A45CD8">
            <w:pPr>
              <w:wordWrap/>
              <w:jc w:val="right"/>
              <w:rPr>
                <w:ins w:id="658" w:author="나현종" w:date="2025-11-06T14:50:00Z" w16du:dateUtc="2025-11-06T05:50:00Z"/>
                <w:rFonts w:ascii="Batang" w:eastAsia="Batang" w:hAnsi="Batang" w:cs="Times New Roman"/>
              </w:rPr>
              <w:pPrChange w:id="659" w:author="나현종" w:date="2025-11-06T14:51:00Z" w16du:dateUtc="2025-11-06T05:51:00Z">
                <w:pPr>
                  <w:wordWrap/>
                  <w:spacing w:line="360" w:lineRule="auto"/>
                </w:pPr>
              </w:pPrChange>
            </w:pPr>
            <w:ins w:id="660" w:author="나현종" w:date="2025-11-06T14:50:00Z" w16du:dateUtc="2025-11-06T05:50:00Z">
              <w:r>
                <w:rPr>
                  <w:rFonts w:ascii="Batang" w:eastAsia="Batang" w:hAnsi="Batang" w:cs="Times New Roman"/>
                </w:rPr>
                <w:t>(268,730)</w:t>
              </w:r>
            </w:ins>
          </w:p>
        </w:tc>
      </w:tr>
      <w:tr w:rsidR="00BB5F7D" w:rsidRPr="00522129" w14:paraId="4C82B43E" w14:textId="77777777" w:rsidTr="00BB5F7D">
        <w:tblPrEx>
          <w:tblW w:w="0" w:type="auto"/>
          <w:tblBorders>
            <w:left w:val="none" w:sz="0" w:space="0" w:color="auto"/>
            <w:right w:val="none" w:sz="0" w:space="0" w:color="auto"/>
            <w:insideH w:val="none" w:sz="0" w:space="0" w:color="auto"/>
            <w:insideV w:val="none" w:sz="0" w:space="0" w:color="auto"/>
          </w:tblBorders>
          <w:tblPrExChange w:id="66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62" w:author="나현종" w:date="2025-11-06T14:50:00Z"/>
        </w:trPr>
        <w:tc>
          <w:tcPr>
            <w:tcW w:w="7083" w:type="dxa"/>
            <w:tcBorders>
              <w:top w:val="nil"/>
              <w:bottom w:val="nil"/>
            </w:tcBorders>
            <w:vAlign w:val="center"/>
            <w:tcPrChange w:id="663" w:author="나현종" w:date="2025-11-06T14:51:00Z" w16du:dateUtc="2025-11-06T05:51:00Z">
              <w:tcPr>
                <w:tcW w:w="7083" w:type="dxa"/>
                <w:tcBorders>
                  <w:top w:val="nil"/>
                  <w:bottom w:val="nil"/>
                </w:tcBorders>
                <w:vAlign w:val="center"/>
              </w:tcPr>
            </w:tcPrChange>
          </w:tcPr>
          <w:p w14:paraId="2E3EAC05" w14:textId="77777777" w:rsidR="00A45CD8" w:rsidRPr="00522129" w:rsidRDefault="00A45CD8">
            <w:pPr>
              <w:wordWrap/>
              <w:jc w:val="both"/>
              <w:rPr>
                <w:ins w:id="664" w:author="나현종" w:date="2025-11-06T14:50:00Z" w16du:dateUtc="2025-11-06T05:50:00Z"/>
                <w:rFonts w:ascii="Batang" w:eastAsia="Batang" w:hAnsi="Batang" w:cs="Times New Roman"/>
              </w:rPr>
              <w:pPrChange w:id="665" w:author="나현종" w:date="2025-11-06T14:51:00Z" w16du:dateUtc="2025-11-06T05:51:00Z">
                <w:pPr>
                  <w:wordWrap/>
                  <w:spacing w:line="360" w:lineRule="auto"/>
                </w:pPr>
              </w:pPrChange>
            </w:pPr>
            <w:ins w:id="666" w:author="나현종" w:date="2025-11-06T14:50:00Z" w16du:dateUtc="2025-11-06T05:50:00Z">
              <w:r>
                <w:rPr>
                  <w:rFonts w:ascii="Batang" w:eastAsia="Batang" w:hAnsi="Batang" w:cs="Times New Roman"/>
                </w:rPr>
                <w:t>Less: No GICS sector information</w:t>
              </w:r>
            </w:ins>
          </w:p>
        </w:tc>
        <w:tc>
          <w:tcPr>
            <w:tcW w:w="2267" w:type="dxa"/>
            <w:tcBorders>
              <w:top w:val="nil"/>
              <w:bottom w:val="nil"/>
            </w:tcBorders>
            <w:vAlign w:val="center"/>
            <w:tcPrChange w:id="667" w:author="나현종" w:date="2025-11-06T14:51:00Z" w16du:dateUtc="2025-11-06T05:51:00Z">
              <w:tcPr>
                <w:tcW w:w="2267" w:type="dxa"/>
                <w:tcBorders>
                  <w:top w:val="nil"/>
                  <w:bottom w:val="nil"/>
                </w:tcBorders>
                <w:vAlign w:val="center"/>
              </w:tcPr>
            </w:tcPrChange>
          </w:tcPr>
          <w:p w14:paraId="355A04F3" w14:textId="77777777" w:rsidR="00A45CD8" w:rsidRPr="00522129" w:rsidRDefault="00A45CD8">
            <w:pPr>
              <w:wordWrap/>
              <w:jc w:val="right"/>
              <w:rPr>
                <w:ins w:id="668" w:author="나현종" w:date="2025-11-06T14:50:00Z" w16du:dateUtc="2025-11-06T05:50:00Z"/>
                <w:rFonts w:ascii="Batang" w:eastAsia="Batang" w:hAnsi="Batang" w:cs="Times New Roman"/>
              </w:rPr>
              <w:pPrChange w:id="669" w:author="나현종" w:date="2025-11-06T14:51:00Z" w16du:dateUtc="2025-11-06T05:51:00Z">
                <w:pPr>
                  <w:wordWrap/>
                  <w:spacing w:line="360" w:lineRule="auto"/>
                </w:pPr>
              </w:pPrChange>
            </w:pPr>
            <w:ins w:id="670" w:author="나현종" w:date="2025-11-06T14:50:00Z" w16du:dateUtc="2025-11-06T05:50:00Z">
              <w:r>
                <w:rPr>
                  <w:rFonts w:ascii="Batang" w:eastAsia="Batang" w:hAnsi="Batang" w:cs="Times New Roman"/>
                </w:rPr>
                <w:t>(204,076)</w:t>
              </w:r>
            </w:ins>
          </w:p>
        </w:tc>
      </w:tr>
      <w:tr w:rsidR="00BB5F7D" w:rsidRPr="00522129" w14:paraId="707AF991" w14:textId="77777777" w:rsidTr="00BB5F7D">
        <w:tblPrEx>
          <w:tblW w:w="0" w:type="auto"/>
          <w:tblBorders>
            <w:left w:val="none" w:sz="0" w:space="0" w:color="auto"/>
            <w:right w:val="none" w:sz="0" w:space="0" w:color="auto"/>
            <w:insideH w:val="none" w:sz="0" w:space="0" w:color="auto"/>
            <w:insideV w:val="none" w:sz="0" w:space="0" w:color="auto"/>
          </w:tblBorders>
          <w:tblPrExChange w:id="67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72" w:author="나현종" w:date="2025-11-06T14:50:00Z"/>
        </w:trPr>
        <w:tc>
          <w:tcPr>
            <w:tcW w:w="7083" w:type="dxa"/>
            <w:tcBorders>
              <w:top w:val="nil"/>
              <w:bottom w:val="single" w:sz="4" w:space="0" w:color="auto"/>
            </w:tcBorders>
            <w:vAlign w:val="center"/>
            <w:tcPrChange w:id="673" w:author="나현종" w:date="2025-11-06T14:51:00Z" w16du:dateUtc="2025-11-06T05:51:00Z">
              <w:tcPr>
                <w:tcW w:w="7083" w:type="dxa"/>
                <w:tcBorders>
                  <w:top w:val="nil"/>
                  <w:bottom w:val="single" w:sz="4" w:space="0" w:color="auto"/>
                </w:tcBorders>
                <w:vAlign w:val="center"/>
              </w:tcPr>
            </w:tcPrChange>
          </w:tcPr>
          <w:p w14:paraId="1C8E582A" w14:textId="77777777" w:rsidR="00A45CD8" w:rsidRPr="00522129" w:rsidRDefault="00A45CD8">
            <w:pPr>
              <w:wordWrap/>
              <w:jc w:val="both"/>
              <w:rPr>
                <w:ins w:id="674" w:author="나현종" w:date="2025-11-06T14:50:00Z" w16du:dateUtc="2025-11-06T05:50:00Z"/>
                <w:rFonts w:ascii="Batang" w:eastAsia="Batang" w:hAnsi="Batang" w:cs="Times New Roman"/>
              </w:rPr>
              <w:pPrChange w:id="675" w:author="나현종" w:date="2025-11-06T14:51:00Z" w16du:dateUtc="2025-11-06T05:51:00Z">
                <w:pPr>
                  <w:wordWrap/>
                  <w:spacing w:line="360" w:lineRule="auto"/>
                </w:pPr>
              </w:pPrChange>
            </w:pPr>
            <w:ins w:id="676" w:author="나현종" w:date="2025-11-06T14:50:00Z" w16du:dateUtc="2025-11-06T05:50:00Z">
              <w:r>
                <w:rPr>
                  <w:rFonts w:ascii="Batang" w:eastAsia="Batang" w:hAnsi="Batang" w:cs="Times New Roman"/>
                </w:rPr>
                <w:t>Less: Not in S&amp;P 500</w:t>
              </w:r>
            </w:ins>
          </w:p>
        </w:tc>
        <w:tc>
          <w:tcPr>
            <w:tcW w:w="2267" w:type="dxa"/>
            <w:tcBorders>
              <w:top w:val="nil"/>
              <w:bottom w:val="single" w:sz="4" w:space="0" w:color="auto"/>
            </w:tcBorders>
            <w:vAlign w:val="center"/>
            <w:tcPrChange w:id="677" w:author="나현종" w:date="2025-11-06T14:51:00Z" w16du:dateUtc="2025-11-06T05:51:00Z">
              <w:tcPr>
                <w:tcW w:w="2267" w:type="dxa"/>
                <w:tcBorders>
                  <w:top w:val="nil"/>
                  <w:bottom w:val="single" w:sz="4" w:space="0" w:color="auto"/>
                </w:tcBorders>
                <w:vAlign w:val="center"/>
              </w:tcPr>
            </w:tcPrChange>
          </w:tcPr>
          <w:p w14:paraId="1BD90AAB" w14:textId="77777777" w:rsidR="00A45CD8" w:rsidRPr="00522129" w:rsidRDefault="00A45CD8">
            <w:pPr>
              <w:wordWrap/>
              <w:jc w:val="right"/>
              <w:rPr>
                <w:ins w:id="678" w:author="나현종" w:date="2025-11-06T14:50:00Z" w16du:dateUtc="2025-11-06T05:50:00Z"/>
                <w:rFonts w:ascii="Batang" w:eastAsia="Batang" w:hAnsi="Batang" w:cs="Times New Roman"/>
              </w:rPr>
              <w:pPrChange w:id="679" w:author="나현종" w:date="2025-11-06T14:51:00Z" w16du:dateUtc="2025-11-06T05:51:00Z">
                <w:pPr>
                  <w:wordWrap/>
                  <w:spacing w:line="360" w:lineRule="auto"/>
                </w:pPr>
              </w:pPrChange>
            </w:pPr>
            <w:ins w:id="680" w:author="나현종" w:date="2025-11-06T14:50:00Z" w16du:dateUtc="2025-11-06T05:50:00Z">
              <w:r>
                <w:rPr>
                  <w:rFonts w:ascii="Batang" w:eastAsia="Batang" w:hAnsi="Batang" w:cs="Times New Roman"/>
                </w:rPr>
                <w:t>(443,598)</w:t>
              </w:r>
            </w:ins>
          </w:p>
        </w:tc>
      </w:tr>
      <w:tr w:rsidR="00BB5F7D" w:rsidRPr="00522129" w14:paraId="605E0A34" w14:textId="77777777" w:rsidTr="00BB5F7D">
        <w:tblPrEx>
          <w:tblW w:w="0" w:type="auto"/>
          <w:tblBorders>
            <w:left w:val="none" w:sz="0" w:space="0" w:color="auto"/>
            <w:right w:val="none" w:sz="0" w:space="0" w:color="auto"/>
            <w:insideH w:val="none" w:sz="0" w:space="0" w:color="auto"/>
            <w:insideV w:val="none" w:sz="0" w:space="0" w:color="auto"/>
          </w:tblBorders>
          <w:tblPrExChange w:id="68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82" w:author="나현종" w:date="2025-11-06T14:50:00Z"/>
        </w:trPr>
        <w:tc>
          <w:tcPr>
            <w:tcW w:w="7083" w:type="dxa"/>
            <w:tcBorders>
              <w:top w:val="single" w:sz="4" w:space="0" w:color="auto"/>
            </w:tcBorders>
            <w:vAlign w:val="center"/>
            <w:tcPrChange w:id="683" w:author="나현종" w:date="2025-11-06T14:51:00Z" w16du:dateUtc="2025-11-06T05:51:00Z">
              <w:tcPr>
                <w:tcW w:w="7083" w:type="dxa"/>
                <w:tcBorders>
                  <w:top w:val="single" w:sz="4" w:space="0" w:color="auto"/>
                </w:tcBorders>
                <w:vAlign w:val="center"/>
              </w:tcPr>
            </w:tcPrChange>
          </w:tcPr>
          <w:p w14:paraId="38C51966" w14:textId="77777777" w:rsidR="00A45CD8" w:rsidRPr="00522129" w:rsidRDefault="00A45CD8">
            <w:pPr>
              <w:wordWrap/>
              <w:jc w:val="both"/>
              <w:rPr>
                <w:ins w:id="684" w:author="나현종" w:date="2025-11-06T14:50:00Z" w16du:dateUtc="2025-11-06T05:50:00Z"/>
                <w:rFonts w:ascii="Batang" w:eastAsia="Batang" w:hAnsi="Batang" w:cs="Times New Roman"/>
              </w:rPr>
              <w:pPrChange w:id="685" w:author="나현종" w:date="2025-11-06T14:51:00Z" w16du:dateUtc="2025-11-06T05:51:00Z">
                <w:pPr>
                  <w:wordWrap/>
                  <w:spacing w:line="360" w:lineRule="auto"/>
                </w:pPr>
              </w:pPrChange>
            </w:pPr>
            <w:ins w:id="686" w:author="나현종" w:date="2025-11-06T14:50:00Z" w16du:dateUtc="2025-11-06T05:50:00Z">
              <w:r>
                <w:rPr>
                  <w:rFonts w:ascii="Batang" w:eastAsia="Batang" w:hAnsi="Batang" w:cs="Times New Roman"/>
                </w:rPr>
                <w:t>Final in-sample</w:t>
              </w:r>
            </w:ins>
          </w:p>
        </w:tc>
        <w:tc>
          <w:tcPr>
            <w:tcW w:w="2267" w:type="dxa"/>
            <w:tcBorders>
              <w:top w:val="single" w:sz="4" w:space="0" w:color="auto"/>
            </w:tcBorders>
            <w:vAlign w:val="center"/>
            <w:tcPrChange w:id="687" w:author="나현종" w:date="2025-11-06T14:51:00Z" w16du:dateUtc="2025-11-06T05:51:00Z">
              <w:tcPr>
                <w:tcW w:w="2267" w:type="dxa"/>
                <w:tcBorders>
                  <w:top w:val="single" w:sz="4" w:space="0" w:color="auto"/>
                </w:tcBorders>
                <w:vAlign w:val="center"/>
              </w:tcPr>
            </w:tcPrChange>
          </w:tcPr>
          <w:p w14:paraId="7C6C4348" w14:textId="77777777" w:rsidR="00A45CD8" w:rsidRPr="00522129" w:rsidRDefault="00A45CD8">
            <w:pPr>
              <w:wordWrap/>
              <w:jc w:val="right"/>
              <w:rPr>
                <w:ins w:id="688" w:author="나현종" w:date="2025-11-06T14:50:00Z" w16du:dateUtc="2025-11-06T05:50:00Z"/>
                <w:rFonts w:ascii="Batang" w:eastAsia="Batang" w:hAnsi="Batang" w:cs="Times New Roman"/>
              </w:rPr>
              <w:pPrChange w:id="689" w:author="나현종" w:date="2025-11-06T14:51:00Z" w16du:dateUtc="2025-11-06T05:51:00Z">
                <w:pPr>
                  <w:wordWrap/>
                  <w:spacing w:line="360" w:lineRule="auto"/>
                </w:pPr>
              </w:pPrChange>
            </w:pPr>
            <w:ins w:id="690" w:author="나현종" w:date="2025-11-06T14:50:00Z" w16du:dateUtc="2025-11-06T05:50:00Z">
              <w:r>
                <w:rPr>
                  <w:rFonts w:ascii="Batang" w:eastAsia="Batang" w:hAnsi="Batang" w:cs="Times New Roman"/>
                </w:rPr>
                <w:t>55,547</w:t>
              </w:r>
            </w:ins>
          </w:p>
        </w:tc>
      </w:tr>
    </w:tbl>
    <w:p w14:paraId="577BA9BD" w14:textId="77777777" w:rsidR="00A45CD8" w:rsidRDefault="00A45CD8" w:rsidP="00A45CD8">
      <w:pPr>
        <w:wordWrap/>
        <w:rPr>
          <w:ins w:id="691" w:author="나현종" w:date="2025-11-06T14:54:00Z" w16du:dateUtc="2025-11-06T05:54:00Z"/>
          <w:rFonts w:ascii="Batang" w:eastAsia="Batang" w:hAnsi="Batang" w:cs="Times New Roman"/>
        </w:rPr>
      </w:pPr>
    </w:p>
    <w:p w14:paraId="122AD270" w14:textId="77777777" w:rsidR="00BB5F7D" w:rsidRPr="00A45CD8" w:rsidRDefault="00BB5F7D" w:rsidP="00BB5F7D">
      <w:pPr>
        <w:wordWrap/>
        <w:rPr>
          <w:ins w:id="692" w:author="나현종" w:date="2025-11-06T14:54:00Z" w16du:dateUtc="2025-11-06T05:54:00Z"/>
          <w:rFonts w:ascii="Batang" w:eastAsia="Batang" w:hAnsi="Batang" w:cs="Times New Roman"/>
        </w:rPr>
      </w:pPr>
      <w:ins w:id="693" w:author="나현종" w:date="2025-11-06T14:54:00Z" w16du:dateUtc="2025-11-06T05:54:00Z">
        <w:r>
          <w:rPr>
            <w:rFonts w:ascii="Batang" w:eastAsia="Batang" w:hAnsi="Batang" w:cs="Times New Roman"/>
            <w:b/>
            <w:bCs/>
            <w:rPrChange w:id="694" w:author="나현종" w:date="2025-11-06T14:54:00Z" w16du:dateUtc="2025-11-06T05:54:00Z">
              <w:rPr>
                <w:rFonts w:ascii="Batang" w:eastAsia="Batang" w:hAnsi="Batang" w:cs="Times New Roman"/>
              </w:rPr>
            </w:rPrChange>
          </w:rPr>
          <w:t>Panel B. Out-of-Sample Period (2024.05-2024.12, Daily Data)</w:t>
        </w:r>
      </w:ins>
    </w:p>
    <w:tbl>
      <w:tblPr>
        <w:tblStyle w:val="TableGrid"/>
        <w:tblW w:w="0" w:type="auto"/>
        <w:tblLook w:val="04A0" w:firstRow="1" w:lastRow="0" w:firstColumn="1" w:lastColumn="0" w:noHBand="0" w:noVBand="1"/>
        <w:tblPrChange w:id="695" w:author="나현종" w:date="2025-11-06T14:55:00Z" w16du:dateUtc="2025-11-06T05:55:00Z">
          <w:tblPr>
            <w:tblStyle w:val="TableGrid"/>
            <w:tblW w:w="0" w:type="auto"/>
            <w:tblLook w:val="04A0" w:firstRow="1" w:lastRow="0" w:firstColumn="1" w:lastColumn="0" w:noHBand="0" w:noVBand="1"/>
          </w:tblPr>
        </w:tblPrChange>
      </w:tblPr>
      <w:tblGrid>
        <w:gridCol w:w="7083"/>
        <w:gridCol w:w="2267"/>
        <w:tblGridChange w:id="696">
          <w:tblGrid>
            <w:gridCol w:w="4675"/>
            <w:gridCol w:w="2408"/>
            <w:gridCol w:w="2267"/>
          </w:tblGrid>
        </w:tblGridChange>
      </w:tblGrid>
      <w:tr w:rsidR="00BB5F7D" w:rsidRPr="00CE1A25" w14:paraId="54211860" w14:textId="77777777" w:rsidTr="00BB5F7D">
        <w:trPr>
          <w:ins w:id="697" w:author="나현종" w:date="2025-11-06T14:54:00Z"/>
        </w:trPr>
        <w:tc>
          <w:tcPr>
            <w:tcW w:w="7083" w:type="dxa"/>
            <w:tcPrChange w:id="698" w:author="나현종" w:date="2025-11-06T14:55:00Z" w16du:dateUtc="2025-11-06T05:55:00Z">
              <w:tcPr>
                <w:tcW w:w="4675" w:type="dxa"/>
              </w:tcPr>
            </w:tcPrChange>
          </w:tcPr>
          <w:p w14:paraId="39C6DDC5" w14:textId="77777777" w:rsidR="00BB5F7D" w:rsidRPr="00CE1A25" w:rsidRDefault="00BB5F7D">
            <w:pPr>
              <w:wordWrap/>
              <w:rPr>
                <w:ins w:id="699" w:author="나현종" w:date="2025-11-06T14:54:00Z" w16du:dateUtc="2025-11-06T05:54:00Z"/>
                <w:rFonts w:ascii="Batang" w:eastAsia="Batang" w:hAnsi="Batang" w:cs="Times New Roman"/>
              </w:rPr>
            </w:pPr>
            <w:ins w:id="700" w:author="나현종" w:date="2025-11-06T14:54:00Z" w16du:dateUtc="2025-11-06T05:54:00Z">
              <w:r>
                <w:rPr>
                  <w:rFonts w:ascii="Batang" w:eastAsia="Batang" w:hAnsi="Batang" w:cs="Times New Roman"/>
                </w:rPr>
                <w:t>Sample Selection Process</w:t>
              </w:r>
            </w:ins>
          </w:p>
        </w:tc>
        <w:tc>
          <w:tcPr>
            <w:tcW w:w="2267" w:type="dxa"/>
            <w:tcPrChange w:id="701" w:author="나현종" w:date="2025-11-06T14:55:00Z" w16du:dateUtc="2025-11-06T05:55:00Z">
              <w:tcPr>
                <w:tcW w:w="4675" w:type="dxa"/>
                <w:gridSpan w:val="2"/>
              </w:tcPr>
            </w:tcPrChange>
          </w:tcPr>
          <w:p w14:paraId="1D36A33D" w14:textId="77777777" w:rsidR="00BB5F7D" w:rsidRPr="00CE1A25" w:rsidRDefault="00BB5F7D">
            <w:pPr>
              <w:wordWrap/>
              <w:rPr>
                <w:ins w:id="702" w:author="나현종" w:date="2025-11-06T14:54:00Z" w16du:dateUtc="2025-11-06T05:54:00Z"/>
                <w:rFonts w:ascii="Batang" w:eastAsia="Batang" w:hAnsi="Batang" w:cs="Times New Roman"/>
              </w:rPr>
            </w:pPr>
            <w:ins w:id="703" w:author="나현종" w:date="2025-11-06T14:54:00Z" w16du:dateUtc="2025-11-06T05:54:00Z">
              <w:r>
                <w:rPr>
                  <w:rFonts w:ascii="Batang" w:eastAsia="Batang" w:hAnsi="Batang" w:cs="Times New Roman"/>
                </w:rPr>
                <w:t>Firm-Day Observations</w:t>
              </w:r>
            </w:ins>
          </w:p>
        </w:tc>
      </w:tr>
      <w:tr w:rsidR="00BB5F7D" w:rsidRPr="00CE1A25" w14:paraId="2F5B9725" w14:textId="77777777" w:rsidTr="00BB5F7D">
        <w:trPr>
          <w:ins w:id="704" w:author="나현종" w:date="2025-11-06T14:54:00Z"/>
        </w:trPr>
        <w:tc>
          <w:tcPr>
            <w:tcW w:w="7083" w:type="dxa"/>
            <w:tcPrChange w:id="705" w:author="나현종" w:date="2025-11-06T14:55:00Z" w16du:dateUtc="2025-11-06T05:55:00Z">
              <w:tcPr>
                <w:tcW w:w="4675" w:type="dxa"/>
              </w:tcPr>
            </w:tcPrChange>
          </w:tcPr>
          <w:p w14:paraId="14B10414" w14:textId="77777777" w:rsidR="00BB5F7D" w:rsidRPr="00CE1A25" w:rsidRDefault="00BB5F7D">
            <w:pPr>
              <w:wordWrap/>
              <w:rPr>
                <w:ins w:id="706" w:author="나현종" w:date="2025-11-06T14:54:00Z" w16du:dateUtc="2025-11-06T05:54:00Z"/>
                <w:rFonts w:ascii="Batang" w:eastAsia="Batang" w:hAnsi="Batang" w:cs="Times New Roman"/>
              </w:rPr>
            </w:pPr>
            <w:ins w:id="707" w:author="나현종" w:date="2025-11-06T14:54:00Z" w16du:dateUtc="2025-11-06T05:54:00Z">
              <w:r>
                <w:rPr>
                  <w:rFonts w:ascii="Batang" w:eastAsia="Batang" w:hAnsi="Batang" w:cs="Times New Roman"/>
                </w:rPr>
                <w:t>All stock-days from CRSP</w:t>
              </w:r>
            </w:ins>
          </w:p>
        </w:tc>
        <w:tc>
          <w:tcPr>
            <w:tcW w:w="2267" w:type="dxa"/>
            <w:tcPrChange w:id="708" w:author="나현종" w:date="2025-11-06T14:55:00Z" w16du:dateUtc="2025-11-06T05:55:00Z">
              <w:tcPr>
                <w:tcW w:w="4675" w:type="dxa"/>
                <w:gridSpan w:val="2"/>
              </w:tcPr>
            </w:tcPrChange>
          </w:tcPr>
          <w:p w14:paraId="65F627A3" w14:textId="77777777" w:rsidR="00BB5F7D" w:rsidRPr="00CE1A25" w:rsidRDefault="00BB5F7D">
            <w:pPr>
              <w:wordWrap/>
              <w:rPr>
                <w:ins w:id="709" w:author="나현종" w:date="2025-11-06T14:54:00Z" w16du:dateUtc="2025-11-06T05:54:00Z"/>
                <w:rFonts w:ascii="Batang" w:eastAsia="Batang" w:hAnsi="Batang" w:cs="Times New Roman"/>
              </w:rPr>
            </w:pPr>
            <w:ins w:id="710" w:author="나현종" w:date="2025-11-06T14:54:00Z" w16du:dateUtc="2025-11-06T05:54:00Z">
              <w:r>
                <w:rPr>
                  <w:rFonts w:ascii="Batang" w:eastAsia="Batang" w:hAnsi="Batang" w:cs="Times New Roman"/>
                </w:rPr>
                <w:t>1,619,207</w:t>
              </w:r>
            </w:ins>
          </w:p>
        </w:tc>
      </w:tr>
      <w:tr w:rsidR="00BB5F7D" w:rsidRPr="00CE1A25" w14:paraId="3E2A7A3E" w14:textId="77777777" w:rsidTr="00BB5F7D">
        <w:trPr>
          <w:ins w:id="711" w:author="나현종" w:date="2025-11-06T14:54:00Z"/>
        </w:trPr>
        <w:tc>
          <w:tcPr>
            <w:tcW w:w="7083" w:type="dxa"/>
            <w:tcPrChange w:id="712" w:author="나현종" w:date="2025-11-06T14:55:00Z" w16du:dateUtc="2025-11-06T05:55:00Z">
              <w:tcPr>
                <w:tcW w:w="4675" w:type="dxa"/>
              </w:tcPr>
            </w:tcPrChange>
          </w:tcPr>
          <w:p w14:paraId="67C234BD" w14:textId="77777777" w:rsidR="00BB5F7D" w:rsidRPr="00CE1A25" w:rsidRDefault="00BB5F7D">
            <w:pPr>
              <w:wordWrap/>
              <w:rPr>
                <w:ins w:id="713" w:author="나현종" w:date="2025-11-06T14:54:00Z" w16du:dateUtc="2025-11-06T05:54:00Z"/>
                <w:rFonts w:ascii="Batang" w:eastAsia="Batang" w:hAnsi="Batang" w:cs="Times New Roman"/>
              </w:rPr>
            </w:pPr>
            <w:ins w:id="714" w:author="나현종" w:date="2025-11-06T14:54:00Z" w16du:dateUtc="2025-11-06T05:54:00Z">
              <w:r>
                <w:rPr>
                  <w:rFonts w:ascii="Batang" w:eastAsia="Batang" w:hAnsi="Batang" w:cs="Times New Roman"/>
                </w:rPr>
                <w:t>Less: Not listed on NYSE or NASDAQ</w:t>
              </w:r>
            </w:ins>
          </w:p>
        </w:tc>
        <w:tc>
          <w:tcPr>
            <w:tcW w:w="2267" w:type="dxa"/>
            <w:tcPrChange w:id="715" w:author="나현종" w:date="2025-11-06T14:55:00Z" w16du:dateUtc="2025-11-06T05:55:00Z">
              <w:tcPr>
                <w:tcW w:w="4675" w:type="dxa"/>
                <w:gridSpan w:val="2"/>
              </w:tcPr>
            </w:tcPrChange>
          </w:tcPr>
          <w:p w14:paraId="206E2FBF" w14:textId="77777777" w:rsidR="00BB5F7D" w:rsidRPr="00CE1A25" w:rsidRDefault="00BB5F7D">
            <w:pPr>
              <w:wordWrap/>
              <w:rPr>
                <w:ins w:id="716" w:author="나현종" w:date="2025-11-06T14:54:00Z" w16du:dateUtc="2025-11-06T05:54:00Z"/>
                <w:rFonts w:ascii="Batang" w:eastAsia="Batang" w:hAnsi="Batang" w:cs="Times New Roman"/>
              </w:rPr>
            </w:pPr>
            <w:ins w:id="717" w:author="나현종" w:date="2025-11-06T14:54:00Z" w16du:dateUtc="2025-11-06T05:54:00Z">
              <w:r>
                <w:rPr>
                  <w:rFonts w:ascii="Batang" w:eastAsia="Batang" w:hAnsi="Batang" w:cs="Times New Roman"/>
                </w:rPr>
                <w:t>(540,946)</w:t>
              </w:r>
            </w:ins>
          </w:p>
        </w:tc>
      </w:tr>
      <w:tr w:rsidR="00BB5F7D" w:rsidRPr="00CE1A25" w14:paraId="7ED21824" w14:textId="77777777" w:rsidTr="00BB5F7D">
        <w:trPr>
          <w:ins w:id="718" w:author="나현종" w:date="2025-11-06T14:54:00Z"/>
        </w:trPr>
        <w:tc>
          <w:tcPr>
            <w:tcW w:w="7083" w:type="dxa"/>
            <w:tcPrChange w:id="719" w:author="나현종" w:date="2025-11-06T14:55:00Z" w16du:dateUtc="2025-11-06T05:55:00Z">
              <w:tcPr>
                <w:tcW w:w="4675" w:type="dxa"/>
              </w:tcPr>
            </w:tcPrChange>
          </w:tcPr>
          <w:p w14:paraId="7EA07DC7" w14:textId="77777777" w:rsidR="00BB5F7D" w:rsidRPr="00CE1A25" w:rsidRDefault="00BB5F7D">
            <w:pPr>
              <w:wordWrap/>
              <w:rPr>
                <w:ins w:id="720" w:author="나현종" w:date="2025-11-06T14:54:00Z" w16du:dateUtc="2025-11-06T05:54:00Z"/>
                <w:rFonts w:ascii="Batang" w:eastAsia="Batang" w:hAnsi="Batang" w:cs="Times New Roman"/>
              </w:rPr>
            </w:pPr>
            <w:ins w:id="721" w:author="나현종" w:date="2025-11-06T14:54:00Z" w16du:dateUtc="2025-11-06T05:54:00Z">
              <w:r>
                <w:rPr>
                  <w:rFonts w:ascii="Batang" w:eastAsia="Batang" w:hAnsi="Batang" w:cs="Times New Roman"/>
                </w:rPr>
                <w:t>Less: No GICS sector information</w:t>
              </w:r>
            </w:ins>
          </w:p>
        </w:tc>
        <w:tc>
          <w:tcPr>
            <w:tcW w:w="2267" w:type="dxa"/>
            <w:tcPrChange w:id="722" w:author="나현종" w:date="2025-11-06T14:55:00Z" w16du:dateUtc="2025-11-06T05:55:00Z">
              <w:tcPr>
                <w:tcW w:w="4675" w:type="dxa"/>
                <w:gridSpan w:val="2"/>
              </w:tcPr>
            </w:tcPrChange>
          </w:tcPr>
          <w:p w14:paraId="6E0632A7" w14:textId="77777777" w:rsidR="00BB5F7D" w:rsidRPr="00CE1A25" w:rsidRDefault="00BB5F7D">
            <w:pPr>
              <w:wordWrap/>
              <w:rPr>
                <w:ins w:id="723" w:author="나현종" w:date="2025-11-06T14:54:00Z" w16du:dateUtc="2025-11-06T05:54:00Z"/>
                <w:rFonts w:ascii="Batang" w:eastAsia="Batang" w:hAnsi="Batang" w:cs="Times New Roman"/>
              </w:rPr>
            </w:pPr>
            <w:ins w:id="724" w:author="나현종" w:date="2025-11-06T14:54:00Z" w16du:dateUtc="2025-11-06T05:54:00Z">
              <w:r>
                <w:rPr>
                  <w:rFonts w:ascii="Batang" w:eastAsia="Batang" w:hAnsi="Batang" w:cs="Times New Roman"/>
                </w:rPr>
                <w:t>(274,477)</w:t>
              </w:r>
            </w:ins>
          </w:p>
        </w:tc>
      </w:tr>
      <w:tr w:rsidR="00BB5F7D" w:rsidRPr="00CE1A25" w14:paraId="702D4ECD" w14:textId="77777777" w:rsidTr="00BB5F7D">
        <w:trPr>
          <w:ins w:id="725" w:author="나현종" w:date="2025-11-06T14:54:00Z"/>
        </w:trPr>
        <w:tc>
          <w:tcPr>
            <w:tcW w:w="7083" w:type="dxa"/>
            <w:tcPrChange w:id="726" w:author="나현종" w:date="2025-11-06T14:55:00Z" w16du:dateUtc="2025-11-06T05:55:00Z">
              <w:tcPr>
                <w:tcW w:w="4675" w:type="dxa"/>
              </w:tcPr>
            </w:tcPrChange>
          </w:tcPr>
          <w:p w14:paraId="5CF5176F" w14:textId="77777777" w:rsidR="00BB5F7D" w:rsidRPr="00CE1A25" w:rsidRDefault="00BB5F7D">
            <w:pPr>
              <w:wordWrap/>
              <w:rPr>
                <w:ins w:id="727" w:author="나현종" w:date="2025-11-06T14:54:00Z" w16du:dateUtc="2025-11-06T05:54:00Z"/>
                <w:rFonts w:ascii="Batang" w:eastAsia="Batang" w:hAnsi="Batang" w:cs="Times New Roman"/>
              </w:rPr>
            </w:pPr>
            <w:ins w:id="728" w:author="나현종" w:date="2025-11-06T14:54:00Z" w16du:dateUtc="2025-11-06T05:54:00Z">
              <w:r>
                <w:rPr>
                  <w:rFonts w:ascii="Batang" w:eastAsia="Batang" w:hAnsi="Batang" w:cs="Times New Roman"/>
                </w:rPr>
                <w:t>Less: Not in S&amp;P 500</w:t>
              </w:r>
            </w:ins>
          </w:p>
        </w:tc>
        <w:tc>
          <w:tcPr>
            <w:tcW w:w="2267" w:type="dxa"/>
            <w:tcPrChange w:id="729" w:author="나현종" w:date="2025-11-06T14:55:00Z" w16du:dateUtc="2025-11-06T05:55:00Z">
              <w:tcPr>
                <w:tcW w:w="4675" w:type="dxa"/>
                <w:gridSpan w:val="2"/>
              </w:tcPr>
            </w:tcPrChange>
          </w:tcPr>
          <w:p w14:paraId="4190EEFE" w14:textId="77777777" w:rsidR="00BB5F7D" w:rsidRPr="00CE1A25" w:rsidRDefault="00BB5F7D">
            <w:pPr>
              <w:wordWrap/>
              <w:rPr>
                <w:ins w:id="730" w:author="나현종" w:date="2025-11-06T14:54:00Z" w16du:dateUtc="2025-11-06T05:54:00Z"/>
                <w:rFonts w:ascii="Batang" w:eastAsia="Batang" w:hAnsi="Batang" w:cs="Times New Roman"/>
              </w:rPr>
            </w:pPr>
            <w:ins w:id="731" w:author="나현종" w:date="2025-11-06T14:54:00Z" w16du:dateUtc="2025-11-06T05:54:00Z">
              <w:r>
                <w:rPr>
                  <w:rFonts w:ascii="Batang" w:eastAsia="Batang" w:hAnsi="Batang" w:cs="Times New Roman"/>
                </w:rPr>
                <w:t>(719,389)</w:t>
              </w:r>
            </w:ins>
          </w:p>
        </w:tc>
      </w:tr>
      <w:tr w:rsidR="00BB5F7D" w:rsidRPr="00CE1A25" w14:paraId="14344534" w14:textId="77777777" w:rsidTr="00BB5F7D">
        <w:trPr>
          <w:ins w:id="732" w:author="나현종" w:date="2025-11-06T14:54:00Z"/>
        </w:trPr>
        <w:tc>
          <w:tcPr>
            <w:tcW w:w="7083" w:type="dxa"/>
            <w:tcPrChange w:id="733" w:author="나현종" w:date="2025-11-06T14:55:00Z" w16du:dateUtc="2025-11-06T05:55:00Z">
              <w:tcPr>
                <w:tcW w:w="4675" w:type="dxa"/>
              </w:tcPr>
            </w:tcPrChange>
          </w:tcPr>
          <w:p w14:paraId="15350816" w14:textId="77777777" w:rsidR="00BB5F7D" w:rsidRPr="00CE1A25" w:rsidRDefault="00BB5F7D">
            <w:pPr>
              <w:wordWrap/>
              <w:rPr>
                <w:ins w:id="734" w:author="나현종" w:date="2025-11-06T14:54:00Z" w16du:dateUtc="2025-11-06T05:54:00Z"/>
                <w:rFonts w:ascii="Batang" w:eastAsia="Batang" w:hAnsi="Batang" w:cs="Times New Roman"/>
              </w:rPr>
            </w:pPr>
            <w:ins w:id="735" w:author="나현종" w:date="2025-11-06T14:54:00Z" w16du:dateUtc="2025-11-06T05:54:00Z">
              <w:r>
                <w:rPr>
                  <w:rFonts w:ascii="Batang" w:eastAsia="Batang" w:hAnsi="Batang" w:cs="Times New Roman"/>
                </w:rPr>
                <w:t>Final out-of-sample</w:t>
              </w:r>
            </w:ins>
          </w:p>
        </w:tc>
        <w:tc>
          <w:tcPr>
            <w:tcW w:w="2267" w:type="dxa"/>
            <w:tcPrChange w:id="736" w:author="나현종" w:date="2025-11-06T14:55:00Z" w16du:dateUtc="2025-11-06T05:55:00Z">
              <w:tcPr>
                <w:tcW w:w="4675" w:type="dxa"/>
                <w:gridSpan w:val="2"/>
              </w:tcPr>
            </w:tcPrChange>
          </w:tcPr>
          <w:p w14:paraId="2E83DFFA" w14:textId="77777777" w:rsidR="00BB5F7D" w:rsidRPr="00CE1A25" w:rsidRDefault="00BB5F7D">
            <w:pPr>
              <w:wordWrap/>
              <w:rPr>
                <w:ins w:id="737" w:author="나현종" w:date="2025-11-06T14:54:00Z" w16du:dateUtc="2025-11-06T05:54:00Z"/>
                <w:rFonts w:ascii="Batang" w:eastAsia="Batang" w:hAnsi="Batang" w:cs="Times New Roman"/>
              </w:rPr>
            </w:pPr>
            <w:ins w:id="738" w:author="나현종" w:date="2025-11-06T14:54:00Z" w16du:dateUtc="2025-11-06T05:54:00Z">
              <w:r>
                <w:rPr>
                  <w:rFonts w:ascii="Batang" w:eastAsia="Batang" w:hAnsi="Batang" w:cs="Times New Roman"/>
                </w:rPr>
                <w:t>84,395</w:t>
              </w:r>
            </w:ins>
          </w:p>
        </w:tc>
      </w:tr>
    </w:tbl>
    <w:p w14:paraId="31FB88C3" w14:textId="0FD7DBF8" w:rsidR="00BB5F7D" w:rsidRPr="00BB5F7D" w:rsidRDefault="00BB5F7D" w:rsidP="00A45CD8">
      <w:pPr>
        <w:wordWrap/>
        <w:rPr>
          <w:ins w:id="739" w:author="나현종" w:date="2025-11-06T14:54:00Z" w16du:dateUtc="2025-11-06T05:54:00Z"/>
          <w:rFonts w:ascii="Batang" w:eastAsia="Batang" w:hAnsi="Batang" w:cs="Times New Roman"/>
          <w:b/>
          <w:bCs/>
          <w:rPrChange w:id="740" w:author="나현종" w:date="2025-11-06T14:54:00Z" w16du:dateUtc="2025-11-06T05:54:00Z">
            <w:rPr>
              <w:ins w:id="741" w:author="나현종" w:date="2025-11-06T14:54:00Z" w16du:dateUtc="2025-11-06T05:54:00Z"/>
              <w:rFonts w:ascii="Batang" w:eastAsia="Batang" w:hAnsi="Batang" w:cs="Times New Roman"/>
            </w:rPr>
          </w:rPrChange>
        </w:rPr>
      </w:pPr>
    </w:p>
    <w:p w14:paraId="4C883FCF" w14:textId="74D3933A" w:rsidR="00BB5F7D" w:rsidRPr="00BB5F7D" w:rsidRDefault="00BB5F7D">
      <w:pPr>
        <w:wordWrap/>
        <w:rPr>
          <w:ins w:id="742" w:author="나현종" w:date="2025-11-06T14:49:00Z" w16du:dateUtc="2025-11-06T05:49:00Z"/>
          <w:rFonts w:ascii="Batang" w:eastAsia="Batang" w:hAnsi="Batang" w:cs="Times New Roman"/>
          <w:b/>
          <w:bCs/>
          <w:rPrChange w:id="743" w:author="나현종" w:date="2025-11-06T14:55:00Z" w16du:dateUtc="2025-11-06T05:55:00Z">
            <w:rPr>
              <w:ins w:id="744" w:author="나현종" w:date="2025-11-06T14:49:00Z" w16du:dateUtc="2025-11-06T05:49:00Z"/>
              <w:rFonts w:ascii="Batang" w:eastAsia="Batang" w:hAnsi="Batang" w:cs="Times New Roman"/>
            </w:rPr>
          </w:rPrChange>
        </w:rPr>
        <w:pPrChange w:id="745" w:author="나현종" w:date="2025-11-06T14:50:00Z" w16du:dateUtc="2025-11-06T05:50:00Z">
          <w:pPr>
            <w:wordWrap/>
            <w:spacing w:line="360" w:lineRule="auto"/>
          </w:pPr>
        </w:pPrChange>
      </w:pPr>
      <w:ins w:id="746" w:author="나현종" w:date="2025-11-06T14:55:00Z" w16du:dateUtc="2025-11-06T05:55:00Z">
        <w:r>
          <w:rPr>
            <w:rFonts w:ascii="Batang" w:eastAsia="Batang" w:hAnsi="Batang" w:cs="Times New Roman"/>
            <w:b/>
            <w:bCs/>
            <w:rPrChange w:id="747" w:author="나현종" w:date="2025-11-06T14:55:00Z" w16du:dateUtc="2025-11-06T05:55:00Z">
              <w:rPr>
                <w:rFonts w:ascii="Batang" w:eastAsia="Batang" w:hAnsi="Batang" w:cs="Times New Roman"/>
              </w:rPr>
            </w:rPrChange>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748" w:author="나현종" w:date="2025-11-06T14:52:00Z" w16du:dateUtc="2025-11-06T05:52: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439"/>
        <w:gridCol w:w="1970"/>
        <w:gridCol w:w="1970"/>
        <w:gridCol w:w="1971"/>
        <w:tblGridChange w:id="749">
          <w:tblGrid>
            <w:gridCol w:w="5"/>
            <w:gridCol w:w="3434"/>
            <w:gridCol w:w="5"/>
            <w:gridCol w:w="1965"/>
            <w:gridCol w:w="5"/>
            <w:gridCol w:w="1965"/>
            <w:gridCol w:w="5"/>
            <w:gridCol w:w="1966"/>
            <w:gridCol w:w="5"/>
          </w:tblGrid>
        </w:tblGridChange>
      </w:tblGrid>
      <w:tr w:rsidR="00BB5F7D" w:rsidRPr="000D2E96" w14:paraId="7189DBE0" w14:textId="77777777" w:rsidTr="00BB5F7D">
        <w:trPr>
          <w:ins w:id="750" w:author="나현종" w:date="2025-11-06T14:50:00Z"/>
          <w:trPrChange w:id="751" w:author="나현종" w:date="2025-11-06T14:52:00Z" w16du:dateUtc="2025-11-06T05:52:00Z">
            <w:trPr>
              <w:gridAfter w:val="0"/>
            </w:trPr>
          </w:trPrChange>
        </w:trPr>
        <w:tc>
          <w:tcPr>
            <w:tcW w:w="3439" w:type="dxa"/>
            <w:tcBorders>
              <w:bottom w:val="single" w:sz="4" w:space="0" w:color="auto"/>
            </w:tcBorders>
            <w:vAlign w:val="center"/>
            <w:tcPrChange w:id="752" w:author="나현종" w:date="2025-11-06T14:52:00Z" w16du:dateUtc="2025-11-06T05:52:00Z">
              <w:tcPr>
                <w:tcW w:w="3439" w:type="dxa"/>
                <w:gridSpan w:val="2"/>
                <w:vAlign w:val="center"/>
              </w:tcPr>
            </w:tcPrChange>
          </w:tcPr>
          <w:p w14:paraId="7500AD66" w14:textId="77777777" w:rsidR="00A45CD8" w:rsidRPr="000D2E96" w:rsidRDefault="00A45CD8">
            <w:pPr>
              <w:wordWrap/>
              <w:jc w:val="center"/>
              <w:rPr>
                <w:ins w:id="753" w:author="나현종" w:date="2025-11-06T14:50:00Z" w16du:dateUtc="2025-11-06T05:50:00Z"/>
                <w:rFonts w:ascii="Batang" w:eastAsia="Batang" w:hAnsi="Batang" w:cs="Times New Roman"/>
              </w:rPr>
              <w:pPrChange w:id="754" w:author="나현종" w:date="2025-11-06T14:52:00Z" w16du:dateUtc="2025-11-06T05:52:00Z">
                <w:pPr>
                  <w:wordWrap/>
                  <w:spacing w:line="360" w:lineRule="auto"/>
                </w:pPr>
              </w:pPrChange>
            </w:pPr>
            <w:ins w:id="755" w:author="나현종" w:date="2025-11-06T14:50:00Z" w16du:dateUtc="2025-11-06T05:50:00Z">
              <w:r>
                <w:rPr>
                  <w:rFonts w:ascii="Batang" w:eastAsia="Batang" w:hAnsi="Batang" w:cs="Times New Roman"/>
                </w:rPr>
                <w:t>Distribution by GICS Sector</w:t>
              </w:r>
            </w:ins>
          </w:p>
        </w:tc>
        <w:tc>
          <w:tcPr>
            <w:tcW w:w="1970" w:type="dxa"/>
            <w:tcBorders>
              <w:bottom w:val="single" w:sz="4" w:space="0" w:color="auto"/>
            </w:tcBorders>
            <w:vAlign w:val="center"/>
            <w:tcPrChange w:id="756" w:author="나현종" w:date="2025-11-06T14:52:00Z" w16du:dateUtc="2025-11-06T05:52:00Z">
              <w:tcPr>
                <w:tcW w:w="1970" w:type="dxa"/>
                <w:gridSpan w:val="2"/>
                <w:vAlign w:val="center"/>
              </w:tcPr>
            </w:tcPrChange>
          </w:tcPr>
          <w:p w14:paraId="3609149F" w14:textId="77777777" w:rsidR="00A45CD8" w:rsidRPr="000D2E96" w:rsidRDefault="00A45CD8">
            <w:pPr>
              <w:wordWrap/>
              <w:jc w:val="center"/>
              <w:rPr>
                <w:ins w:id="757" w:author="나현종" w:date="2025-11-06T14:50:00Z" w16du:dateUtc="2025-11-06T05:50:00Z"/>
                <w:rFonts w:ascii="Batang" w:eastAsia="Batang" w:hAnsi="Batang" w:cs="Times New Roman"/>
              </w:rPr>
              <w:pPrChange w:id="758" w:author="나현종" w:date="2025-11-06T14:52:00Z" w16du:dateUtc="2025-11-06T05:52:00Z">
                <w:pPr>
                  <w:wordWrap/>
                  <w:spacing w:line="360" w:lineRule="auto"/>
                </w:pPr>
              </w:pPrChange>
            </w:pPr>
            <w:ins w:id="759" w:author="나현종" w:date="2025-11-06T14:50:00Z" w16du:dateUtc="2025-11-06T05:50:00Z">
              <w:r>
                <w:rPr>
                  <w:rFonts w:ascii="Batang" w:eastAsia="Batang" w:hAnsi="Batang" w:cs="Times New Roman"/>
                </w:rPr>
                <w:t>Observations</w:t>
              </w:r>
            </w:ins>
          </w:p>
        </w:tc>
        <w:tc>
          <w:tcPr>
            <w:tcW w:w="1970" w:type="dxa"/>
            <w:tcBorders>
              <w:bottom w:val="single" w:sz="4" w:space="0" w:color="auto"/>
            </w:tcBorders>
            <w:vAlign w:val="center"/>
            <w:tcPrChange w:id="760" w:author="나현종" w:date="2025-11-06T14:52:00Z" w16du:dateUtc="2025-11-06T05:52:00Z">
              <w:tcPr>
                <w:tcW w:w="1970" w:type="dxa"/>
                <w:gridSpan w:val="2"/>
                <w:vAlign w:val="center"/>
              </w:tcPr>
            </w:tcPrChange>
          </w:tcPr>
          <w:p w14:paraId="1568E743" w14:textId="77777777" w:rsidR="00A45CD8" w:rsidRPr="000D2E96" w:rsidRDefault="00A45CD8">
            <w:pPr>
              <w:wordWrap/>
              <w:jc w:val="center"/>
              <w:rPr>
                <w:ins w:id="761" w:author="나현종" w:date="2025-11-06T14:50:00Z" w16du:dateUtc="2025-11-06T05:50:00Z"/>
                <w:rFonts w:ascii="Batang" w:eastAsia="Batang" w:hAnsi="Batang" w:cs="Times New Roman"/>
              </w:rPr>
              <w:pPrChange w:id="762" w:author="나현종" w:date="2025-11-06T14:52:00Z" w16du:dateUtc="2025-11-06T05:52:00Z">
                <w:pPr>
                  <w:wordWrap/>
                  <w:spacing w:line="360" w:lineRule="auto"/>
                </w:pPr>
              </w:pPrChange>
            </w:pPr>
            <w:ins w:id="763" w:author="나현종" w:date="2025-11-06T14:50:00Z" w16du:dateUtc="2025-11-06T05:50:00Z">
              <w:r>
                <w:rPr>
                  <w:rFonts w:ascii="Batang" w:eastAsia="Batang" w:hAnsi="Batang" w:cs="Times New Roman"/>
                </w:rPr>
                <w:t>% of Total</w:t>
              </w:r>
            </w:ins>
          </w:p>
        </w:tc>
        <w:tc>
          <w:tcPr>
            <w:tcW w:w="1971" w:type="dxa"/>
            <w:tcBorders>
              <w:bottom w:val="single" w:sz="4" w:space="0" w:color="auto"/>
            </w:tcBorders>
            <w:vAlign w:val="center"/>
            <w:tcPrChange w:id="764" w:author="나현종" w:date="2025-11-06T14:52:00Z" w16du:dateUtc="2025-11-06T05:52:00Z">
              <w:tcPr>
                <w:tcW w:w="1971" w:type="dxa"/>
                <w:gridSpan w:val="2"/>
                <w:vAlign w:val="center"/>
              </w:tcPr>
            </w:tcPrChange>
          </w:tcPr>
          <w:p w14:paraId="747CC476" w14:textId="77777777" w:rsidR="00A45CD8" w:rsidRPr="000D2E96" w:rsidRDefault="00A45CD8">
            <w:pPr>
              <w:wordWrap/>
              <w:jc w:val="center"/>
              <w:rPr>
                <w:ins w:id="765" w:author="나현종" w:date="2025-11-06T14:50:00Z" w16du:dateUtc="2025-11-06T05:50:00Z"/>
                <w:rFonts w:ascii="Batang" w:eastAsia="Batang" w:hAnsi="Batang" w:cs="Times New Roman"/>
              </w:rPr>
              <w:pPrChange w:id="766" w:author="나현종" w:date="2025-11-06T14:52:00Z" w16du:dateUtc="2025-11-06T05:52:00Z">
                <w:pPr>
                  <w:wordWrap/>
                  <w:spacing w:line="360" w:lineRule="auto"/>
                </w:pPr>
              </w:pPrChange>
            </w:pPr>
            <w:ins w:id="767" w:author="나현종" w:date="2025-11-06T14:50:00Z" w16du:dateUtc="2025-11-06T05:50:00Z">
              <w:r>
                <w:rPr>
                  <w:rFonts w:ascii="Batang" w:eastAsia="Batang" w:hAnsi="Batang" w:cs="Times New Roman"/>
                </w:rPr>
                <w:t>Avg. per Month</w:t>
              </w:r>
            </w:ins>
          </w:p>
        </w:tc>
      </w:tr>
      <w:tr w:rsidR="00BB5F7D" w:rsidRPr="000D2E96" w14:paraId="0894754D" w14:textId="77777777" w:rsidTr="00BB5F7D">
        <w:tblPrEx>
          <w:tblPrExChange w:id="76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69" w:author="나현종" w:date="2025-11-06T14:50:00Z"/>
          <w:trPrChange w:id="770" w:author="나현종" w:date="2025-11-06T14:52:00Z" w16du:dateUtc="2025-11-06T05:52:00Z">
            <w:trPr>
              <w:gridBefore w:val="1"/>
            </w:trPr>
          </w:trPrChange>
        </w:trPr>
        <w:tc>
          <w:tcPr>
            <w:tcW w:w="3439" w:type="dxa"/>
            <w:tcBorders>
              <w:top w:val="single" w:sz="4" w:space="0" w:color="auto"/>
              <w:bottom w:val="nil"/>
            </w:tcBorders>
            <w:vAlign w:val="center"/>
            <w:tcPrChange w:id="771" w:author="나현종" w:date="2025-11-06T14:52:00Z" w16du:dateUtc="2025-11-06T05:52:00Z">
              <w:tcPr>
                <w:tcW w:w="3439" w:type="dxa"/>
                <w:gridSpan w:val="2"/>
                <w:vAlign w:val="center"/>
              </w:tcPr>
            </w:tcPrChange>
          </w:tcPr>
          <w:p w14:paraId="50C507B3" w14:textId="77777777" w:rsidR="00A45CD8" w:rsidRPr="000D2E96" w:rsidRDefault="00A45CD8">
            <w:pPr>
              <w:wordWrap/>
              <w:jc w:val="both"/>
              <w:rPr>
                <w:ins w:id="772" w:author="나현종" w:date="2025-11-06T14:50:00Z" w16du:dateUtc="2025-11-06T05:50:00Z"/>
                <w:rFonts w:ascii="Batang" w:eastAsia="Batang" w:hAnsi="Batang" w:cs="Times New Roman"/>
              </w:rPr>
              <w:pPrChange w:id="773" w:author="나현종" w:date="2025-11-06T14:52:00Z" w16du:dateUtc="2025-11-06T05:52:00Z">
                <w:pPr>
                  <w:wordWrap/>
                  <w:spacing w:line="360" w:lineRule="auto"/>
                </w:pPr>
              </w:pPrChange>
            </w:pPr>
            <w:ins w:id="774" w:author="나현종" w:date="2025-11-06T14:50:00Z" w16du:dateUtc="2025-11-06T05:50:00Z">
              <w:r>
                <w:rPr>
                  <w:rFonts w:ascii="Batang" w:eastAsia="Batang" w:hAnsi="Batang" w:cs="Times New Roman"/>
                </w:rPr>
                <w:t>Energy</w:t>
              </w:r>
            </w:ins>
          </w:p>
        </w:tc>
        <w:tc>
          <w:tcPr>
            <w:tcW w:w="1970" w:type="dxa"/>
            <w:tcBorders>
              <w:top w:val="single" w:sz="4" w:space="0" w:color="auto"/>
              <w:bottom w:val="nil"/>
            </w:tcBorders>
            <w:vAlign w:val="center"/>
            <w:tcPrChange w:id="775" w:author="나현종" w:date="2025-11-06T14:52:00Z" w16du:dateUtc="2025-11-06T05:52:00Z">
              <w:tcPr>
                <w:tcW w:w="1970" w:type="dxa"/>
                <w:gridSpan w:val="2"/>
                <w:vAlign w:val="center"/>
              </w:tcPr>
            </w:tcPrChange>
          </w:tcPr>
          <w:p w14:paraId="31C54A73" w14:textId="77777777" w:rsidR="00A45CD8" w:rsidRPr="000D2E96" w:rsidRDefault="00A45CD8">
            <w:pPr>
              <w:wordWrap/>
              <w:jc w:val="right"/>
              <w:rPr>
                <w:ins w:id="776" w:author="나현종" w:date="2025-11-06T14:50:00Z" w16du:dateUtc="2025-11-06T05:50:00Z"/>
                <w:rFonts w:ascii="Batang" w:eastAsia="Batang" w:hAnsi="Batang" w:cs="Times New Roman"/>
              </w:rPr>
              <w:pPrChange w:id="777" w:author="나현종" w:date="2025-11-06T14:52:00Z" w16du:dateUtc="2025-11-06T05:52:00Z">
                <w:pPr>
                  <w:wordWrap/>
                  <w:spacing w:line="360" w:lineRule="auto"/>
                </w:pPr>
              </w:pPrChange>
            </w:pPr>
          </w:p>
        </w:tc>
        <w:tc>
          <w:tcPr>
            <w:tcW w:w="1970" w:type="dxa"/>
            <w:tcBorders>
              <w:top w:val="single" w:sz="4" w:space="0" w:color="auto"/>
              <w:bottom w:val="nil"/>
            </w:tcBorders>
            <w:vAlign w:val="center"/>
            <w:tcPrChange w:id="778" w:author="나현종" w:date="2025-11-06T14:52:00Z" w16du:dateUtc="2025-11-06T05:52:00Z">
              <w:tcPr>
                <w:tcW w:w="1970" w:type="dxa"/>
                <w:gridSpan w:val="2"/>
                <w:vAlign w:val="center"/>
              </w:tcPr>
            </w:tcPrChange>
          </w:tcPr>
          <w:p w14:paraId="78C5F13F" w14:textId="77777777" w:rsidR="00A45CD8" w:rsidRPr="000D2E96" w:rsidRDefault="00A45CD8">
            <w:pPr>
              <w:wordWrap/>
              <w:jc w:val="right"/>
              <w:rPr>
                <w:ins w:id="779" w:author="나현종" w:date="2025-11-06T14:50:00Z" w16du:dateUtc="2025-11-06T05:50:00Z"/>
                <w:rFonts w:ascii="Batang" w:eastAsia="Batang" w:hAnsi="Batang" w:cs="Times New Roman"/>
              </w:rPr>
              <w:pPrChange w:id="780" w:author="나현종" w:date="2025-11-06T14:52:00Z" w16du:dateUtc="2025-11-06T05:52:00Z">
                <w:pPr>
                  <w:wordWrap/>
                  <w:spacing w:line="360" w:lineRule="auto"/>
                </w:pPr>
              </w:pPrChange>
            </w:pPr>
          </w:p>
        </w:tc>
        <w:tc>
          <w:tcPr>
            <w:tcW w:w="1971" w:type="dxa"/>
            <w:tcBorders>
              <w:top w:val="single" w:sz="4" w:space="0" w:color="auto"/>
              <w:bottom w:val="nil"/>
            </w:tcBorders>
            <w:vAlign w:val="center"/>
            <w:tcPrChange w:id="781" w:author="나현종" w:date="2025-11-06T14:52:00Z" w16du:dateUtc="2025-11-06T05:52:00Z">
              <w:tcPr>
                <w:tcW w:w="1971" w:type="dxa"/>
                <w:gridSpan w:val="2"/>
                <w:vAlign w:val="center"/>
              </w:tcPr>
            </w:tcPrChange>
          </w:tcPr>
          <w:p w14:paraId="5CC4E510" w14:textId="77777777" w:rsidR="00A45CD8" w:rsidRPr="000D2E96" w:rsidRDefault="00A45CD8">
            <w:pPr>
              <w:wordWrap/>
              <w:jc w:val="right"/>
              <w:rPr>
                <w:ins w:id="782" w:author="나현종" w:date="2025-11-06T14:50:00Z" w16du:dateUtc="2025-11-06T05:50:00Z"/>
                <w:rFonts w:ascii="Batang" w:eastAsia="Batang" w:hAnsi="Batang" w:cs="Times New Roman"/>
              </w:rPr>
              <w:pPrChange w:id="783" w:author="나현종" w:date="2025-11-06T14:52:00Z" w16du:dateUtc="2025-11-06T05:52:00Z">
                <w:pPr>
                  <w:wordWrap/>
                  <w:spacing w:line="360" w:lineRule="auto"/>
                </w:pPr>
              </w:pPrChange>
            </w:pPr>
          </w:p>
        </w:tc>
      </w:tr>
      <w:tr w:rsidR="00BB5F7D" w:rsidRPr="000D2E96" w14:paraId="52C917E2" w14:textId="77777777" w:rsidTr="00BB5F7D">
        <w:tblPrEx>
          <w:tblPrExChange w:id="78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85" w:author="나현종" w:date="2025-11-06T14:50:00Z"/>
          <w:trPrChange w:id="786" w:author="나현종" w:date="2025-11-06T14:52:00Z" w16du:dateUtc="2025-11-06T05:52:00Z">
            <w:trPr>
              <w:gridBefore w:val="1"/>
            </w:trPr>
          </w:trPrChange>
        </w:trPr>
        <w:tc>
          <w:tcPr>
            <w:tcW w:w="3439" w:type="dxa"/>
            <w:tcBorders>
              <w:top w:val="nil"/>
              <w:bottom w:val="nil"/>
            </w:tcBorders>
            <w:vAlign w:val="center"/>
            <w:tcPrChange w:id="787" w:author="나현종" w:date="2025-11-06T14:52:00Z" w16du:dateUtc="2025-11-06T05:52:00Z">
              <w:tcPr>
                <w:tcW w:w="3439" w:type="dxa"/>
                <w:gridSpan w:val="2"/>
                <w:vAlign w:val="center"/>
              </w:tcPr>
            </w:tcPrChange>
          </w:tcPr>
          <w:p w14:paraId="4264C052" w14:textId="77777777" w:rsidR="00A45CD8" w:rsidRPr="000D2E96" w:rsidRDefault="00A45CD8">
            <w:pPr>
              <w:wordWrap/>
              <w:jc w:val="both"/>
              <w:rPr>
                <w:ins w:id="788" w:author="나현종" w:date="2025-11-06T14:50:00Z" w16du:dateUtc="2025-11-06T05:50:00Z"/>
                <w:rFonts w:ascii="Batang" w:eastAsia="Batang" w:hAnsi="Batang" w:cs="Times New Roman"/>
              </w:rPr>
              <w:pPrChange w:id="789" w:author="나현종" w:date="2025-11-06T14:52:00Z" w16du:dateUtc="2025-11-06T05:52:00Z">
                <w:pPr>
                  <w:wordWrap/>
                  <w:spacing w:line="360" w:lineRule="auto"/>
                </w:pPr>
              </w:pPrChange>
            </w:pPr>
            <w:ins w:id="790" w:author="나현종" w:date="2025-11-06T14:50:00Z" w16du:dateUtc="2025-11-06T05:50:00Z">
              <w:r>
                <w:rPr>
                  <w:rFonts w:ascii="Batang" w:eastAsia="Batang" w:hAnsi="Batang" w:cs="Times New Roman"/>
                </w:rPr>
                <w:t>Materials</w:t>
              </w:r>
            </w:ins>
          </w:p>
        </w:tc>
        <w:tc>
          <w:tcPr>
            <w:tcW w:w="1970" w:type="dxa"/>
            <w:tcBorders>
              <w:top w:val="nil"/>
              <w:bottom w:val="nil"/>
            </w:tcBorders>
            <w:vAlign w:val="center"/>
            <w:tcPrChange w:id="791" w:author="나현종" w:date="2025-11-06T14:52:00Z" w16du:dateUtc="2025-11-06T05:52:00Z">
              <w:tcPr>
                <w:tcW w:w="1970" w:type="dxa"/>
                <w:gridSpan w:val="2"/>
                <w:vAlign w:val="center"/>
              </w:tcPr>
            </w:tcPrChange>
          </w:tcPr>
          <w:p w14:paraId="2E32F038" w14:textId="77777777" w:rsidR="00A45CD8" w:rsidRPr="000D2E96" w:rsidRDefault="00A45CD8">
            <w:pPr>
              <w:wordWrap/>
              <w:jc w:val="right"/>
              <w:rPr>
                <w:ins w:id="792" w:author="나현종" w:date="2025-11-06T14:50:00Z" w16du:dateUtc="2025-11-06T05:50:00Z"/>
                <w:rFonts w:ascii="Batang" w:eastAsia="Batang" w:hAnsi="Batang" w:cs="Times New Roman"/>
              </w:rPr>
              <w:pPrChange w:id="793" w:author="나현종" w:date="2025-11-06T14:52:00Z" w16du:dateUtc="2025-11-06T05:52:00Z">
                <w:pPr>
                  <w:wordWrap/>
                  <w:spacing w:line="360" w:lineRule="auto"/>
                </w:pPr>
              </w:pPrChange>
            </w:pPr>
          </w:p>
        </w:tc>
        <w:tc>
          <w:tcPr>
            <w:tcW w:w="1970" w:type="dxa"/>
            <w:tcBorders>
              <w:top w:val="nil"/>
              <w:bottom w:val="nil"/>
            </w:tcBorders>
            <w:vAlign w:val="center"/>
            <w:tcPrChange w:id="794" w:author="나현종" w:date="2025-11-06T14:52:00Z" w16du:dateUtc="2025-11-06T05:52:00Z">
              <w:tcPr>
                <w:tcW w:w="1970" w:type="dxa"/>
                <w:gridSpan w:val="2"/>
                <w:vAlign w:val="center"/>
              </w:tcPr>
            </w:tcPrChange>
          </w:tcPr>
          <w:p w14:paraId="7336536E" w14:textId="77777777" w:rsidR="00A45CD8" w:rsidRPr="000D2E96" w:rsidRDefault="00A45CD8">
            <w:pPr>
              <w:wordWrap/>
              <w:jc w:val="right"/>
              <w:rPr>
                <w:ins w:id="795" w:author="나현종" w:date="2025-11-06T14:50:00Z" w16du:dateUtc="2025-11-06T05:50:00Z"/>
                <w:rFonts w:ascii="Batang" w:eastAsia="Batang" w:hAnsi="Batang" w:cs="Times New Roman"/>
              </w:rPr>
              <w:pPrChange w:id="796" w:author="나현종" w:date="2025-11-06T14:52:00Z" w16du:dateUtc="2025-11-06T05:52:00Z">
                <w:pPr>
                  <w:wordWrap/>
                  <w:spacing w:line="360" w:lineRule="auto"/>
                </w:pPr>
              </w:pPrChange>
            </w:pPr>
          </w:p>
        </w:tc>
        <w:tc>
          <w:tcPr>
            <w:tcW w:w="1971" w:type="dxa"/>
            <w:tcBorders>
              <w:top w:val="nil"/>
              <w:bottom w:val="nil"/>
            </w:tcBorders>
            <w:vAlign w:val="center"/>
            <w:tcPrChange w:id="797" w:author="나현종" w:date="2025-11-06T14:52:00Z" w16du:dateUtc="2025-11-06T05:52:00Z">
              <w:tcPr>
                <w:tcW w:w="1971" w:type="dxa"/>
                <w:gridSpan w:val="2"/>
                <w:vAlign w:val="center"/>
              </w:tcPr>
            </w:tcPrChange>
          </w:tcPr>
          <w:p w14:paraId="062BA0EB" w14:textId="77777777" w:rsidR="00A45CD8" w:rsidRPr="000D2E96" w:rsidRDefault="00A45CD8">
            <w:pPr>
              <w:wordWrap/>
              <w:jc w:val="right"/>
              <w:rPr>
                <w:ins w:id="798" w:author="나현종" w:date="2025-11-06T14:50:00Z" w16du:dateUtc="2025-11-06T05:50:00Z"/>
                <w:rFonts w:ascii="Batang" w:eastAsia="Batang" w:hAnsi="Batang" w:cs="Times New Roman"/>
              </w:rPr>
              <w:pPrChange w:id="799" w:author="나현종" w:date="2025-11-06T14:52:00Z" w16du:dateUtc="2025-11-06T05:52:00Z">
                <w:pPr>
                  <w:wordWrap/>
                  <w:spacing w:line="360" w:lineRule="auto"/>
                </w:pPr>
              </w:pPrChange>
            </w:pPr>
          </w:p>
        </w:tc>
      </w:tr>
      <w:tr w:rsidR="00BB5F7D" w:rsidRPr="000D2E96" w14:paraId="5371D59E" w14:textId="77777777" w:rsidTr="00BB5F7D">
        <w:tblPrEx>
          <w:tblPrExChange w:id="80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01" w:author="나현종" w:date="2025-11-06T14:50:00Z"/>
          <w:trPrChange w:id="802" w:author="나현종" w:date="2025-11-06T14:52:00Z" w16du:dateUtc="2025-11-06T05:52:00Z">
            <w:trPr>
              <w:gridBefore w:val="1"/>
            </w:trPr>
          </w:trPrChange>
        </w:trPr>
        <w:tc>
          <w:tcPr>
            <w:tcW w:w="3439" w:type="dxa"/>
            <w:tcBorders>
              <w:top w:val="nil"/>
              <w:bottom w:val="nil"/>
            </w:tcBorders>
            <w:vAlign w:val="center"/>
            <w:tcPrChange w:id="803" w:author="나현종" w:date="2025-11-06T14:52:00Z" w16du:dateUtc="2025-11-06T05:52:00Z">
              <w:tcPr>
                <w:tcW w:w="3439" w:type="dxa"/>
                <w:gridSpan w:val="2"/>
                <w:vAlign w:val="center"/>
              </w:tcPr>
            </w:tcPrChange>
          </w:tcPr>
          <w:p w14:paraId="07A62201" w14:textId="77777777" w:rsidR="00A45CD8" w:rsidRPr="000D2E96" w:rsidRDefault="00A45CD8">
            <w:pPr>
              <w:wordWrap/>
              <w:jc w:val="both"/>
              <w:rPr>
                <w:ins w:id="804" w:author="나현종" w:date="2025-11-06T14:50:00Z" w16du:dateUtc="2025-11-06T05:50:00Z"/>
                <w:rFonts w:ascii="Batang" w:eastAsia="Batang" w:hAnsi="Batang" w:cs="Times New Roman"/>
              </w:rPr>
              <w:pPrChange w:id="805" w:author="나현종" w:date="2025-11-06T14:52:00Z" w16du:dateUtc="2025-11-06T05:52:00Z">
                <w:pPr>
                  <w:wordWrap/>
                  <w:spacing w:line="360" w:lineRule="auto"/>
                </w:pPr>
              </w:pPrChange>
            </w:pPr>
            <w:ins w:id="806" w:author="나현종" w:date="2025-11-06T14:50:00Z" w16du:dateUtc="2025-11-06T05:50:00Z">
              <w:r>
                <w:rPr>
                  <w:rFonts w:ascii="Batang" w:eastAsia="Batang" w:hAnsi="Batang" w:cs="Times New Roman"/>
                </w:rPr>
                <w:t>Industrials</w:t>
              </w:r>
            </w:ins>
          </w:p>
        </w:tc>
        <w:tc>
          <w:tcPr>
            <w:tcW w:w="1970" w:type="dxa"/>
            <w:tcBorders>
              <w:top w:val="nil"/>
              <w:bottom w:val="nil"/>
            </w:tcBorders>
            <w:vAlign w:val="center"/>
            <w:tcPrChange w:id="807" w:author="나현종" w:date="2025-11-06T14:52:00Z" w16du:dateUtc="2025-11-06T05:52:00Z">
              <w:tcPr>
                <w:tcW w:w="1970" w:type="dxa"/>
                <w:gridSpan w:val="2"/>
                <w:vAlign w:val="center"/>
              </w:tcPr>
            </w:tcPrChange>
          </w:tcPr>
          <w:p w14:paraId="0B733F3B" w14:textId="77777777" w:rsidR="00A45CD8" w:rsidRPr="000D2E96" w:rsidRDefault="00A45CD8">
            <w:pPr>
              <w:wordWrap/>
              <w:jc w:val="right"/>
              <w:rPr>
                <w:ins w:id="808" w:author="나현종" w:date="2025-11-06T14:50:00Z" w16du:dateUtc="2025-11-06T05:50:00Z"/>
                <w:rFonts w:ascii="Batang" w:eastAsia="Batang" w:hAnsi="Batang" w:cs="Times New Roman"/>
              </w:rPr>
              <w:pPrChange w:id="809" w:author="나현종" w:date="2025-11-06T14:52:00Z" w16du:dateUtc="2025-11-06T05:52:00Z">
                <w:pPr>
                  <w:wordWrap/>
                  <w:spacing w:line="360" w:lineRule="auto"/>
                </w:pPr>
              </w:pPrChange>
            </w:pPr>
          </w:p>
        </w:tc>
        <w:tc>
          <w:tcPr>
            <w:tcW w:w="1970" w:type="dxa"/>
            <w:tcBorders>
              <w:top w:val="nil"/>
              <w:bottom w:val="nil"/>
            </w:tcBorders>
            <w:vAlign w:val="center"/>
            <w:tcPrChange w:id="810" w:author="나현종" w:date="2025-11-06T14:52:00Z" w16du:dateUtc="2025-11-06T05:52:00Z">
              <w:tcPr>
                <w:tcW w:w="1970" w:type="dxa"/>
                <w:gridSpan w:val="2"/>
                <w:vAlign w:val="center"/>
              </w:tcPr>
            </w:tcPrChange>
          </w:tcPr>
          <w:p w14:paraId="5F4D7D1E" w14:textId="77777777" w:rsidR="00A45CD8" w:rsidRPr="000D2E96" w:rsidRDefault="00A45CD8">
            <w:pPr>
              <w:wordWrap/>
              <w:jc w:val="right"/>
              <w:rPr>
                <w:ins w:id="811" w:author="나현종" w:date="2025-11-06T14:50:00Z" w16du:dateUtc="2025-11-06T05:50:00Z"/>
                <w:rFonts w:ascii="Batang" w:eastAsia="Batang" w:hAnsi="Batang" w:cs="Times New Roman"/>
              </w:rPr>
              <w:pPrChange w:id="812" w:author="나현종" w:date="2025-11-06T14:52:00Z" w16du:dateUtc="2025-11-06T05:52:00Z">
                <w:pPr>
                  <w:wordWrap/>
                  <w:spacing w:line="360" w:lineRule="auto"/>
                </w:pPr>
              </w:pPrChange>
            </w:pPr>
          </w:p>
        </w:tc>
        <w:tc>
          <w:tcPr>
            <w:tcW w:w="1971" w:type="dxa"/>
            <w:tcBorders>
              <w:top w:val="nil"/>
              <w:bottom w:val="nil"/>
            </w:tcBorders>
            <w:vAlign w:val="center"/>
            <w:tcPrChange w:id="813" w:author="나현종" w:date="2025-11-06T14:52:00Z" w16du:dateUtc="2025-11-06T05:52:00Z">
              <w:tcPr>
                <w:tcW w:w="1971" w:type="dxa"/>
                <w:gridSpan w:val="2"/>
                <w:vAlign w:val="center"/>
              </w:tcPr>
            </w:tcPrChange>
          </w:tcPr>
          <w:p w14:paraId="3AC5DB10" w14:textId="77777777" w:rsidR="00A45CD8" w:rsidRPr="000D2E96" w:rsidRDefault="00A45CD8">
            <w:pPr>
              <w:wordWrap/>
              <w:jc w:val="right"/>
              <w:rPr>
                <w:ins w:id="814" w:author="나현종" w:date="2025-11-06T14:50:00Z" w16du:dateUtc="2025-11-06T05:50:00Z"/>
                <w:rFonts w:ascii="Batang" w:eastAsia="Batang" w:hAnsi="Batang" w:cs="Times New Roman"/>
              </w:rPr>
              <w:pPrChange w:id="815" w:author="나현종" w:date="2025-11-06T14:52:00Z" w16du:dateUtc="2025-11-06T05:52:00Z">
                <w:pPr>
                  <w:wordWrap/>
                  <w:spacing w:line="360" w:lineRule="auto"/>
                </w:pPr>
              </w:pPrChange>
            </w:pPr>
          </w:p>
        </w:tc>
      </w:tr>
      <w:tr w:rsidR="00BB5F7D" w:rsidRPr="000D2E96" w14:paraId="5B2337E8" w14:textId="77777777" w:rsidTr="00BB5F7D">
        <w:tblPrEx>
          <w:tblPrExChange w:id="81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17" w:author="나현종" w:date="2025-11-06T14:50:00Z"/>
          <w:trPrChange w:id="818" w:author="나현종" w:date="2025-11-06T14:52:00Z" w16du:dateUtc="2025-11-06T05:52:00Z">
            <w:trPr>
              <w:gridBefore w:val="1"/>
            </w:trPr>
          </w:trPrChange>
        </w:trPr>
        <w:tc>
          <w:tcPr>
            <w:tcW w:w="3439" w:type="dxa"/>
            <w:tcBorders>
              <w:top w:val="nil"/>
              <w:bottom w:val="nil"/>
            </w:tcBorders>
            <w:vAlign w:val="center"/>
            <w:tcPrChange w:id="819" w:author="나현종" w:date="2025-11-06T14:52:00Z" w16du:dateUtc="2025-11-06T05:52:00Z">
              <w:tcPr>
                <w:tcW w:w="3439" w:type="dxa"/>
                <w:gridSpan w:val="2"/>
                <w:vAlign w:val="center"/>
              </w:tcPr>
            </w:tcPrChange>
          </w:tcPr>
          <w:p w14:paraId="511D0250" w14:textId="77777777" w:rsidR="00A45CD8" w:rsidRPr="000D2E96" w:rsidRDefault="00A45CD8">
            <w:pPr>
              <w:wordWrap/>
              <w:jc w:val="both"/>
              <w:rPr>
                <w:ins w:id="820" w:author="나현종" w:date="2025-11-06T14:50:00Z" w16du:dateUtc="2025-11-06T05:50:00Z"/>
                <w:rFonts w:ascii="Batang" w:eastAsia="Batang" w:hAnsi="Batang" w:cs="Times New Roman"/>
              </w:rPr>
              <w:pPrChange w:id="821" w:author="나현종" w:date="2025-11-06T14:52:00Z" w16du:dateUtc="2025-11-06T05:52:00Z">
                <w:pPr>
                  <w:wordWrap/>
                  <w:spacing w:line="360" w:lineRule="auto"/>
                </w:pPr>
              </w:pPrChange>
            </w:pPr>
            <w:ins w:id="822" w:author="나현종" w:date="2025-11-06T14:50:00Z" w16du:dateUtc="2025-11-06T05:50:00Z">
              <w:r>
                <w:rPr>
                  <w:rFonts w:ascii="Batang" w:eastAsia="Batang" w:hAnsi="Batang" w:cs="Times New Roman"/>
                </w:rPr>
                <w:t>Consumer Discretionary</w:t>
              </w:r>
            </w:ins>
          </w:p>
        </w:tc>
        <w:tc>
          <w:tcPr>
            <w:tcW w:w="1970" w:type="dxa"/>
            <w:tcBorders>
              <w:top w:val="nil"/>
              <w:bottom w:val="nil"/>
            </w:tcBorders>
            <w:vAlign w:val="center"/>
            <w:tcPrChange w:id="823" w:author="나현종" w:date="2025-11-06T14:52:00Z" w16du:dateUtc="2025-11-06T05:52:00Z">
              <w:tcPr>
                <w:tcW w:w="1970" w:type="dxa"/>
                <w:gridSpan w:val="2"/>
                <w:vAlign w:val="center"/>
              </w:tcPr>
            </w:tcPrChange>
          </w:tcPr>
          <w:p w14:paraId="60EE90D3" w14:textId="77777777" w:rsidR="00A45CD8" w:rsidRPr="000D2E96" w:rsidRDefault="00A45CD8">
            <w:pPr>
              <w:wordWrap/>
              <w:jc w:val="right"/>
              <w:rPr>
                <w:ins w:id="824" w:author="나현종" w:date="2025-11-06T14:50:00Z" w16du:dateUtc="2025-11-06T05:50:00Z"/>
                <w:rFonts w:ascii="Batang" w:eastAsia="Batang" w:hAnsi="Batang" w:cs="Times New Roman"/>
              </w:rPr>
              <w:pPrChange w:id="825" w:author="나현종" w:date="2025-11-06T14:52:00Z" w16du:dateUtc="2025-11-06T05:52:00Z">
                <w:pPr>
                  <w:wordWrap/>
                  <w:spacing w:line="360" w:lineRule="auto"/>
                </w:pPr>
              </w:pPrChange>
            </w:pPr>
          </w:p>
        </w:tc>
        <w:tc>
          <w:tcPr>
            <w:tcW w:w="1970" w:type="dxa"/>
            <w:tcBorders>
              <w:top w:val="nil"/>
              <w:bottom w:val="nil"/>
            </w:tcBorders>
            <w:vAlign w:val="center"/>
            <w:tcPrChange w:id="826" w:author="나현종" w:date="2025-11-06T14:52:00Z" w16du:dateUtc="2025-11-06T05:52:00Z">
              <w:tcPr>
                <w:tcW w:w="1970" w:type="dxa"/>
                <w:gridSpan w:val="2"/>
                <w:vAlign w:val="center"/>
              </w:tcPr>
            </w:tcPrChange>
          </w:tcPr>
          <w:p w14:paraId="3B36DFB8" w14:textId="77777777" w:rsidR="00A45CD8" w:rsidRPr="000D2E96" w:rsidRDefault="00A45CD8">
            <w:pPr>
              <w:wordWrap/>
              <w:jc w:val="right"/>
              <w:rPr>
                <w:ins w:id="827" w:author="나현종" w:date="2025-11-06T14:50:00Z" w16du:dateUtc="2025-11-06T05:50:00Z"/>
                <w:rFonts w:ascii="Batang" w:eastAsia="Batang" w:hAnsi="Batang" w:cs="Times New Roman"/>
              </w:rPr>
              <w:pPrChange w:id="828" w:author="나현종" w:date="2025-11-06T14:52:00Z" w16du:dateUtc="2025-11-06T05:52:00Z">
                <w:pPr>
                  <w:wordWrap/>
                  <w:spacing w:line="360" w:lineRule="auto"/>
                </w:pPr>
              </w:pPrChange>
            </w:pPr>
          </w:p>
        </w:tc>
        <w:tc>
          <w:tcPr>
            <w:tcW w:w="1971" w:type="dxa"/>
            <w:tcBorders>
              <w:top w:val="nil"/>
              <w:bottom w:val="nil"/>
            </w:tcBorders>
            <w:vAlign w:val="center"/>
            <w:tcPrChange w:id="829" w:author="나현종" w:date="2025-11-06T14:52:00Z" w16du:dateUtc="2025-11-06T05:52:00Z">
              <w:tcPr>
                <w:tcW w:w="1971" w:type="dxa"/>
                <w:gridSpan w:val="2"/>
                <w:vAlign w:val="center"/>
              </w:tcPr>
            </w:tcPrChange>
          </w:tcPr>
          <w:p w14:paraId="4331735B" w14:textId="77777777" w:rsidR="00A45CD8" w:rsidRPr="000D2E96" w:rsidRDefault="00A45CD8">
            <w:pPr>
              <w:wordWrap/>
              <w:jc w:val="right"/>
              <w:rPr>
                <w:ins w:id="830" w:author="나현종" w:date="2025-11-06T14:50:00Z" w16du:dateUtc="2025-11-06T05:50:00Z"/>
                <w:rFonts w:ascii="Batang" w:eastAsia="Batang" w:hAnsi="Batang" w:cs="Times New Roman"/>
              </w:rPr>
              <w:pPrChange w:id="831" w:author="나현종" w:date="2025-11-06T14:52:00Z" w16du:dateUtc="2025-11-06T05:52:00Z">
                <w:pPr>
                  <w:wordWrap/>
                  <w:spacing w:line="360" w:lineRule="auto"/>
                </w:pPr>
              </w:pPrChange>
            </w:pPr>
          </w:p>
        </w:tc>
      </w:tr>
      <w:tr w:rsidR="00BB5F7D" w:rsidRPr="000D2E96" w14:paraId="5D8F51CB" w14:textId="77777777" w:rsidTr="00BB5F7D">
        <w:tblPrEx>
          <w:tblPrExChange w:id="83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33" w:author="나현종" w:date="2025-11-06T14:50:00Z"/>
          <w:trPrChange w:id="834" w:author="나현종" w:date="2025-11-06T14:52:00Z" w16du:dateUtc="2025-11-06T05:52:00Z">
            <w:trPr>
              <w:gridBefore w:val="1"/>
            </w:trPr>
          </w:trPrChange>
        </w:trPr>
        <w:tc>
          <w:tcPr>
            <w:tcW w:w="3439" w:type="dxa"/>
            <w:tcBorders>
              <w:top w:val="nil"/>
              <w:bottom w:val="nil"/>
            </w:tcBorders>
            <w:vAlign w:val="center"/>
            <w:tcPrChange w:id="835" w:author="나현종" w:date="2025-11-06T14:52:00Z" w16du:dateUtc="2025-11-06T05:52:00Z">
              <w:tcPr>
                <w:tcW w:w="3439" w:type="dxa"/>
                <w:gridSpan w:val="2"/>
                <w:vAlign w:val="center"/>
              </w:tcPr>
            </w:tcPrChange>
          </w:tcPr>
          <w:p w14:paraId="7124B4EA" w14:textId="77777777" w:rsidR="00A45CD8" w:rsidRPr="000D2E96" w:rsidRDefault="00A45CD8">
            <w:pPr>
              <w:wordWrap/>
              <w:jc w:val="both"/>
              <w:rPr>
                <w:ins w:id="836" w:author="나현종" w:date="2025-11-06T14:50:00Z" w16du:dateUtc="2025-11-06T05:50:00Z"/>
                <w:rFonts w:ascii="Batang" w:eastAsia="Batang" w:hAnsi="Batang" w:cs="Times New Roman"/>
              </w:rPr>
              <w:pPrChange w:id="837" w:author="나현종" w:date="2025-11-06T14:52:00Z" w16du:dateUtc="2025-11-06T05:52:00Z">
                <w:pPr>
                  <w:wordWrap/>
                  <w:spacing w:line="360" w:lineRule="auto"/>
                </w:pPr>
              </w:pPrChange>
            </w:pPr>
            <w:ins w:id="838" w:author="나현종" w:date="2025-11-06T14:50:00Z" w16du:dateUtc="2025-11-06T05:50:00Z">
              <w:r>
                <w:rPr>
                  <w:rFonts w:ascii="Batang" w:eastAsia="Batang" w:hAnsi="Batang" w:cs="Times New Roman"/>
                </w:rPr>
                <w:t>Consumer Staples</w:t>
              </w:r>
            </w:ins>
          </w:p>
        </w:tc>
        <w:tc>
          <w:tcPr>
            <w:tcW w:w="1970" w:type="dxa"/>
            <w:tcBorders>
              <w:top w:val="nil"/>
              <w:bottom w:val="nil"/>
            </w:tcBorders>
            <w:vAlign w:val="center"/>
            <w:tcPrChange w:id="839" w:author="나현종" w:date="2025-11-06T14:52:00Z" w16du:dateUtc="2025-11-06T05:52:00Z">
              <w:tcPr>
                <w:tcW w:w="1970" w:type="dxa"/>
                <w:gridSpan w:val="2"/>
                <w:vAlign w:val="center"/>
              </w:tcPr>
            </w:tcPrChange>
          </w:tcPr>
          <w:p w14:paraId="283D7BF5" w14:textId="77777777" w:rsidR="00A45CD8" w:rsidRPr="000D2E96" w:rsidRDefault="00A45CD8">
            <w:pPr>
              <w:wordWrap/>
              <w:jc w:val="right"/>
              <w:rPr>
                <w:ins w:id="840" w:author="나현종" w:date="2025-11-06T14:50:00Z" w16du:dateUtc="2025-11-06T05:50:00Z"/>
                <w:rFonts w:ascii="Batang" w:eastAsia="Batang" w:hAnsi="Batang" w:cs="Times New Roman"/>
              </w:rPr>
              <w:pPrChange w:id="841" w:author="나현종" w:date="2025-11-06T14:52:00Z" w16du:dateUtc="2025-11-06T05:52:00Z">
                <w:pPr>
                  <w:wordWrap/>
                  <w:spacing w:line="360" w:lineRule="auto"/>
                </w:pPr>
              </w:pPrChange>
            </w:pPr>
          </w:p>
        </w:tc>
        <w:tc>
          <w:tcPr>
            <w:tcW w:w="1970" w:type="dxa"/>
            <w:tcBorders>
              <w:top w:val="nil"/>
              <w:bottom w:val="nil"/>
            </w:tcBorders>
            <w:vAlign w:val="center"/>
            <w:tcPrChange w:id="842" w:author="나현종" w:date="2025-11-06T14:52:00Z" w16du:dateUtc="2025-11-06T05:52:00Z">
              <w:tcPr>
                <w:tcW w:w="1970" w:type="dxa"/>
                <w:gridSpan w:val="2"/>
                <w:vAlign w:val="center"/>
              </w:tcPr>
            </w:tcPrChange>
          </w:tcPr>
          <w:p w14:paraId="59C91EB9" w14:textId="77777777" w:rsidR="00A45CD8" w:rsidRPr="000D2E96" w:rsidRDefault="00A45CD8">
            <w:pPr>
              <w:wordWrap/>
              <w:jc w:val="right"/>
              <w:rPr>
                <w:ins w:id="843" w:author="나현종" w:date="2025-11-06T14:50:00Z" w16du:dateUtc="2025-11-06T05:50:00Z"/>
                <w:rFonts w:ascii="Batang" w:eastAsia="Batang" w:hAnsi="Batang" w:cs="Times New Roman"/>
              </w:rPr>
              <w:pPrChange w:id="844" w:author="나현종" w:date="2025-11-06T14:52:00Z" w16du:dateUtc="2025-11-06T05:52:00Z">
                <w:pPr>
                  <w:wordWrap/>
                  <w:spacing w:line="360" w:lineRule="auto"/>
                </w:pPr>
              </w:pPrChange>
            </w:pPr>
          </w:p>
        </w:tc>
        <w:tc>
          <w:tcPr>
            <w:tcW w:w="1971" w:type="dxa"/>
            <w:tcBorders>
              <w:top w:val="nil"/>
              <w:bottom w:val="nil"/>
            </w:tcBorders>
            <w:vAlign w:val="center"/>
            <w:tcPrChange w:id="845" w:author="나현종" w:date="2025-11-06T14:52:00Z" w16du:dateUtc="2025-11-06T05:52:00Z">
              <w:tcPr>
                <w:tcW w:w="1971" w:type="dxa"/>
                <w:gridSpan w:val="2"/>
                <w:vAlign w:val="center"/>
              </w:tcPr>
            </w:tcPrChange>
          </w:tcPr>
          <w:p w14:paraId="13AC8C4E" w14:textId="77777777" w:rsidR="00A45CD8" w:rsidRPr="000D2E96" w:rsidRDefault="00A45CD8">
            <w:pPr>
              <w:wordWrap/>
              <w:jc w:val="right"/>
              <w:rPr>
                <w:ins w:id="846" w:author="나현종" w:date="2025-11-06T14:50:00Z" w16du:dateUtc="2025-11-06T05:50:00Z"/>
                <w:rFonts w:ascii="Batang" w:eastAsia="Batang" w:hAnsi="Batang" w:cs="Times New Roman"/>
              </w:rPr>
              <w:pPrChange w:id="847" w:author="나현종" w:date="2025-11-06T14:52:00Z" w16du:dateUtc="2025-11-06T05:52:00Z">
                <w:pPr>
                  <w:wordWrap/>
                  <w:spacing w:line="360" w:lineRule="auto"/>
                </w:pPr>
              </w:pPrChange>
            </w:pPr>
          </w:p>
        </w:tc>
      </w:tr>
      <w:tr w:rsidR="00BB5F7D" w:rsidRPr="000D2E96" w14:paraId="3D15821D" w14:textId="77777777" w:rsidTr="00BB5F7D">
        <w:tblPrEx>
          <w:tblPrExChange w:id="84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49" w:author="나현종" w:date="2025-11-06T14:50:00Z"/>
          <w:trPrChange w:id="850" w:author="나현종" w:date="2025-11-06T14:52:00Z" w16du:dateUtc="2025-11-06T05:52:00Z">
            <w:trPr>
              <w:gridBefore w:val="1"/>
            </w:trPr>
          </w:trPrChange>
        </w:trPr>
        <w:tc>
          <w:tcPr>
            <w:tcW w:w="3439" w:type="dxa"/>
            <w:tcBorders>
              <w:top w:val="nil"/>
              <w:bottom w:val="nil"/>
            </w:tcBorders>
            <w:vAlign w:val="center"/>
            <w:tcPrChange w:id="851" w:author="나현종" w:date="2025-11-06T14:52:00Z" w16du:dateUtc="2025-11-06T05:52:00Z">
              <w:tcPr>
                <w:tcW w:w="3439" w:type="dxa"/>
                <w:gridSpan w:val="2"/>
                <w:vAlign w:val="center"/>
              </w:tcPr>
            </w:tcPrChange>
          </w:tcPr>
          <w:p w14:paraId="5E41C132" w14:textId="77777777" w:rsidR="00A45CD8" w:rsidRPr="000D2E96" w:rsidRDefault="00A45CD8">
            <w:pPr>
              <w:wordWrap/>
              <w:jc w:val="both"/>
              <w:rPr>
                <w:ins w:id="852" w:author="나현종" w:date="2025-11-06T14:50:00Z" w16du:dateUtc="2025-11-06T05:50:00Z"/>
                <w:rFonts w:ascii="Batang" w:eastAsia="Batang" w:hAnsi="Batang" w:cs="Times New Roman"/>
              </w:rPr>
              <w:pPrChange w:id="853" w:author="나현종" w:date="2025-11-06T14:52:00Z" w16du:dateUtc="2025-11-06T05:52:00Z">
                <w:pPr>
                  <w:wordWrap/>
                  <w:spacing w:line="360" w:lineRule="auto"/>
                </w:pPr>
              </w:pPrChange>
            </w:pPr>
            <w:ins w:id="854" w:author="나현종" w:date="2025-11-06T14:50:00Z" w16du:dateUtc="2025-11-06T05:50:00Z">
              <w:r>
                <w:rPr>
                  <w:rFonts w:ascii="Batang" w:eastAsia="Batang" w:hAnsi="Batang" w:cs="Times New Roman"/>
                </w:rPr>
                <w:t>Health Care</w:t>
              </w:r>
            </w:ins>
          </w:p>
        </w:tc>
        <w:tc>
          <w:tcPr>
            <w:tcW w:w="1970" w:type="dxa"/>
            <w:tcBorders>
              <w:top w:val="nil"/>
              <w:bottom w:val="nil"/>
            </w:tcBorders>
            <w:vAlign w:val="center"/>
            <w:tcPrChange w:id="855" w:author="나현종" w:date="2025-11-06T14:52:00Z" w16du:dateUtc="2025-11-06T05:52:00Z">
              <w:tcPr>
                <w:tcW w:w="1970" w:type="dxa"/>
                <w:gridSpan w:val="2"/>
                <w:vAlign w:val="center"/>
              </w:tcPr>
            </w:tcPrChange>
          </w:tcPr>
          <w:p w14:paraId="1B9D7CF3" w14:textId="77777777" w:rsidR="00A45CD8" w:rsidRPr="000D2E96" w:rsidRDefault="00A45CD8">
            <w:pPr>
              <w:wordWrap/>
              <w:jc w:val="right"/>
              <w:rPr>
                <w:ins w:id="856" w:author="나현종" w:date="2025-11-06T14:50:00Z" w16du:dateUtc="2025-11-06T05:50:00Z"/>
                <w:rFonts w:ascii="Batang" w:eastAsia="Batang" w:hAnsi="Batang" w:cs="Times New Roman"/>
              </w:rPr>
              <w:pPrChange w:id="857" w:author="나현종" w:date="2025-11-06T14:52:00Z" w16du:dateUtc="2025-11-06T05:52:00Z">
                <w:pPr>
                  <w:wordWrap/>
                  <w:spacing w:line="360" w:lineRule="auto"/>
                </w:pPr>
              </w:pPrChange>
            </w:pPr>
          </w:p>
        </w:tc>
        <w:tc>
          <w:tcPr>
            <w:tcW w:w="1970" w:type="dxa"/>
            <w:tcBorders>
              <w:top w:val="nil"/>
              <w:bottom w:val="nil"/>
            </w:tcBorders>
            <w:vAlign w:val="center"/>
            <w:tcPrChange w:id="858" w:author="나현종" w:date="2025-11-06T14:52:00Z" w16du:dateUtc="2025-11-06T05:52:00Z">
              <w:tcPr>
                <w:tcW w:w="1970" w:type="dxa"/>
                <w:gridSpan w:val="2"/>
                <w:vAlign w:val="center"/>
              </w:tcPr>
            </w:tcPrChange>
          </w:tcPr>
          <w:p w14:paraId="03CF2B55" w14:textId="77777777" w:rsidR="00A45CD8" w:rsidRPr="000D2E96" w:rsidRDefault="00A45CD8">
            <w:pPr>
              <w:wordWrap/>
              <w:jc w:val="right"/>
              <w:rPr>
                <w:ins w:id="859" w:author="나현종" w:date="2025-11-06T14:50:00Z" w16du:dateUtc="2025-11-06T05:50:00Z"/>
                <w:rFonts w:ascii="Batang" w:eastAsia="Batang" w:hAnsi="Batang" w:cs="Times New Roman"/>
              </w:rPr>
              <w:pPrChange w:id="860" w:author="나현종" w:date="2025-11-06T14:52:00Z" w16du:dateUtc="2025-11-06T05:52:00Z">
                <w:pPr>
                  <w:wordWrap/>
                  <w:spacing w:line="360" w:lineRule="auto"/>
                </w:pPr>
              </w:pPrChange>
            </w:pPr>
          </w:p>
        </w:tc>
        <w:tc>
          <w:tcPr>
            <w:tcW w:w="1971" w:type="dxa"/>
            <w:tcBorders>
              <w:top w:val="nil"/>
              <w:bottom w:val="nil"/>
            </w:tcBorders>
            <w:vAlign w:val="center"/>
            <w:tcPrChange w:id="861" w:author="나현종" w:date="2025-11-06T14:52:00Z" w16du:dateUtc="2025-11-06T05:52:00Z">
              <w:tcPr>
                <w:tcW w:w="1971" w:type="dxa"/>
                <w:gridSpan w:val="2"/>
                <w:vAlign w:val="center"/>
              </w:tcPr>
            </w:tcPrChange>
          </w:tcPr>
          <w:p w14:paraId="3DBE0012" w14:textId="77777777" w:rsidR="00A45CD8" w:rsidRPr="000D2E96" w:rsidRDefault="00A45CD8">
            <w:pPr>
              <w:wordWrap/>
              <w:jc w:val="right"/>
              <w:rPr>
                <w:ins w:id="862" w:author="나현종" w:date="2025-11-06T14:50:00Z" w16du:dateUtc="2025-11-06T05:50:00Z"/>
                <w:rFonts w:ascii="Batang" w:eastAsia="Batang" w:hAnsi="Batang" w:cs="Times New Roman"/>
              </w:rPr>
              <w:pPrChange w:id="863" w:author="나현종" w:date="2025-11-06T14:52:00Z" w16du:dateUtc="2025-11-06T05:52:00Z">
                <w:pPr>
                  <w:wordWrap/>
                  <w:spacing w:line="360" w:lineRule="auto"/>
                </w:pPr>
              </w:pPrChange>
            </w:pPr>
          </w:p>
        </w:tc>
      </w:tr>
      <w:tr w:rsidR="00BB5F7D" w:rsidRPr="000D2E96" w14:paraId="099A58A0" w14:textId="77777777" w:rsidTr="00BB5F7D">
        <w:tblPrEx>
          <w:tblPrExChange w:id="86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65" w:author="나현종" w:date="2025-11-06T14:50:00Z"/>
          <w:trPrChange w:id="866" w:author="나현종" w:date="2025-11-06T14:52:00Z" w16du:dateUtc="2025-11-06T05:52:00Z">
            <w:trPr>
              <w:gridBefore w:val="1"/>
            </w:trPr>
          </w:trPrChange>
        </w:trPr>
        <w:tc>
          <w:tcPr>
            <w:tcW w:w="3439" w:type="dxa"/>
            <w:tcBorders>
              <w:top w:val="nil"/>
              <w:bottom w:val="nil"/>
            </w:tcBorders>
            <w:vAlign w:val="center"/>
            <w:tcPrChange w:id="867" w:author="나현종" w:date="2025-11-06T14:52:00Z" w16du:dateUtc="2025-11-06T05:52:00Z">
              <w:tcPr>
                <w:tcW w:w="3439" w:type="dxa"/>
                <w:gridSpan w:val="2"/>
                <w:vAlign w:val="center"/>
              </w:tcPr>
            </w:tcPrChange>
          </w:tcPr>
          <w:p w14:paraId="7D2D68A0" w14:textId="77777777" w:rsidR="00A45CD8" w:rsidRPr="000D2E96" w:rsidRDefault="00A45CD8">
            <w:pPr>
              <w:wordWrap/>
              <w:jc w:val="both"/>
              <w:rPr>
                <w:ins w:id="868" w:author="나현종" w:date="2025-11-06T14:50:00Z" w16du:dateUtc="2025-11-06T05:50:00Z"/>
                <w:rFonts w:ascii="Batang" w:eastAsia="Batang" w:hAnsi="Batang" w:cs="Times New Roman"/>
              </w:rPr>
              <w:pPrChange w:id="869" w:author="나현종" w:date="2025-11-06T14:52:00Z" w16du:dateUtc="2025-11-06T05:52:00Z">
                <w:pPr>
                  <w:wordWrap/>
                  <w:spacing w:line="360" w:lineRule="auto"/>
                </w:pPr>
              </w:pPrChange>
            </w:pPr>
            <w:ins w:id="870" w:author="나현종" w:date="2025-11-06T14:50:00Z" w16du:dateUtc="2025-11-06T05:50:00Z">
              <w:r>
                <w:rPr>
                  <w:rFonts w:ascii="Batang" w:eastAsia="Batang" w:hAnsi="Batang" w:cs="Times New Roman"/>
                </w:rPr>
                <w:t>Financials</w:t>
              </w:r>
            </w:ins>
          </w:p>
        </w:tc>
        <w:tc>
          <w:tcPr>
            <w:tcW w:w="1970" w:type="dxa"/>
            <w:tcBorders>
              <w:top w:val="nil"/>
              <w:bottom w:val="nil"/>
            </w:tcBorders>
            <w:vAlign w:val="center"/>
            <w:tcPrChange w:id="871" w:author="나현종" w:date="2025-11-06T14:52:00Z" w16du:dateUtc="2025-11-06T05:52:00Z">
              <w:tcPr>
                <w:tcW w:w="1970" w:type="dxa"/>
                <w:gridSpan w:val="2"/>
                <w:vAlign w:val="center"/>
              </w:tcPr>
            </w:tcPrChange>
          </w:tcPr>
          <w:p w14:paraId="5213B703" w14:textId="77777777" w:rsidR="00A45CD8" w:rsidRPr="000D2E96" w:rsidRDefault="00A45CD8">
            <w:pPr>
              <w:wordWrap/>
              <w:jc w:val="right"/>
              <w:rPr>
                <w:ins w:id="872" w:author="나현종" w:date="2025-11-06T14:50:00Z" w16du:dateUtc="2025-11-06T05:50:00Z"/>
                <w:rFonts w:ascii="Batang" w:eastAsia="Batang" w:hAnsi="Batang" w:cs="Times New Roman"/>
              </w:rPr>
              <w:pPrChange w:id="873" w:author="나현종" w:date="2025-11-06T14:52:00Z" w16du:dateUtc="2025-11-06T05:52:00Z">
                <w:pPr>
                  <w:wordWrap/>
                  <w:spacing w:line="360" w:lineRule="auto"/>
                </w:pPr>
              </w:pPrChange>
            </w:pPr>
          </w:p>
        </w:tc>
        <w:tc>
          <w:tcPr>
            <w:tcW w:w="1970" w:type="dxa"/>
            <w:tcBorders>
              <w:top w:val="nil"/>
              <w:bottom w:val="nil"/>
            </w:tcBorders>
            <w:vAlign w:val="center"/>
            <w:tcPrChange w:id="874" w:author="나현종" w:date="2025-11-06T14:52:00Z" w16du:dateUtc="2025-11-06T05:52:00Z">
              <w:tcPr>
                <w:tcW w:w="1970" w:type="dxa"/>
                <w:gridSpan w:val="2"/>
                <w:vAlign w:val="center"/>
              </w:tcPr>
            </w:tcPrChange>
          </w:tcPr>
          <w:p w14:paraId="5960D5B7" w14:textId="77777777" w:rsidR="00A45CD8" w:rsidRPr="000D2E96" w:rsidRDefault="00A45CD8">
            <w:pPr>
              <w:wordWrap/>
              <w:jc w:val="right"/>
              <w:rPr>
                <w:ins w:id="875" w:author="나현종" w:date="2025-11-06T14:50:00Z" w16du:dateUtc="2025-11-06T05:50:00Z"/>
                <w:rFonts w:ascii="Batang" w:eastAsia="Batang" w:hAnsi="Batang" w:cs="Times New Roman"/>
              </w:rPr>
              <w:pPrChange w:id="876" w:author="나현종" w:date="2025-11-06T14:52:00Z" w16du:dateUtc="2025-11-06T05:52:00Z">
                <w:pPr>
                  <w:wordWrap/>
                  <w:spacing w:line="360" w:lineRule="auto"/>
                </w:pPr>
              </w:pPrChange>
            </w:pPr>
          </w:p>
        </w:tc>
        <w:tc>
          <w:tcPr>
            <w:tcW w:w="1971" w:type="dxa"/>
            <w:tcBorders>
              <w:top w:val="nil"/>
              <w:bottom w:val="nil"/>
            </w:tcBorders>
            <w:vAlign w:val="center"/>
            <w:tcPrChange w:id="877" w:author="나현종" w:date="2025-11-06T14:52:00Z" w16du:dateUtc="2025-11-06T05:52:00Z">
              <w:tcPr>
                <w:tcW w:w="1971" w:type="dxa"/>
                <w:gridSpan w:val="2"/>
                <w:vAlign w:val="center"/>
              </w:tcPr>
            </w:tcPrChange>
          </w:tcPr>
          <w:p w14:paraId="72F3AF56" w14:textId="77777777" w:rsidR="00A45CD8" w:rsidRPr="000D2E96" w:rsidRDefault="00A45CD8">
            <w:pPr>
              <w:wordWrap/>
              <w:jc w:val="right"/>
              <w:rPr>
                <w:ins w:id="878" w:author="나현종" w:date="2025-11-06T14:50:00Z" w16du:dateUtc="2025-11-06T05:50:00Z"/>
                <w:rFonts w:ascii="Batang" w:eastAsia="Batang" w:hAnsi="Batang" w:cs="Times New Roman"/>
              </w:rPr>
              <w:pPrChange w:id="879" w:author="나현종" w:date="2025-11-06T14:52:00Z" w16du:dateUtc="2025-11-06T05:52:00Z">
                <w:pPr>
                  <w:wordWrap/>
                  <w:spacing w:line="360" w:lineRule="auto"/>
                </w:pPr>
              </w:pPrChange>
            </w:pPr>
          </w:p>
        </w:tc>
      </w:tr>
      <w:tr w:rsidR="00BB5F7D" w:rsidRPr="000D2E96" w14:paraId="1D316356" w14:textId="77777777" w:rsidTr="00BB5F7D">
        <w:tblPrEx>
          <w:tblPrExChange w:id="88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81" w:author="나현종" w:date="2025-11-06T14:50:00Z"/>
          <w:trPrChange w:id="882" w:author="나현종" w:date="2025-11-06T14:52:00Z" w16du:dateUtc="2025-11-06T05:52:00Z">
            <w:trPr>
              <w:gridBefore w:val="1"/>
            </w:trPr>
          </w:trPrChange>
        </w:trPr>
        <w:tc>
          <w:tcPr>
            <w:tcW w:w="3439" w:type="dxa"/>
            <w:tcBorders>
              <w:top w:val="nil"/>
              <w:bottom w:val="nil"/>
            </w:tcBorders>
            <w:vAlign w:val="center"/>
            <w:tcPrChange w:id="883" w:author="나현종" w:date="2025-11-06T14:52:00Z" w16du:dateUtc="2025-11-06T05:52:00Z">
              <w:tcPr>
                <w:tcW w:w="3439" w:type="dxa"/>
                <w:gridSpan w:val="2"/>
                <w:vAlign w:val="center"/>
              </w:tcPr>
            </w:tcPrChange>
          </w:tcPr>
          <w:p w14:paraId="0146B8A3" w14:textId="77777777" w:rsidR="00A45CD8" w:rsidRPr="000D2E96" w:rsidRDefault="00A45CD8">
            <w:pPr>
              <w:wordWrap/>
              <w:jc w:val="both"/>
              <w:rPr>
                <w:ins w:id="884" w:author="나현종" w:date="2025-11-06T14:50:00Z" w16du:dateUtc="2025-11-06T05:50:00Z"/>
                <w:rFonts w:ascii="Batang" w:eastAsia="Batang" w:hAnsi="Batang" w:cs="Times New Roman"/>
              </w:rPr>
              <w:pPrChange w:id="885" w:author="나현종" w:date="2025-11-06T14:52:00Z" w16du:dateUtc="2025-11-06T05:52:00Z">
                <w:pPr>
                  <w:wordWrap/>
                  <w:spacing w:line="360" w:lineRule="auto"/>
                </w:pPr>
              </w:pPrChange>
            </w:pPr>
            <w:ins w:id="886" w:author="나현종" w:date="2025-11-06T14:50:00Z" w16du:dateUtc="2025-11-06T05:50:00Z">
              <w:r>
                <w:rPr>
                  <w:rFonts w:ascii="Batang" w:eastAsia="Batang" w:hAnsi="Batang" w:cs="Times New Roman"/>
                </w:rPr>
                <w:t>Information Technology</w:t>
              </w:r>
            </w:ins>
          </w:p>
        </w:tc>
        <w:tc>
          <w:tcPr>
            <w:tcW w:w="1970" w:type="dxa"/>
            <w:tcBorders>
              <w:top w:val="nil"/>
              <w:bottom w:val="nil"/>
            </w:tcBorders>
            <w:vAlign w:val="center"/>
            <w:tcPrChange w:id="887" w:author="나현종" w:date="2025-11-06T14:52:00Z" w16du:dateUtc="2025-11-06T05:52:00Z">
              <w:tcPr>
                <w:tcW w:w="1970" w:type="dxa"/>
                <w:gridSpan w:val="2"/>
                <w:vAlign w:val="center"/>
              </w:tcPr>
            </w:tcPrChange>
          </w:tcPr>
          <w:p w14:paraId="1125F5C6" w14:textId="77777777" w:rsidR="00A45CD8" w:rsidRPr="000D2E96" w:rsidRDefault="00A45CD8">
            <w:pPr>
              <w:wordWrap/>
              <w:jc w:val="right"/>
              <w:rPr>
                <w:ins w:id="888" w:author="나현종" w:date="2025-11-06T14:50:00Z" w16du:dateUtc="2025-11-06T05:50:00Z"/>
                <w:rFonts w:ascii="Batang" w:eastAsia="Batang" w:hAnsi="Batang" w:cs="Times New Roman"/>
              </w:rPr>
              <w:pPrChange w:id="889" w:author="나현종" w:date="2025-11-06T14:52:00Z" w16du:dateUtc="2025-11-06T05:52:00Z">
                <w:pPr>
                  <w:wordWrap/>
                  <w:spacing w:line="360" w:lineRule="auto"/>
                </w:pPr>
              </w:pPrChange>
            </w:pPr>
          </w:p>
        </w:tc>
        <w:tc>
          <w:tcPr>
            <w:tcW w:w="1970" w:type="dxa"/>
            <w:tcBorders>
              <w:top w:val="nil"/>
              <w:bottom w:val="nil"/>
            </w:tcBorders>
            <w:vAlign w:val="center"/>
            <w:tcPrChange w:id="890" w:author="나현종" w:date="2025-11-06T14:52:00Z" w16du:dateUtc="2025-11-06T05:52:00Z">
              <w:tcPr>
                <w:tcW w:w="1970" w:type="dxa"/>
                <w:gridSpan w:val="2"/>
                <w:vAlign w:val="center"/>
              </w:tcPr>
            </w:tcPrChange>
          </w:tcPr>
          <w:p w14:paraId="78525504" w14:textId="77777777" w:rsidR="00A45CD8" w:rsidRPr="000D2E96" w:rsidRDefault="00A45CD8">
            <w:pPr>
              <w:wordWrap/>
              <w:jc w:val="right"/>
              <w:rPr>
                <w:ins w:id="891" w:author="나현종" w:date="2025-11-06T14:50:00Z" w16du:dateUtc="2025-11-06T05:50:00Z"/>
                <w:rFonts w:ascii="Batang" w:eastAsia="Batang" w:hAnsi="Batang" w:cs="Times New Roman"/>
              </w:rPr>
              <w:pPrChange w:id="892" w:author="나현종" w:date="2025-11-06T14:52:00Z" w16du:dateUtc="2025-11-06T05:52:00Z">
                <w:pPr>
                  <w:wordWrap/>
                  <w:spacing w:line="360" w:lineRule="auto"/>
                </w:pPr>
              </w:pPrChange>
            </w:pPr>
          </w:p>
        </w:tc>
        <w:tc>
          <w:tcPr>
            <w:tcW w:w="1971" w:type="dxa"/>
            <w:tcBorders>
              <w:top w:val="nil"/>
              <w:bottom w:val="nil"/>
            </w:tcBorders>
            <w:vAlign w:val="center"/>
            <w:tcPrChange w:id="893" w:author="나현종" w:date="2025-11-06T14:52:00Z" w16du:dateUtc="2025-11-06T05:52:00Z">
              <w:tcPr>
                <w:tcW w:w="1971" w:type="dxa"/>
                <w:gridSpan w:val="2"/>
                <w:vAlign w:val="center"/>
              </w:tcPr>
            </w:tcPrChange>
          </w:tcPr>
          <w:p w14:paraId="0994669E" w14:textId="77777777" w:rsidR="00A45CD8" w:rsidRPr="000D2E96" w:rsidRDefault="00A45CD8">
            <w:pPr>
              <w:wordWrap/>
              <w:jc w:val="right"/>
              <w:rPr>
                <w:ins w:id="894" w:author="나현종" w:date="2025-11-06T14:50:00Z" w16du:dateUtc="2025-11-06T05:50:00Z"/>
                <w:rFonts w:ascii="Batang" w:eastAsia="Batang" w:hAnsi="Batang" w:cs="Times New Roman"/>
              </w:rPr>
              <w:pPrChange w:id="895" w:author="나현종" w:date="2025-11-06T14:52:00Z" w16du:dateUtc="2025-11-06T05:52:00Z">
                <w:pPr>
                  <w:wordWrap/>
                  <w:spacing w:line="360" w:lineRule="auto"/>
                </w:pPr>
              </w:pPrChange>
            </w:pPr>
          </w:p>
        </w:tc>
      </w:tr>
      <w:tr w:rsidR="00BB5F7D" w:rsidRPr="000D2E96" w14:paraId="6047F1CA" w14:textId="77777777" w:rsidTr="00BB5F7D">
        <w:tblPrEx>
          <w:tblPrExChange w:id="89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97" w:author="나현종" w:date="2025-11-06T14:50:00Z"/>
          <w:trPrChange w:id="898" w:author="나현종" w:date="2025-11-06T14:52:00Z" w16du:dateUtc="2025-11-06T05:52:00Z">
            <w:trPr>
              <w:gridBefore w:val="1"/>
            </w:trPr>
          </w:trPrChange>
        </w:trPr>
        <w:tc>
          <w:tcPr>
            <w:tcW w:w="3439" w:type="dxa"/>
            <w:tcBorders>
              <w:top w:val="nil"/>
              <w:bottom w:val="nil"/>
            </w:tcBorders>
            <w:vAlign w:val="center"/>
            <w:tcPrChange w:id="899" w:author="나현종" w:date="2025-11-06T14:52:00Z" w16du:dateUtc="2025-11-06T05:52:00Z">
              <w:tcPr>
                <w:tcW w:w="3439" w:type="dxa"/>
                <w:gridSpan w:val="2"/>
                <w:vAlign w:val="center"/>
              </w:tcPr>
            </w:tcPrChange>
          </w:tcPr>
          <w:p w14:paraId="0ABCACF7" w14:textId="77777777" w:rsidR="00A45CD8" w:rsidRPr="000D2E96" w:rsidRDefault="00A45CD8">
            <w:pPr>
              <w:wordWrap/>
              <w:jc w:val="both"/>
              <w:rPr>
                <w:ins w:id="900" w:author="나현종" w:date="2025-11-06T14:50:00Z" w16du:dateUtc="2025-11-06T05:50:00Z"/>
                <w:rFonts w:ascii="Batang" w:eastAsia="Batang" w:hAnsi="Batang" w:cs="Times New Roman"/>
              </w:rPr>
              <w:pPrChange w:id="901" w:author="나현종" w:date="2025-11-06T14:52:00Z" w16du:dateUtc="2025-11-06T05:52:00Z">
                <w:pPr>
                  <w:wordWrap/>
                  <w:spacing w:line="360" w:lineRule="auto"/>
                </w:pPr>
              </w:pPrChange>
            </w:pPr>
            <w:ins w:id="902" w:author="나현종" w:date="2025-11-06T14:50:00Z" w16du:dateUtc="2025-11-06T05:50:00Z">
              <w:r>
                <w:rPr>
                  <w:rFonts w:ascii="Batang" w:eastAsia="Batang" w:hAnsi="Batang" w:cs="Times New Roman"/>
                </w:rPr>
                <w:t>Communication Services</w:t>
              </w:r>
            </w:ins>
          </w:p>
        </w:tc>
        <w:tc>
          <w:tcPr>
            <w:tcW w:w="1970" w:type="dxa"/>
            <w:tcBorders>
              <w:top w:val="nil"/>
              <w:bottom w:val="nil"/>
            </w:tcBorders>
            <w:vAlign w:val="center"/>
            <w:tcPrChange w:id="903" w:author="나현종" w:date="2025-11-06T14:52:00Z" w16du:dateUtc="2025-11-06T05:52:00Z">
              <w:tcPr>
                <w:tcW w:w="1970" w:type="dxa"/>
                <w:gridSpan w:val="2"/>
                <w:vAlign w:val="center"/>
              </w:tcPr>
            </w:tcPrChange>
          </w:tcPr>
          <w:p w14:paraId="03444797" w14:textId="77777777" w:rsidR="00A45CD8" w:rsidRPr="000D2E96" w:rsidRDefault="00A45CD8">
            <w:pPr>
              <w:wordWrap/>
              <w:jc w:val="right"/>
              <w:rPr>
                <w:ins w:id="904" w:author="나현종" w:date="2025-11-06T14:50:00Z" w16du:dateUtc="2025-11-06T05:50:00Z"/>
                <w:rFonts w:ascii="Batang" w:eastAsia="Batang" w:hAnsi="Batang" w:cs="Times New Roman"/>
              </w:rPr>
              <w:pPrChange w:id="905" w:author="나현종" w:date="2025-11-06T14:52:00Z" w16du:dateUtc="2025-11-06T05:52:00Z">
                <w:pPr>
                  <w:wordWrap/>
                  <w:spacing w:line="360" w:lineRule="auto"/>
                </w:pPr>
              </w:pPrChange>
            </w:pPr>
          </w:p>
        </w:tc>
        <w:tc>
          <w:tcPr>
            <w:tcW w:w="1970" w:type="dxa"/>
            <w:tcBorders>
              <w:top w:val="nil"/>
              <w:bottom w:val="nil"/>
            </w:tcBorders>
            <w:vAlign w:val="center"/>
            <w:tcPrChange w:id="906" w:author="나현종" w:date="2025-11-06T14:52:00Z" w16du:dateUtc="2025-11-06T05:52:00Z">
              <w:tcPr>
                <w:tcW w:w="1970" w:type="dxa"/>
                <w:gridSpan w:val="2"/>
                <w:vAlign w:val="center"/>
              </w:tcPr>
            </w:tcPrChange>
          </w:tcPr>
          <w:p w14:paraId="6D7B26BF" w14:textId="77777777" w:rsidR="00A45CD8" w:rsidRPr="000D2E96" w:rsidRDefault="00A45CD8">
            <w:pPr>
              <w:wordWrap/>
              <w:jc w:val="right"/>
              <w:rPr>
                <w:ins w:id="907" w:author="나현종" w:date="2025-11-06T14:50:00Z" w16du:dateUtc="2025-11-06T05:50:00Z"/>
                <w:rFonts w:ascii="Batang" w:eastAsia="Batang" w:hAnsi="Batang" w:cs="Times New Roman"/>
              </w:rPr>
              <w:pPrChange w:id="908" w:author="나현종" w:date="2025-11-06T14:52:00Z" w16du:dateUtc="2025-11-06T05:52:00Z">
                <w:pPr>
                  <w:wordWrap/>
                  <w:spacing w:line="360" w:lineRule="auto"/>
                </w:pPr>
              </w:pPrChange>
            </w:pPr>
          </w:p>
        </w:tc>
        <w:tc>
          <w:tcPr>
            <w:tcW w:w="1971" w:type="dxa"/>
            <w:tcBorders>
              <w:top w:val="nil"/>
              <w:bottom w:val="nil"/>
            </w:tcBorders>
            <w:vAlign w:val="center"/>
            <w:tcPrChange w:id="909" w:author="나현종" w:date="2025-11-06T14:52:00Z" w16du:dateUtc="2025-11-06T05:52:00Z">
              <w:tcPr>
                <w:tcW w:w="1971" w:type="dxa"/>
                <w:gridSpan w:val="2"/>
                <w:vAlign w:val="center"/>
              </w:tcPr>
            </w:tcPrChange>
          </w:tcPr>
          <w:p w14:paraId="288A64C0" w14:textId="77777777" w:rsidR="00A45CD8" w:rsidRPr="000D2E96" w:rsidRDefault="00A45CD8">
            <w:pPr>
              <w:wordWrap/>
              <w:jc w:val="right"/>
              <w:rPr>
                <w:ins w:id="910" w:author="나현종" w:date="2025-11-06T14:50:00Z" w16du:dateUtc="2025-11-06T05:50:00Z"/>
                <w:rFonts w:ascii="Batang" w:eastAsia="Batang" w:hAnsi="Batang" w:cs="Times New Roman"/>
              </w:rPr>
              <w:pPrChange w:id="911" w:author="나현종" w:date="2025-11-06T14:52:00Z" w16du:dateUtc="2025-11-06T05:52:00Z">
                <w:pPr>
                  <w:wordWrap/>
                  <w:spacing w:line="360" w:lineRule="auto"/>
                </w:pPr>
              </w:pPrChange>
            </w:pPr>
          </w:p>
        </w:tc>
      </w:tr>
      <w:tr w:rsidR="00BB5F7D" w:rsidRPr="000D2E96" w14:paraId="74E7161D" w14:textId="77777777" w:rsidTr="00BB5F7D">
        <w:tblPrEx>
          <w:tblPrExChange w:id="91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13" w:author="나현종" w:date="2025-11-06T14:50:00Z"/>
          <w:trPrChange w:id="914" w:author="나현종" w:date="2025-11-06T14:52:00Z" w16du:dateUtc="2025-11-06T05:52:00Z">
            <w:trPr>
              <w:gridBefore w:val="1"/>
            </w:trPr>
          </w:trPrChange>
        </w:trPr>
        <w:tc>
          <w:tcPr>
            <w:tcW w:w="3439" w:type="dxa"/>
            <w:tcBorders>
              <w:top w:val="nil"/>
              <w:bottom w:val="nil"/>
            </w:tcBorders>
            <w:vAlign w:val="center"/>
            <w:tcPrChange w:id="915" w:author="나현종" w:date="2025-11-06T14:52:00Z" w16du:dateUtc="2025-11-06T05:52:00Z">
              <w:tcPr>
                <w:tcW w:w="3439" w:type="dxa"/>
                <w:gridSpan w:val="2"/>
                <w:vAlign w:val="center"/>
              </w:tcPr>
            </w:tcPrChange>
          </w:tcPr>
          <w:p w14:paraId="4313BCA2" w14:textId="77777777" w:rsidR="00A45CD8" w:rsidRPr="000D2E96" w:rsidRDefault="00A45CD8">
            <w:pPr>
              <w:wordWrap/>
              <w:jc w:val="both"/>
              <w:rPr>
                <w:ins w:id="916" w:author="나현종" w:date="2025-11-06T14:50:00Z" w16du:dateUtc="2025-11-06T05:50:00Z"/>
                <w:rFonts w:ascii="Batang" w:eastAsia="Batang" w:hAnsi="Batang" w:cs="Times New Roman"/>
              </w:rPr>
              <w:pPrChange w:id="917" w:author="나현종" w:date="2025-11-06T14:52:00Z" w16du:dateUtc="2025-11-06T05:52:00Z">
                <w:pPr>
                  <w:wordWrap/>
                  <w:spacing w:line="360" w:lineRule="auto"/>
                </w:pPr>
              </w:pPrChange>
            </w:pPr>
            <w:ins w:id="918" w:author="나현종" w:date="2025-11-06T14:50:00Z" w16du:dateUtc="2025-11-06T05:50:00Z">
              <w:r>
                <w:rPr>
                  <w:rFonts w:ascii="Batang" w:eastAsia="Batang" w:hAnsi="Batang" w:cs="Times New Roman"/>
                </w:rPr>
                <w:t>Utilities</w:t>
              </w:r>
            </w:ins>
          </w:p>
        </w:tc>
        <w:tc>
          <w:tcPr>
            <w:tcW w:w="1970" w:type="dxa"/>
            <w:tcBorders>
              <w:top w:val="nil"/>
              <w:bottom w:val="nil"/>
            </w:tcBorders>
            <w:vAlign w:val="center"/>
            <w:tcPrChange w:id="919" w:author="나현종" w:date="2025-11-06T14:52:00Z" w16du:dateUtc="2025-11-06T05:52:00Z">
              <w:tcPr>
                <w:tcW w:w="1970" w:type="dxa"/>
                <w:gridSpan w:val="2"/>
                <w:vAlign w:val="center"/>
              </w:tcPr>
            </w:tcPrChange>
          </w:tcPr>
          <w:p w14:paraId="67385C0E" w14:textId="77777777" w:rsidR="00A45CD8" w:rsidRPr="000D2E96" w:rsidRDefault="00A45CD8">
            <w:pPr>
              <w:wordWrap/>
              <w:jc w:val="right"/>
              <w:rPr>
                <w:ins w:id="920" w:author="나현종" w:date="2025-11-06T14:50:00Z" w16du:dateUtc="2025-11-06T05:50:00Z"/>
                <w:rFonts w:ascii="Batang" w:eastAsia="Batang" w:hAnsi="Batang" w:cs="Times New Roman"/>
              </w:rPr>
              <w:pPrChange w:id="921" w:author="나현종" w:date="2025-11-06T14:52:00Z" w16du:dateUtc="2025-11-06T05:52:00Z">
                <w:pPr>
                  <w:wordWrap/>
                  <w:spacing w:line="360" w:lineRule="auto"/>
                </w:pPr>
              </w:pPrChange>
            </w:pPr>
          </w:p>
        </w:tc>
        <w:tc>
          <w:tcPr>
            <w:tcW w:w="1970" w:type="dxa"/>
            <w:tcBorders>
              <w:top w:val="nil"/>
              <w:bottom w:val="nil"/>
            </w:tcBorders>
            <w:vAlign w:val="center"/>
            <w:tcPrChange w:id="922" w:author="나현종" w:date="2025-11-06T14:52:00Z" w16du:dateUtc="2025-11-06T05:52:00Z">
              <w:tcPr>
                <w:tcW w:w="1970" w:type="dxa"/>
                <w:gridSpan w:val="2"/>
                <w:vAlign w:val="center"/>
              </w:tcPr>
            </w:tcPrChange>
          </w:tcPr>
          <w:p w14:paraId="783070AE" w14:textId="77777777" w:rsidR="00A45CD8" w:rsidRPr="000D2E96" w:rsidRDefault="00A45CD8">
            <w:pPr>
              <w:wordWrap/>
              <w:jc w:val="right"/>
              <w:rPr>
                <w:ins w:id="923" w:author="나현종" w:date="2025-11-06T14:50:00Z" w16du:dateUtc="2025-11-06T05:50:00Z"/>
                <w:rFonts w:ascii="Batang" w:eastAsia="Batang" w:hAnsi="Batang" w:cs="Times New Roman"/>
              </w:rPr>
              <w:pPrChange w:id="924" w:author="나현종" w:date="2025-11-06T14:52:00Z" w16du:dateUtc="2025-11-06T05:52:00Z">
                <w:pPr>
                  <w:wordWrap/>
                  <w:spacing w:line="360" w:lineRule="auto"/>
                </w:pPr>
              </w:pPrChange>
            </w:pPr>
          </w:p>
        </w:tc>
        <w:tc>
          <w:tcPr>
            <w:tcW w:w="1971" w:type="dxa"/>
            <w:tcBorders>
              <w:top w:val="nil"/>
              <w:bottom w:val="nil"/>
            </w:tcBorders>
            <w:vAlign w:val="center"/>
            <w:tcPrChange w:id="925" w:author="나현종" w:date="2025-11-06T14:52:00Z" w16du:dateUtc="2025-11-06T05:52:00Z">
              <w:tcPr>
                <w:tcW w:w="1971" w:type="dxa"/>
                <w:gridSpan w:val="2"/>
                <w:vAlign w:val="center"/>
              </w:tcPr>
            </w:tcPrChange>
          </w:tcPr>
          <w:p w14:paraId="755FBD1E" w14:textId="77777777" w:rsidR="00A45CD8" w:rsidRPr="000D2E96" w:rsidRDefault="00A45CD8">
            <w:pPr>
              <w:wordWrap/>
              <w:jc w:val="right"/>
              <w:rPr>
                <w:ins w:id="926" w:author="나현종" w:date="2025-11-06T14:50:00Z" w16du:dateUtc="2025-11-06T05:50:00Z"/>
                <w:rFonts w:ascii="Batang" w:eastAsia="Batang" w:hAnsi="Batang" w:cs="Times New Roman"/>
              </w:rPr>
              <w:pPrChange w:id="927" w:author="나현종" w:date="2025-11-06T14:52:00Z" w16du:dateUtc="2025-11-06T05:52:00Z">
                <w:pPr>
                  <w:wordWrap/>
                  <w:spacing w:line="360" w:lineRule="auto"/>
                </w:pPr>
              </w:pPrChange>
            </w:pPr>
          </w:p>
        </w:tc>
      </w:tr>
      <w:tr w:rsidR="00BB5F7D" w:rsidRPr="000D2E96" w14:paraId="5E899B19" w14:textId="77777777" w:rsidTr="00BB5F7D">
        <w:tblPrEx>
          <w:tblPrExChange w:id="92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29" w:author="나현종" w:date="2025-11-06T14:50:00Z"/>
          <w:trPrChange w:id="930" w:author="나현종" w:date="2025-11-06T14:52:00Z" w16du:dateUtc="2025-11-06T05:52:00Z">
            <w:trPr>
              <w:gridBefore w:val="1"/>
            </w:trPr>
          </w:trPrChange>
        </w:trPr>
        <w:tc>
          <w:tcPr>
            <w:tcW w:w="3439" w:type="dxa"/>
            <w:tcBorders>
              <w:top w:val="nil"/>
              <w:bottom w:val="single" w:sz="4" w:space="0" w:color="auto"/>
            </w:tcBorders>
            <w:vAlign w:val="center"/>
            <w:tcPrChange w:id="931" w:author="나현종" w:date="2025-11-06T14:52:00Z" w16du:dateUtc="2025-11-06T05:52:00Z">
              <w:tcPr>
                <w:tcW w:w="3439" w:type="dxa"/>
                <w:gridSpan w:val="2"/>
                <w:vAlign w:val="center"/>
              </w:tcPr>
            </w:tcPrChange>
          </w:tcPr>
          <w:p w14:paraId="60485E3B" w14:textId="77777777" w:rsidR="00A45CD8" w:rsidRPr="000D2E96" w:rsidRDefault="00A45CD8">
            <w:pPr>
              <w:wordWrap/>
              <w:jc w:val="both"/>
              <w:rPr>
                <w:ins w:id="932" w:author="나현종" w:date="2025-11-06T14:50:00Z" w16du:dateUtc="2025-11-06T05:50:00Z"/>
                <w:rFonts w:ascii="Batang" w:eastAsia="Batang" w:hAnsi="Batang" w:cs="Times New Roman"/>
              </w:rPr>
              <w:pPrChange w:id="933" w:author="나현종" w:date="2025-11-06T14:52:00Z" w16du:dateUtc="2025-11-06T05:52:00Z">
                <w:pPr>
                  <w:wordWrap/>
                  <w:spacing w:line="360" w:lineRule="auto"/>
                </w:pPr>
              </w:pPrChange>
            </w:pPr>
            <w:ins w:id="934" w:author="나현종" w:date="2025-11-06T14:50:00Z" w16du:dateUtc="2025-11-06T05:50:00Z">
              <w:r>
                <w:rPr>
                  <w:rFonts w:ascii="Batang" w:eastAsia="Batang" w:hAnsi="Batang" w:cs="Times New Roman"/>
                </w:rPr>
                <w:t>Real Estate</w:t>
              </w:r>
            </w:ins>
          </w:p>
        </w:tc>
        <w:tc>
          <w:tcPr>
            <w:tcW w:w="1970" w:type="dxa"/>
            <w:tcBorders>
              <w:top w:val="nil"/>
              <w:bottom w:val="single" w:sz="4" w:space="0" w:color="auto"/>
            </w:tcBorders>
            <w:vAlign w:val="center"/>
            <w:tcPrChange w:id="935" w:author="나현종" w:date="2025-11-06T14:52:00Z" w16du:dateUtc="2025-11-06T05:52:00Z">
              <w:tcPr>
                <w:tcW w:w="1970" w:type="dxa"/>
                <w:gridSpan w:val="2"/>
                <w:vAlign w:val="center"/>
              </w:tcPr>
            </w:tcPrChange>
          </w:tcPr>
          <w:p w14:paraId="5353D579" w14:textId="77777777" w:rsidR="00A45CD8" w:rsidRPr="000D2E96" w:rsidRDefault="00A45CD8">
            <w:pPr>
              <w:wordWrap/>
              <w:jc w:val="right"/>
              <w:rPr>
                <w:ins w:id="936" w:author="나현종" w:date="2025-11-06T14:50:00Z" w16du:dateUtc="2025-11-06T05:50:00Z"/>
                <w:rFonts w:ascii="Batang" w:eastAsia="Batang" w:hAnsi="Batang" w:cs="Times New Roman"/>
              </w:rPr>
              <w:pPrChange w:id="937" w:author="나현종" w:date="2025-11-06T14:52:00Z" w16du:dateUtc="2025-11-06T05:52:00Z">
                <w:pPr>
                  <w:wordWrap/>
                  <w:spacing w:line="360" w:lineRule="auto"/>
                </w:pPr>
              </w:pPrChange>
            </w:pPr>
          </w:p>
        </w:tc>
        <w:tc>
          <w:tcPr>
            <w:tcW w:w="1970" w:type="dxa"/>
            <w:tcBorders>
              <w:top w:val="nil"/>
              <w:bottom w:val="single" w:sz="4" w:space="0" w:color="auto"/>
            </w:tcBorders>
            <w:vAlign w:val="center"/>
            <w:tcPrChange w:id="938" w:author="나현종" w:date="2025-11-06T14:52:00Z" w16du:dateUtc="2025-11-06T05:52:00Z">
              <w:tcPr>
                <w:tcW w:w="1970" w:type="dxa"/>
                <w:gridSpan w:val="2"/>
                <w:vAlign w:val="center"/>
              </w:tcPr>
            </w:tcPrChange>
          </w:tcPr>
          <w:p w14:paraId="52316D34" w14:textId="77777777" w:rsidR="00A45CD8" w:rsidRPr="000D2E96" w:rsidRDefault="00A45CD8">
            <w:pPr>
              <w:wordWrap/>
              <w:jc w:val="right"/>
              <w:rPr>
                <w:ins w:id="939" w:author="나현종" w:date="2025-11-06T14:50:00Z" w16du:dateUtc="2025-11-06T05:50:00Z"/>
                <w:rFonts w:ascii="Batang" w:eastAsia="Batang" w:hAnsi="Batang" w:cs="Times New Roman"/>
              </w:rPr>
              <w:pPrChange w:id="940" w:author="나현종" w:date="2025-11-06T14:52:00Z" w16du:dateUtc="2025-11-06T05:52:00Z">
                <w:pPr>
                  <w:wordWrap/>
                  <w:spacing w:line="360" w:lineRule="auto"/>
                </w:pPr>
              </w:pPrChange>
            </w:pPr>
          </w:p>
        </w:tc>
        <w:tc>
          <w:tcPr>
            <w:tcW w:w="1971" w:type="dxa"/>
            <w:tcBorders>
              <w:top w:val="nil"/>
              <w:bottom w:val="single" w:sz="4" w:space="0" w:color="auto"/>
            </w:tcBorders>
            <w:vAlign w:val="center"/>
            <w:tcPrChange w:id="941" w:author="나현종" w:date="2025-11-06T14:52:00Z" w16du:dateUtc="2025-11-06T05:52:00Z">
              <w:tcPr>
                <w:tcW w:w="1971" w:type="dxa"/>
                <w:gridSpan w:val="2"/>
                <w:vAlign w:val="center"/>
              </w:tcPr>
            </w:tcPrChange>
          </w:tcPr>
          <w:p w14:paraId="4D375375" w14:textId="77777777" w:rsidR="00A45CD8" w:rsidRPr="000D2E96" w:rsidRDefault="00A45CD8">
            <w:pPr>
              <w:wordWrap/>
              <w:jc w:val="right"/>
              <w:rPr>
                <w:ins w:id="942" w:author="나현종" w:date="2025-11-06T14:50:00Z" w16du:dateUtc="2025-11-06T05:50:00Z"/>
                <w:rFonts w:ascii="Batang" w:eastAsia="Batang" w:hAnsi="Batang" w:cs="Times New Roman"/>
              </w:rPr>
              <w:pPrChange w:id="943" w:author="나현종" w:date="2025-11-06T14:52:00Z" w16du:dateUtc="2025-11-06T05:52:00Z">
                <w:pPr>
                  <w:wordWrap/>
                  <w:spacing w:line="360" w:lineRule="auto"/>
                </w:pPr>
              </w:pPrChange>
            </w:pPr>
          </w:p>
        </w:tc>
      </w:tr>
      <w:tr w:rsidR="00BB5F7D" w:rsidRPr="000D2E96" w14:paraId="1C08AC4D" w14:textId="77777777" w:rsidTr="00BB5F7D">
        <w:tblPrEx>
          <w:tblPrExChange w:id="94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45" w:author="나현종" w:date="2025-11-06T14:50:00Z"/>
          <w:trPrChange w:id="946" w:author="나현종" w:date="2025-11-06T14:52:00Z" w16du:dateUtc="2025-11-06T05:52:00Z">
            <w:trPr>
              <w:gridBefore w:val="1"/>
            </w:trPr>
          </w:trPrChange>
        </w:trPr>
        <w:tc>
          <w:tcPr>
            <w:tcW w:w="3439" w:type="dxa"/>
            <w:tcBorders>
              <w:top w:val="single" w:sz="4" w:space="0" w:color="auto"/>
            </w:tcBorders>
            <w:vAlign w:val="center"/>
            <w:tcPrChange w:id="947" w:author="나현종" w:date="2025-11-06T14:52:00Z" w16du:dateUtc="2025-11-06T05:52:00Z">
              <w:tcPr>
                <w:tcW w:w="3439" w:type="dxa"/>
                <w:gridSpan w:val="2"/>
                <w:vAlign w:val="center"/>
              </w:tcPr>
            </w:tcPrChange>
          </w:tcPr>
          <w:p w14:paraId="601007FD" w14:textId="77777777" w:rsidR="00A45CD8" w:rsidRPr="000D2E96" w:rsidRDefault="00A45CD8">
            <w:pPr>
              <w:wordWrap/>
              <w:jc w:val="both"/>
              <w:rPr>
                <w:ins w:id="948" w:author="나현종" w:date="2025-11-06T14:50:00Z" w16du:dateUtc="2025-11-06T05:50:00Z"/>
                <w:rFonts w:ascii="Batang" w:eastAsia="Batang" w:hAnsi="Batang" w:cs="Times New Roman"/>
              </w:rPr>
              <w:pPrChange w:id="949" w:author="나현종" w:date="2025-11-06T14:52:00Z" w16du:dateUtc="2025-11-06T05:52:00Z">
                <w:pPr>
                  <w:wordWrap/>
                  <w:spacing w:line="360" w:lineRule="auto"/>
                </w:pPr>
              </w:pPrChange>
            </w:pPr>
            <w:ins w:id="950" w:author="나현종" w:date="2025-11-06T14:50:00Z" w16du:dateUtc="2025-11-06T05:50:00Z">
              <w:r>
                <w:rPr>
                  <w:rFonts w:ascii="Batang" w:eastAsia="Batang" w:hAnsi="Batang" w:cs="Times New Roman"/>
                </w:rPr>
                <w:t>Total</w:t>
              </w:r>
            </w:ins>
          </w:p>
        </w:tc>
        <w:tc>
          <w:tcPr>
            <w:tcW w:w="1970" w:type="dxa"/>
            <w:tcBorders>
              <w:top w:val="single" w:sz="4" w:space="0" w:color="auto"/>
            </w:tcBorders>
            <w:vAlign w:val="center"/>
            <w:tcPrChange w:id="951" w:author="나현종" w:date="2025-11-06T14:52:00Z" w16du:dateUtc="2025-11-06T05:52:00Z">
              <w:tcPr>
                <w:tcW w:w="1970" w:type="dxa"/>
                <w:gridSpan w:val="2"/>
                <w:vAlign w:val="center"/>
              </w:tcPr>
            </w:tcPrChange>
          </w:tcPr>
          <w:p w14:paraId="620F630E" w14:textId="77777777" w:rsidR="00A45CD8" w:rsidRPr="000D2E96" w:rsidRDefault="00A45CD8">
            <w:pPr>
              <w:wordWrap/>
              <w:jc w:val="right"/>
              <w:rPr>
                <w:ins w:id="952" w:author="나현종" w:date="2025-11-06T14:50:00Z" w16du:dateUtc="2025-11-06T05:50:00Z"/>
                <w:rFonts w:ascii="Batang" w:eastAsia="Batang" w:hAnsi="Batang" w:cs="Times New Roman"/>
              </w:rPr>
              <w:pPrChange w:id="953" w:author="나현종" w:date="2025-11-06T14:52:00Z" w16du:dateUtc="2025-11-06T05:52:00Z">
                <w:pPr>
                  <w:wordWrap/>
                  <w:spacing w:line="360" w:lineRule="auto"/>
                </w:pPr>
              </w:pPrChange>
            </w:pPr>
            <w:ins w:id="954" w:author="나현종" w:date="2025-11-06T14:50:00Z" w16du:dateUtc="2025-11-06T05:50:00Z">
              <w:r>
                <w:rPr>
                  <w:rFonts w:ascii="Batang" w:eastAsia="Batang" w:hAnsi="Batang" w:cs="Times New Roman"/>
                </w:rPr>
                <w:t>55,547</w:t>
              </w:r>
            </w:ins>
          </w:p>
        </w:tc>
        <w:tc>
          <w:tcPr>
            <w:tcW w:w="1970" w:type="dxa"/>
            <w:tcBorders>
              <w:top w:val="single" w:sz="4" w:space="0" w:color="auto"/>
            </w:tcBorders>
            <w:vAlign w:val="center"/>
            <w:tcPrChange w:id="955" w:author="나현종" w:date="2025-11-06T14:52:00Z" w16du:dateUtc="2025-11-06T05:52:00Z">
              <w:tcPr>
                <w:tcW w:w="1970" w:type="dxa"/>
                <w:gridSpan w:val="2"/>
                <w:vAlign w:val="center"/>
              </w:tcPr>
            </w:tcPrChange>
          </w:tcPr>
          <w:p w14:paraId="0357EA61" w14:textId="77777777" w:rsidR="00A45CD8" w:rsidRPr="000D2E96" w:rsidRDefault="00A45CD8">
            <w:pPr>
              <w:wordWrap/>
              <w:jc w:val="right"/>
              <w:rPr>
                <w:ins w:id="956" w:author="나현종" w:date="2025-11-06T14:50:00Z" w16du:dateUtc="2025-11-06T05:50:00Z"/>
                <w:rFonts w:ascii="Batang" w:eastAsia="Batang" w:hAnsi="Batang" w:cs="Times New Roman"/>
              </w:rPr>
              <w:pPrChange w:id="957" w:author="나현종" w:date="2025-11-06T14:52:00Z" w16du:dateUtc="2025-11-06T05:52:00Z">
                <w:pPr>
                  <w:wordWrap/>
                  <w:spacing w:line="360" w:lineRule="auto"/>
                </w:pPr>
              </w:pPrChange>
            </w:pPr>
            <w:ins w:id="958" w:author="나현종" w:date="2025-11-06T14:50:00Z" w16du:dateUtc="2025-11-06T05:50:00Z">
              <w:r>
                <w:rPr>
                  <w:rFonts w:ascii="Batang" w:eastAsia="Batang" w:hAnsi="Batang" w:cs="Times New Roman"/>
                </w:rPr>
                <w:t>100.0%</w:t>
              </w:r>
            </w:ins>
          </w:p>
        </w:tc>
        <w:tc>
          <w:tcPr>
            <w:tcW w:w="1971" w:type="dxa"/>
            <w:tcBorders>
              <w:top w:val="single" w:sz="4" w:space="0" w:color="auto"/>
            </w:tcBorders>
            <w:vAlign w:val="center"/>
            <w:tcPrChange w:id="959" w:author="나현종" w:date="2025-11-06T14:52:00Z" w16du:dateUtc="2025-11-06T05:52:00Z">
              <w:tcPr>
                <w:tcW w:w="1971" w:type="dxa"/>
                <w:gridSpan w:val="2"/>
                <w:vAlign w:val="center"/>
              </w:tcPr>
            </w:tcPrChange>
          </w:tcPr>
          <w:p w14:paraId="5EC739FE" w14:textId="77777777" w:rsidR="00A45CD8" w:rsidRPr="000D2E96" w:rsidRDefault="00A45CD8">
            <w:pPr>
              <w:wordWrap/>
              <w:jc w:val="right"/>
              <w:rPr>
                <w:ins w:id="960" w:author="나현종" w:date="2025-11-06T14:50:00Z" w16du:dateUtc="2025-11-06T05:50:00Z"/>
                <w:rFonts w:ascii="Batang" w:eastAsia="Batang" w:hAnsi="Batang" w:cs="Times New Roman"/>
              </w:rPr>
              <w:pPrChange w:id="961" w:author="나현종" w:date="2025-11-06T14:52:00Z" w16du:dateUtc="2025-11-06T05:52:00Z">
                <w:pPr>
                  <w:wordWrap/>
                  <w:spacing w:line="360" w:lineRule="auto"/>
                </w:pPr>
              </w:pPrChange>
            </w:pPr>
            <w:ins w:id="962" w:author="나현종" w:date="2025-11-06T14:50:00Z" w16du:dateUtc="2025-11-06T05:50:00Z">
              <w:r>
                <w:rPr>
                  <w:rFonts w:ascii="Batang" w:eastAsia="Batang" w:hAnsi="Batang" w:cs="Times New Roman"/>
                </w:rPr>
                <w:t>496</w:t>
              </w:r>
            </w:ins>
          </w:p>
        </w:tc>
      </w:tr>
    </w:tbl>
    <w:p w14:paraId="523605F7" w14:textId="5C593A7B" w:rsidR="00A45CD8" w:rsidRDefault="00A45CD8" w:rsidP="00CB0660">
      <w:pPr>
        <w:widowControl/>
        <w:wordWrap/>
        <w:autoSpaceDE/>
        <w:autoSpaceDN/>
        <w:rPr>
          <w:ins w:id="963" w:author="나현종" w:date="2025-11-06T14:49:00Z" w16du:dateUtc="2025-11-06T05:49:00Z"/>
          <w:rFonts w:ascii="Batang" w:eastAsia="Batang" w:hAnsi="Batang" w:cs="Times New Roman"/>
          <w:b/>
          <w:bCs/>
        </w:rPr>
      </w:pPr>
      <w:ins w:id="964" w:author="나현종" w:date="2025-11-06T14:49:00Z" w16du:dateUtc="2025-11-06T05:49:00Z">
        <w:r>
          <w:rPr>
            <w:rFonts w:ascii="Batang" w:eastAsia="Batang" w:hAnsi="Batang" w:cs="Times New Roman"/>
            <w:b/>
            <w:bCs/>
          </w:rPr>
          <w:br w:type="page"/>
        </w:r>
      </w:ins>
      <w:r>
        <w:rPr>
          <w:rFonts w:ascii="Batang" w:eastAsia="Batang" w:hAnsi="Batang" w:cs="Times New Roman"/>
          <w:b/>
          <w:bCs/>
        </w:rPr>
        <w:br/>
      </w:r>
    </w:p>
    <w:p w14:paraId="6CA86C86" w14:textId="3C3C4EF3" w:rsidR="00EA7A09" w:rsidRPr="00CD2777" w:rsidRDefault="00B33101">
      <w:pPr>
        <w:wordWrap/>
        <w:jc w:val="center"/>
        <w:rPr>
          <w:rFonts w:ascii="Batang" w:eastAsia="Batang" w:hAnsi="Batang" w:cs="Times New Roman"/>
          <w:b/>
          <w:bCs/>
        </w:rPr>
        <w:pPrChange w:id="965" w:author="나현종" w:date="2025-11-06T14:50:00Z" w16du:dateUtc="2025-11-06T05:50:00Z">
          <w:pPr>
            <w:wordWrap/>
            <w:spacing w:line="360" w:lineRule="auto"/>
            <w:jc w:val="center"/>
          </w:pPr>
        </w:pPrChange>
      </w:pPr>
      <w:r>
        <w:rPr>
          <w:rFonts w:ascii="Batang" w:eastAsia="Batang" w:hAnsi="Batang" w:cs="Times New Roman" w:hint="eastAsia"/>
          <w:b/>
          <w:bCs/>
        </w:rPr>
        <w:t xml:space="preserve">Table 2. Descriptive Statistics</w:t>
      </w:r>
      <w:ins w:id="966" w:author="나현종" w:date="2025-11-06T14:56:00Z" w16du:dateUtc="2025-11-06T05:56:00Z">
        <w:r>
          <w:rPr>
            <w:rFonts w:ascii="Batang" w:eastAsia="Batang" w:hAnsi="Batang" w:cs="Times New Roman" w:hint="eastAsia"/>
            <w:b/>
            <w:bCs/>
          </w:rPr>
          <w:t xml:space="preserve"> </w:t>
        </w:r>
        <w:r>
          <w:rPr>
            <w:rFonts w:ascii="Batang" w:eastAsia="Batang" w:hAnsi="Batang" w:cs="Times New Roman"/>
            <w:b/>
            <w:bCs/>
          </w:rPr>
          <w:t>(In-Sample Period: 2015.01-2024.04)</w:t>
        </w:r>
      </w:ins>
    </w:p>
    <w:p w14:paraId="028D9DCF" w14:textId="3E38BFCB" w:rsidR="00EA7A09" w:rsidRPr="00BB5F7D" w:rsidRDefault="00BB5F7D">
      <w:pPr>
        <w:wordWrap/>
        <w:jc w:val="both"/>
        <w:rPr>
          <w:ins w:id="967" w:author="나현종" w:date="2025-11-06T14:56:00Z" w16du:dateUtc="2025-11-06T05:56:00Z"/>
          <w:rFonts w:ascii="Batang" w:eastAsia="Batang" w:hAnsi="Batang" w:cs="Times New Roman"/>
          <w:sz w:val="18"/>
          <w:szCs w:val="18"/>
          <w:rPrChange w:id="968" w:author="나현종" w:date="2025-11-06T14:57:00Z" w16du:dateUtc="2025-11-06T05:57:00Z">
            <w:rPr>
              <w:ins w:id="969" w:author="나현종" w:date="2025-11-06T14:56:00Z" w16du:dateUtc="2025-11-06T05:56:00Z"/>
              <w:rFonts w:ascii="Batang" w:eastAsia="Batang" w:hAnsi="Batang" w:cs="Times New Roman"/>
            </w:rPr>
          </w:rPrChange>
        </w:rPr>
        <w:pPrChange w:id="970" w:author="나현종" w:date="2025-11-06T14:57:00Z" w16du:dateUtc="2025-11-06T05:57:00Z">
          <w:pPr>
            <w:wordWrap/>
          </w:pPr>
        </w:pPrChange>
      </w:pPr>
      <w:ins w:id="971" w:author="나현종" w:date="2025-11-06T14:57:00Z" w16du:dateUtc="2025-11-06T05:57:00Z">
        <w:r>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w:t>
        </w:r>
        <w:del w:id="900064" w:author="Claude" w:date="2026-10-28T00:00:00Z">
          <w:r>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delText xml:space="preserve">accounting fundamentals</w:delText>
          </w:r>
        </w:del>
      </w:ins>
      <w:ins w:id="900065" w:author="Claude" w:date="2026-10-28T00:00:00Z">
        <w:r>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t xml:space="preserve">macroeconomic indicators</w:t>
        </w:r>
      </w:ins>
      <w:ins w:id="900066" w:author="나현종" w:date="2025-11-06T14:57:00Z" w16du:dateUtc="2025-11-06T05:57:00Z">
        <w:r>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t xml:space="preserve">, computed as median values across firms within each sector using quarterly </w:t>
        </w:r>
        <w:r>
          <w:rPr>
            <w:rFonts w:ascii="Batang" w:eastAsia="Batang" w:hAnsi="Batang" w:cs="Times New Roman"/>
            <w:sz w:val="18"/>
            <w:szCs w:val="18"/>
            <w:rPrChange w:id="973" w:author="나현종" w:date="2025-11-06T14:57:00Z" w16du:dateUtc="2025-11-06T05:57:00Z">
              <w:rPr>
                <w:rFonts w:ascii="Batang" w:eastAsia="Batang" w:hAnsi="Batang" w:cs="Times New Roman"/>
              </w:rPr>
            </w:rPrChange>
          </w:rPr>
          <w:t>Compustat</w:t>
        </w:r>
        <w:r>
          <w:rPr>
            <w:rFonts w:ascii="Batang" w:eastAsia="Batang" w:hAnsi="Batang" w:cs="Times New Roman"/>
            <w:sz w:val="18"/>
            <w:szCs w:val="18"/>
            <w:rPrChange w:id="974" w:author="나현종" w:date="2025-11-06T14:57:00Z" w16du:dateUtc="2025-11-06T05:57:00Z">
              <w:rPr>
                <w:rFonts w:ascii="Batang" w:eastAsia="Batang" w:hAnsi="Batang" w:cs="Times New Roman"/>
              </w:rPr>
            </w:rPrChange>
          </w:rPr>
          <w:t xml:space="preserve"> data, then averaged over the sample period.</w:t>
        </w:r>
      </w:ins>
    </w:p>
    <w:p w14:paraId="196C07ED" w14:textId="77777777" w:rsidR="00BB5F7D" w:rsidRDefault="00BB5F7D" w:rsidP="00A45CD8">
      <w:pPr>
        <w:wordWrap/>
        <w:rPr>
          <w:ins w:id="975" w:author="나현종" w:date="2025-11-06T14:56:00Z" w16du:dateUtc="2025-11-06T05:56:00Z"/>
          <w:rFonts w:ascii="Batang" w:eastAsia="Batang" w:hAnsi="Batang" w:cs="Times New Roman"/>
        </w:rPr>
      </w:pPr>
    </w:p>
    <w:p w14:paraId="2BF31759" w14:textId="77777777" w:rsidR="00BB5F7D" w:rsidRPr="00BB5F7D" w:rsidRDefault="00BB5F7D" w:rsidP="00BB5F7D">
      <w:pPr>
        <w:wordWrap/>
        <w:rPr>
          <w:ins w:id="976" w:author="나현종" w:date="2025-11-06T14:56:00Z" w16du:dateUtc="2025-11-06T05:56:00Z"/>
          <w:rFonts w:ascii="Batang" w:eastAsia="Batang" w:hAnsi="Batang" w:cs="Times New Roman"/>
        </w:rPr>
      </w:pPr>
      <w:ins w:id="977" w:author="나현종" w:date="2025-11-06T14:56:00Z" w16du:dateUtc="2025-11-06T05:56:00Z">
        <w:r>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1E3A39" w:rsidRPr="0026300E" w14:paraId="1D5780F8" w14:textId="77777777" w:rsidTr="00A73940">
        <w:trPr>
          <w:ins w:id="978" w:author="나현종" w:date="2025-11-06T14:56:00Z"/>
        </w:trPr>
        <w:tc>
          <w:tcPr>
            <w:tcW w:w="744" w:type="dxa"/>
            <w:tcBorders>
              <w:top w:val="single" w:sz="4" w:space="0" w:color="auto"/>
              <w:left w:val="nil"/>
              <w:bottom w:val="single" w:sz="4" w:space="0" w:color="auto"/>
              <w:right w:val="nil"/>
            </w:tcBorders>
            <w:vAlign w:val="center"/>
          </w:tcPr>
          <w:p w14:paraId="381951AB" w14:textId="7AE493F9" w:rsidR="00BB5F7D" w:rsidRPr="0026300E" w:rsidRDefault="00BB5F7D">
            <w:pPr>
              <w:wordWrap/>
              <w:jc w:val="center"/>
              <w:rPr>
                <w:ins w:id="979" w:author="나현종" w:date="2025-11-06T14:56:00Z" w16du:dateUtc="2025-11-06T05:56:00Z"/>
                <w:rFonts w:ascii="Batang" w:eastAsia="Batang" w:hAnsi="Batang" w:cs="Times New Roman"/>
              </w:rPr>
              <w:pPrChange w:id="980" w:author="나현종" w:date="2025-11-06T15:09:00Z" w16du:dateUtc="2025-11-06T06:09:00Z">
                <w:pPr>
                  <w:wordWrap/>
                </w:pPr>
              </w:pPrChange>
            </w:pPr>
            <w:ins w:id="981" w:author="나현종" w:date="2025-11-06T14:56:00Z" w16du:dateUtc="2025-11-06T05:56:00Z">
              <w:r>
                <w:rPr>
                  <w:rFonts w:ascii="Batang" w:eastAsia="Batang" w:hAnsi="Batang" w:cs="Times New Roman"/>
                </w:rPr>
                <w:t>GICS</w:t>
              </w:r>
            </w:ins>
          </w:p>
        </w:tc>
        <w:tc>
          <w:tcPr>
            <w:tcW w:w="3058" w:type="dxa"/>
            <w:tcBorders>
              <w:top w:val="single" w:sz="4" w:space="0" w:color="auto"/>
              <w:left w:val="nil"/>
              <w:bottom w:val="single" w:sz="4" w:space="0" w:color="auto"/>
              <w:right w:val="nil"/>
            </w:tcBorders>
            <w:vAlign w:val="center"/>
          </w:tcPr>
          <w:p w14:paraId="3E5ED9EC" w14:textId="6DC01842" w:rsidR="00BB5F7D" w:rsidRPr="0026300E" w:rsidRDefault="00BB5F7D">
            <w:pPr>
              <w:wordWrap/>
              <w:jc w:val="center"/>
              <w:rPr>
                <w:ins w:id="982" w:author="나현종" w:date="2025-11-06T14:56:00Z" w16du:dateUtc="2025-11-06T05:56:00Z"/>
                <w:rFonts w:ascii="Batang" w:eastAsia="Batang" w:hAnsi="Batang" w:cs="Times New Roman"/>
              </w:rPr>
              <w:pPrChange w:id="983" w:author="나현종" w:date="2025-11-06T15:09:00Z" w16du:dateUtc="2025-11-06T06:09:00Z">
                <w:pPr>
                  <w:wordWrap/>
                </w:pPr>
              </w:pPrChange>
            </w:pPr>
            <w:ins w:id="984" w:author="나현종" w:date="2025-11-06T14:56:00Z" w16du:dateUtc="2025-11-06T05:56:00Z">
              <w:r>
                <w:rPr>
                  <w:rFonts w:ascii="Batang" w:eastAsia="Batang" w:hAnsi="Batang" w:cs="Times New Roman"/>
                </w:rPr>
                <w:t>Sector</w:t>
              </w:r>
            </w:ins>
          </w:p>
        </w:tc>
        <w:tc>
          <w:tcPr>
            <w:tcW w:w="1109" w:type="dxa"/>
            <w:tcBorders>
              <w:top w:val="single" w:sz="4" w:space="0" w:color="auto"/>
              <w:left w:val="nil"/>
              <w:bottom w:val="single" w:sz="4" w:space="0" w:color="auto"/>
              <w:right w:val="nil"/>
            </w:tcBorders>
            <w:vAlign w:val="center"/>
          </w:tcPr>
          <w:p w14:paraId="57DB138A" w14:textId="77777777" w:rsidR="00BB5F7D" w:rsidRPr="0026300E" w:rsidRDefault="00BB5F7D">
            <w:pPr>
              <w:wordWrap/>
              <w:jc w:val="center"/>
              <w:rPr>
                <w:ins w:id="985" w:author="나현종" w:date="2025-11-06T14:56:00Z" w16du:dateUtc="2025-11-06T05:56:00Z"/>
                <w:rFonts w:ascii="Batang" w:eastAsia="Batang" w:hAnsi="Batang" w:cs="Times New Roman"/>
              </w:rPr>
              <w:pPrChange w:id="986" w:author="나현종" w:date="2025-11-06T15:09:00Z" w16du:dateUtc="2025-11-06T06:09:00Z">
                <w:pPr>
                  <w:wordWrap/>
                </w:pPr>
              </w:pPrChange>
            </w:pPr>
            <w:ins w:id="987" w:author="나현종" w:date="2025-11-06T14:56:00Z" w16du:dateUtc="2025-11-06T05:56:00Z">
              <w:r>
                <w:rPr>
                  <w:rFonts w:ascii="Batang" w:eastAsia="Batang" w:hAnsi="Batang" w:cs="Times New Roman"/>
                </w:rPr>
                <w:t>Mean (%)</w:t>
              </w:r>
            </w:ins>
          </w:p>
        </w:tc>
        <w:tc>
          <w:tcPr>
            <w:tcW w:w="1110" w:type="dxa"/>
            <w:tcBorders>
              <w:top w:val="single" w:sz="4" w:space="0" w:color="auto"/>
              <w:left w:val="nil"/>
              <w:bottom w:val="single" w:sz="4" w:space="0" w:color="auto"/>
              <w:right w:val="nil"/>
            </w:tcBorders>
            <w:vAlign w:val="center"/>
          </w:tcPr>
          <w:p w14:paraId="0A89890D" w14:textId="77777777" w:rsidR="00BB5F7D" w:rsidRPr="0026300E" w:rsidRDefault="00BB5F7D">
            <w:pPr>
              <w:wordWrap/>
              <w:jc w:val="center"/>
              <w:rPr>
                <w:ins w:id="988" w:author="나현종" w:date="2025-11-06T14:56:00Z" w16du:dateUtc="2025-11-06T05:56:00Z"/>
                <w:rFonts w:ascii="Batang" w:eastAsia="Batang" w:hAnsi="Batang" w:cs="Times New Roman"/>
              </w:rPr>
              <w:pPrChange w:id="989" w:author="나현종" w:date="2025-11-06T15:09:00Z" w16du:dateUtc="2025-11-06T06:09:00Z">
                <w:pPr>
                  <w:wordWrap/>
                </w:pPr>
              </w:pPrChange>
            </w:pPr>
            <w:ins w:id="990" w:author="나현종" w:date="2025-11-06T14:56:00Z" w16du:dateUtc="2025-11-06T05:56:00Z">
              <w:r>
                <w:rPr>
                  <w:rFonts w:ascii="Batang" w:eastAsia="Batang" w:hAnsi="Batang" w:cs="Times New Roman"/>
                </w:rPr>
                <w:t>Std Dev (%)</w:t>
              </w:r>
            </w:ins>
          </w:p>
        </w:tc>
        <w:tc>
          <w:tcPr>
            <w:tcW w:w="1109" w:type="dxa"/>
            <w:tcBorders>
              <w:top w:val="single" w:sz="4" w:space="0" w:color="auto"/>
              <w:left w:val="nil"/>
              <w:bottom w:val="single" w:sz="4" w:space="0" w:color="auto"/>
              <w:right w:val="nil"/>
            </w:tcBorders>
            <w:vAlign w:val="center"/>
          </w:tcPr>
          <w:p w14:paraId="595B6B1F" w14:textId="77777777" w:rsidR="00BB5F7D" w:rsidRPr="0026300E" w:rsidRDefault="00BB5F7D">
            <w:pPr>
              <w:wordWrap/>
              <w:jc w:val="center"/>
              <w:rPr>
                <w:ins w:id="991" w:author="나현종" w:date="2025-11-06T14:56:00Z" w16du:dateUtc="2025-11-06T05:56:00Z"/>
                <w:rFonts w:ascii="Batang" w:eastAsia="Batang" w:hAnsi="Batang" w:cs="Times New Roman"/>
              </w:rPr>
              <w:pPrChange w:id="992" w:author="나현종" w:date="2025-11-06T15:09:00Z" w16du:dateUtc="2025-11-06T06:09:00Z">
                <w:pPr>
                  <w:wordWrap/>
                </w:pPr>
              </w:pPrChange>
            </w:pPr>
            <w:ins w:id="993" w:author="나현종" w:date="2025-11-06T14:56:00Z" w16du:dateUtc="2025-11-06T05:56:00Z">
              <w:r>
                <w:rPr>
                  <w:rFonts w:ascii="Batang" w:eastAsia="Batang" w:hAnsi="Batang" w:cs="Times New Roman"/>
                </w:rPr>
                <w:t>Min (%)</w:t>
              </w:r>
            </w:ins>
          </w:p>
        </w:tc>
        <w:tc>
          <w:tcPr>
            <w:tcW w:w="1110" w:type="dxa"/>
            <w:tcBorders>
              <w:top w:val="single" w:sz="4" w:space="0" w:color="auto"/>
              <w:left w:val="nil"/>
              <w:bottom w:val="single" w:sz="4" w:space="0" w:color="auto"/>
              <w:right w:val="nil"/>
            </w:tcBorders>
            <w:vAlign w:val="center"/>
          </w:tcPr>
          <w:p w14:paraId="23297555" w14:textId="77777777" w:rsidR="00BB5F7D" w:rsidRPr="0026300E" w:rsidRDefault="00BB5F7D">
            <w:pPr>
              <w:wordWrap/>
              <w:jc w:val="center"/>
              <w:rPr>
                <w:ins w:id="994" w:author="나현종" w:date="2025-11-06T14:56:00Z" w16du:dateUtc="2025-11-06T05:56:00Z"/>
                <w:rFonts w:ascii="Batang" w:eastAsia="Batang" w:hAnsi="Batang" w:cs="Times New Roman"/>
              </w:rPr>
              <w:pPrChange w:id="995" w:author="나현종" w:date="2025-11-06T15:09:00Z" w16du:dateUtc="2025-11-06T06:09:00Z">
                <w:pPr>
                  <w:wordWrap/>
                </w:pPr>
              </w:pPrChange>
            </w:pPr>
            <w:ins w:id="996" w:author="나현종" w:date="2025-11-06T14:56:00Z" w16du:dateUtc="2025-11-06T05:56:00Z">
              <w:r>
                <w:rPr>
                  <w:rFonts w:ascii="Batang" w:eastAsia="Batang" w:hAnsi="Batang" w:cs="Times New Roman"/>
                </w:rPr>
                <w:t>Max (%)</w:t>
              </w:r>
            </w:ins>
          </w:p>
        </w:tc>
        <w:tc>
          <w:tcPr>
            <w:tcW w:w="1110" w:type="dxa"/>
            <w:tcBorders>
              <w:top w:val="single" w:sz="4" w:space="0" w:color="auto"/>
              <w:left w:val="nil"/>
              <w:bottom w:val="single" w:sz="4" w:space="0" w:color="auto"/>
              <w:right w:val="nil"/>
            </w:tcBorders>
            <w:vAlign w:val="center"/>
          </w:tcPr>
          <w:p w14:paraId="0886F508" w14:textId="77777777" w:rsidR="00BB5F7D" w:rsidRPr="0026300E" w:rsidRDefault="00BB5F7D">
            <w:pPr>
              <w:wordWrap/>
              <w:jc w:val="center"/>
              <w:rPr>
                <w:ins w:id="997" w:author="나현종" w:date="2025-11-06T14:56:00Z" w16du:dateUtc="2025-11-06T05:56:00Z"/>
                <w:rFonts w:ascii="Batang" w:eastAsia="Batang" w:hAnsi="Batang" w:cs="Times New Roman"/>
              </w:rPr>
              <w:pPrChange w:id="998" w:author="나현종" w:date="2025-11-06T15:09:00Z" w16du:dateUtc="2025-11-06T06:09:00Z">
                <w:pPr>
                  <w:wordWrap/>
                </w:pPr>
              </w:pPrChange>
            </w:pPr>
            <w:ins w:id="999" w:author="나현종" w:date="2025-11-06T14:56:00Z" w16du:dateUtc="2025-11-06T05:56:00Z">
              <w:r>
                <w:rPr>
                  <w:rFonts w:ascii="Batang" w:eastAsia="Batang" w:hAnsi="Batang" w:cs="Times New Roman"/>
                </w:rPr>
                <w:t>Sharpe Ratio</w:t>
              </w:r>
            </w:ins>
          </w:p>
        </w:tc>
      </w:tr>
      <w:tr w:rsidR="001E3A39" w:rsidRPr="0026300E" w14:paraId="297E9733" w14:textId="77777777" w:rsidTr="00A73940">
        <w:trPr>
          <w:ins w:id="1000" w:author="나현종" w:date="2025-11-06T14:56:00Z"/>
        </w:trPr>
        <w:tc>
          <w:tcPr>
            <w:tcW w:w="744" w:type="dxa"/>
            <w:tcBorders>
              <w:top w:val="single" w:sz="4" w:space="0" w:color="auto"/>
              <w:left w:val="nil"/>
              <w:bottom w:val="nil"/>
              <w:right w:val="nil"/>
            </w:tcBorders>
          </w:tcPr>
          <w:p w14:paraId="40FB6450" w14:textId="77777777" w:rsidR="00BB5F7D" w:rsidRPr="0026300E" w:rsidRDefault="00BB5F7D">
            <w:pPr>
              <w:wordWrap/>
              <w:rPr>
                <w:ins w:id="1001" w:author="나현종" w:date="2025-11-06T14:56:00Z" w16du:dateUtc="2025-11-06T05:56:00Z"/>
                <w:rFonts w:ascii="Batang" w:eastAsia="Batang" w:hAnsi="Batang" w:cs="Times New Roman"/>
              </w:rPr>
            </w:pPr>
            <w:ins w:id="1002" w:author="나현종" w:date="2025-11-06T14:56:00Z" w16du:dateUtc="2025-11-06T05:56:00Z">
              <w:r>
                <w:rPr>
                  <w:rFonts w:ascii="Batang" w:eastAsia="Batang" w:hAnsi="Batang" w:cs="Times New Roman"/>
                </w:rPr>
                <w:t>10</w:t>
              </w:r>
            </w:ins>
          </w:p>
        </w:tc>
        <w:tc>
          <w:tcPr>
            <w:tcW w:w="3058" w:type="dxa"/>
            <w:tcBorders>
              <w:top w:val="single" w:sz="4" w:space="0" w:color="auto"/>
              <w:left w:val="nil"/>
              <w:bottom w:val="nil"/>
              <w:right w:val="nil"/>
            </w:tcBorders>
          </w:tcPr>
          <w:p w14:paraId="07443013" w14:textId="77777777" w:rsidR="00BB5F7D" w:rsidRPr="0026300E" w:rsidRDefault="00BB5F7D">
            <w:pPr>
              <w:wordWrap/>
              <w:rPr>
                <w:ins w:id="1003" w:author="나현종" w:date="2025-11-06T14:56:00Z" w16du:dateUtc="2025-11-06T05:56:00Z"/>
                <w:rFonts w:ascii="Batang" w:eastAsia="Batang" w:hAnsi="Batang" w:cs="Times New Roman"/>
              </w:rPr>
            </w:pPr>
            <w:ins w:id="1004" w:author="나현종" w:date="2025-11-06T14:56:00Z" w16du:dateUtc="2025-11-06T05:56:00Z">
              <w:r>
                <w:rPr>
                  <w:rFonts w:ascii="Batang" w:eastAsia="Batang" w:hAnsi="Batang" w:cs="Times New Roman"/>
                </w:rPr>
                <w:t>Energy</w:t>
              </w:r>
            </w:ins>
          </w:p>
        </w:tc>
        <w:tc>
          <w:tcPr>
            <w:tcW w:w="1109" w:type="dxa"/>
            <w:tcBorders>
              <w:top w:val="single" w:sz="4" w:space="0" w:color="auto"/>
              <w:left w:val="nil"/>
              <w:bottom w:val="nil"/>
              <w:right w:val="nil"/>
            </w:tcBorders>
            <w:vAlign w:val="center"/>
          </w:tcPr>
          <w:p w14:paraId="5DF508AA" w14:textId="77777777" w:rsidR="00BB5F7D" w:rsidRPr="0026300E" w:rsidRDefault="00BB5F7D">
            <w:pPr>
              <w:wordWrap/>
              <w:jc w:val="right"/>
              <w:rPr>
                <w:ins w:id="1005" w:author="나현종" w:date="2025-11-06T14:56:00Z" w16du:dateUtc="2025-11-06T05:56:00Z"/>
                <w:rFonts w:ascii="Batang" w:eastAsia="Batang" w:hAnsi="Batang" w:cs="Times New Roman"/>
              </w:rPr>
              <w:pPrChange w:id="1006"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1C5A51B4" w14:textId="77777777" w:rsidR="00BB5F7D" w:rsidRPr="0026300E" w:rsidRDefault="00BB5F7D">
            <w:pPr>
              <w:wordWrap/>
              <w:jc w:val="right"/>
              <w:rPr>
                <w:ins w:id="1007" w:author="나현종" w:date="2025-11-06T14:56:00Z" w16du:dateUtc="2025-11-06T05:56:00Z"/>
                <w:rFonts w:ascii="Batang" w:eastAsia="Batang" w:hAnsi="Batang" w:cs="Times New Roman"/>
              </w:rPr>
              <w:pPrChange w:id="1008" w:author="나현종" w:date="2025-11-06T15:09:00Z" w16du:dateUtc="2025-11-06T06:09:00Z">
                <w:pPr>
                  <w:wordWrap/>
                </w:pPr>
              </w:pPrChange>
            </w:pPr>
          </w:p>
        </w:tc>
        <w:tc>
          <w:tcPr>
            <w:tcW w:w="1109" w:type="dxa"/>
            <w:tcBorders>
              <w:top w:val="single" w:sz="4" w:space="0" w:color="auto"/>
              <w:left w:val="nil"/>
              <w:bottom w:val="nil"/>
              <w:right w:val="nil"/>
            </w:tcBorders>
            <w:vAlign w:val="center"/>
          </w:tcPr>
          <w:p w14:paraId="4FFD281A" w14:textId="77777777" w:rsidR="00BB5F7D" w:rsidRPr="0026300E" w:rsidRDefault="00BB5F7D">
            <w:pPr>
              <w:wordWrap/>
              <w:jc w:val="right"/>
              <w:rPr>
                <w:ins w:id="1009" w:author="나현종" w:date="2025-11-06T14:56:00Z" w16du:dateUtc="2025-11-06T05:56:00Z"/>
                <w:rFonts w:ascii="Batang" w:eastAsia="Batang" w:hAnsi="Batang" w:cs="Times New Roman"/>
              </w:rPr>
              <w:pPrChange w:id="1010"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3DF852C0" w14:textId="77777777" w:rsidR="00BB5F7D" w:rsidRPr="0026300E" w:rsidRDefault="00BB5F7D">
            <w:pPr>
              <w:wordWrap/>
              <w:jc w:val="right"/>
              <w:rPr>
                <w:ins w:id="1011" w:author="나현종" w:date="2025-11-06T14:56:00Z" w16du:dateUtc="2025-11-06T05:56:00Z"/>
                <w:rFonts w:ascii="Batang" w:eastAsia="Batang" w:hAnsi="Batang" w:cs="Times New Roman"/>
              </w:rPr>
              <w:pPrChange w:id="1012"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7A8B5967" w14:textId="77777777" w:rsidR="00BB5F7D" w:rsidRPr="0026300E" w:rsidRDefault="00BB5F7D">
            <w:pPr>
              <w:wordWrap/>
              <w:jc w:val="right"/>
              <w:rPr>
                <w:ins w:id="1013" w:author="나현종" w:date="2025-11-06T14:56:00Z" w16du:dateUtc="2025-11-06T05:56:00Z"/>
                <w:rFonts w:ascii="Batang" w:eastAsia="Batang" w:hAnsi="Batang" w:cs="Times New Roman"/>
              </w:rPr>
              <w:pPrChange w:id="1014" w:author="나현종" w:date="2025-11-06T15:09:00Z" w16du:dateUtc="2025-11-06T06:09:00Z">
                <w:pPr>
                  <w:wordWrap/>
                </w:pPr>
              </w:pPrChange>
            </w:pPr>
          </w:p>
        </w:tc>
      </w:tr>
      <w:tr w:rsidR="001E3A39" w:rsidRPr="0026300E" w14:paraId="54B597C0" w14:textId="77777777" w:rsidTr="00A73940">
        <w:trPr>
          <w:ins w:id="1015" w:author="나현종" w:date="2025-11-06T14:56:00Z"/>
        </w:trPr>
        <w:tc>
          <w:tcPr>
            <w:tcW w:w="744" w:type="dxa"/>
            <w:tcBorders>
              <w:top w:val="nil"/>
              <w:left w:val="nil"/>
              <w:bottom w:val="nil"/>
              <w:right w:val="nil"/>
            </w:tcBorders>
          </w:tcPr>
          <w:p w14:paraId="787B577D" w14:textId="77777777" w:rsidR="00BB5F7D" w:rsidRPr="0026300E" w:rsidRDefault="00BB5F7D">
            <w:pPr>
              <w:wordWrap/>
              <w:rPr>
                <w:ins w:id="1016" w:author="나현종" w:date="2025-11-06T14:56:00Z" w16du:dateUtc="2025-11-06T05:56:00Z"/>
                <w:rFonts w:ascii="Batang" w:eastAsia="Batang" w:hAnsi="Batang" w:cs="Times New Roman"/>
              </w:rPr>
            </w:pPr>
            <w:ins w:id="1017" w:author="나현종" w:date="2025-11-06T14:56:00Z" w16du:dateUtc="2025-11-06T05:56:00Z">
              <w:r>
                <w:rPr>
                  <w:rFonts w:ascii="Batang" w:eastAsia="Batang" w:hAnsi="Batang" w:cs="Times New Roman"/>
                </w:rPr>
                <w:t>15</w:t>
              </w:r>
            </w:ins>
          </w:p>
        </w:tc>
        <w:tc>
          <w:tcPr>
            <w:tcW w:w="3058" w:type="dxa"/>
            <w:tcBorders>
              <w:top w:val="nil"/>
              <w:left w:val="nil"/>
              <w:bottom w:val="nil"/>
              <w:right w:val="nil"/>
            </w:tcBorders>
          </w:tcPr>
          <w:p w14:paraId="2ED8600E" w14:textId="77777777" w:rsidR="00BB5F7D" w:rsidRPr="0026300E" w:rsidRDefault="00BB5F7D">
            <w:pPr>
              <w:wordWrap/>
              <w:rPr>
                <w:ins w:id="1018" w:author="나현종" w:date="2025-11-06T14:56:00Z" w16du:dateUtc="2025-11-06T05:56:00Z"/>
                <w:rFonts w:ascii="Batang" w:eastAsia="Batang" w:hAnsi="Batang" w:cs="Times New Roman"/>
              </w:rPr>
            </w:pPr>
            <w:ins w:id="1019" w:author="나현종" w:date="2025-11-06T14:56:00Z" w16du:dateUtc="2025-11-06T05:56:00Z">
              <w:r>
                <w:rPr>
                  <w:rFonts w:ascii="Batang" w:eastAsia="Batang" w:hAnsi="Batang" w:cs="Times New Roman"/>
                </w:rPr>
                <w:t>Materials</w:t>
              </w:r>
            </w:ins>
          </w:p>
        </w:tc>
        <w:tc>
          <w:tcPr>
            <w:tcW w:w="1109" w:type="dxa"/>
            <w:tcBorders>
              <w:top w:val="nil"/>
              <w:left w:val="nil"/>
              <w:bottom w:val="nil"/>
              <w:right w:val="nil"/>
            </w:tcBorders>
            <w:vAlign w:val="center"/>
          </w:tcPr>
          <w:p w14:paraId="3DE9C67D" w14:textId="77777777" w:rsidR="00BB5F7D" w:rsidRPr="0026300E" w:rsidRDefault="00BB5F7D">
            <w:pPr>
              <w:wordWrap/>
              <w:jc w:val="right"/>
              <w:rPr>
                <w:ins w:id="1020" w:author="나현종" w:date="2025-11-06T14:56:00Z" w16du:dateUtc="2025-11-06T05:56:00Z"/>
                <w:rFonts w:ascii="Batang" w:eastAsia="Batang" w:hAnsi="Batang" w:cs="Times New Roman"/>
              </w:rPr>
              <w:pPrChange w:id="1021" w:author="나현종" w:date="2025-11-06T15:09:00Z" w16du:dateUtc="2025-11-06T06:09:00Z">
                <w:pPr>
                  <w:wordWrap/>
                </w:pPr>
              </w:pPrChange>
            </w:pPr>
          </w:p>
        </w:tc>
        <w:tc>
          <w:tcPr>
            <w:tcW w:w="1110" w:type="dxa"/>
            <w:tcBorders>
              <w:top w:val="nil"/>
              <w:left w:val="nil"/>
              <w:bottom w:val="nil"/>
              <w:right w:val="nil"/>
            </w:tcBorders>
            <w:vAlign w:val="center"/>
          </w:tcPr>
          <w:p w14:paraId="4C70753D" w14:textId="77777777" w:rsidR="00BB5F7D" w:rsidRPr="0026300E" w:rsidRDefault="00BB5F7D">
            <w:pPr>
              <w:wordWrap/>
              <w:jc w:val="right"/>
              <w:rPr>
                <w:ins w:id="1022" w:author="나현종" w:date="2025-11-06T14:56:00Z" w16du:dateUtc="2025-11-06T05:56:00Z"/>
                <w:rFonts w:ascii="Batang" w:eastAsia="Batang" w:hAnsi="Batang" w:cs="Times New Roman"/>
              </w:rPr>
              <w:pPrChange w:id="1023" w:author="나현종" w:date="2025-11-06T15:09:00Z" w16du:dateUtc="2025-11-06T06:09:00Z">
                <w:pPr>
                  <w:wordWrap/>
                </w:pPr>
              </w:pPrChange>
            </w:pPr>
          </w:p>
        </w:tc>
        <w:tc>
          <w:tcPr>
            <w:tcW w:w="1109" w:type="dxa"/>
            <w:tcBorders>
              <w:top w:val="nil"/>
              <w:left w:val="nil"/>
              <w:bottom w:val="nil"/>
              <w:right w:val="nil"/>
            </w:tcBorders>
            <w:vAlign w:val="center"/>
          </w:tcPr>
          <w:p w14:paraId="114E781C" w14:textId="77777777" w:rsidR="00BB5F7D" w:rsidRPr="0026300E" w:rsidRDefault="00BB5F7D">
            <w:pPr>
              <w:wordWrap/>
              <w:jc w:val="right"/>
              <w:rPr>
                <w:ins w:id="1024" w:author="나현종" w:date="2025-11-06T14:56:00Z" w16du:dateUtc="2025-11-06T05:56:00Z"/>
                <w:rFonts w:ascii="Batang" w:eastAsia="Batang" w:hAnsi="Batang" w:cs="Times New Roman"/>
              </w:rPr>
              <w:pPrChange w:id="1025" w:author="나현종" w:date="2025-11-06T15:09:00Z" w16du:dateUtc="2025-11-06T06:09:00Z">
                <w:pPr>
                  <w:wordWrap/>
                </w:pPr>
              </w:pPrChange>
            </w:pPr>
          </w:p>
        </w:tc>
        <w:tc>
          <w:tcPr>
            <w:tcW w:w="1110" w:type="dxa"/>
            <w:tcBorders>
              <w:top w:val="nil"/>
              <w:left w:val="nil"/>
              <w:bottom w:val="nil"/>
              <w:right w:val="nil"/>
            </w:tcBorders>
            <w:vAlign w:val="center"/>
          </w:tcPr>
          <w:p w14:paraId="0A628093" w14:textId="77777777" w:rsidR="00BB5F7D" w:rsidRPr="0026300E" w:rsidRDefault="00BB5F7D">
            <w:pPr>
              <w:wordWrap/>
              <w:jc w:val="right"/>
              <w:rPr>
                <w:ins w:id="1026" w:author="나현종" w:date="2025-11-06T14:56:00Z" w16du:dateUtc="2025-11-06T05:56:00Z"/>
                <w:rFonts w:ascii="Batang" w:eastAsia="Batang" w:hAnsi="Batang" w:cs="Times New Roman"/>
              </w:rPr>
              <w:pPrChange w:id="1027" w:author="나현종" w:date="2025-11-06T15:09:00Z" w16du:dateUtc="2025-11-06T06:09:00Z">
                <w:pPr>
                  <w:wordWrap/>
                </w:pPr>
              </w:pPrChange>
            </w:pPr>
          </w:p>
        </w:tc>
        <w:tc>
          <w:tcPr>
            <w:tcW w:w="1110" w:type="dxa"/>
            <w:tcBorders>
              <w:top w:val="nil"/>
              <w:left w:val="nil"/>
              <w:bottom w:val="nil"/>
              <w:right w:val="nil"/>
            </w:tcBorders>
            <w:vAlign w:val="center"/>
          </w:tcPr>
          <w:p w14:paraId="7FEB35EE" w14:textId="77777777" w:rsidR="00BB5F7D" w:rsidRPr="0026300E" w:rsidRDefault="00BB5F7D">
            <w:pPr>
              <w:wordWrap/>
              <w:jc w:val="right"/>
              <w:rPr>
                <w:ins w:id="1028" w:author="나현종" w:date="2025-11-06T14:56:00Z" w16du:dateUtc="2025-11-06T05:56:00Z"/>
                <w:rFonts w:ascii="Batang" w:eastAsia="Batang" w:hAnsi="Batang" w:cs="Times New Roman"/>
              </w:rPr>
              <w:pPrChange w:id="1029" w:author="나현종" w:date="2025-11-06T15:09:00Z" w16du:dateUtc="2025-11-06T06:09:00Z">
                <w:pPr>
                  <w:wordWrap/>
                </w:pPr>
              </w:pPrChange>
            </w:pPr>
          </w:p>
        </w:tc>
      </w:tr>
      <w:tr w:rsidR="001E3A39" w:rsidRPr="0026300E" w14:paraId="7F26B7ED" w14:textId="77777777" w:rsidTr="00A73940">
        <w:trPr>
          <w:ins w:id="1030" w:author="나현종" w:date="2025-11-06T14:56:00Z"/>
        </w:trPr>
        <w:tc>
          <w:tcPr>
            <w:tcW w:w="744" w:type="dxa"/>
            <w:tcBorders>
              <w:top w:val="nil"/>
              <w:left w:val="nil"/>
              <w:bottom w:val="nil"/>
              <w:right w:val="nil"/>
            </w:tcBorders>
          </w:tcPr>
          <w:p w14:paraId="558B7CB0" w14:textId="77777777" w:rsidR="00BB5F7D" w:rsidRPr="0026300E" w:rsidRDefault="00BB5F7D">
            <w:pPr>
              <w:wordWrap/>
              <w:rPr>
                <w:ins w:id="1031" w:author="나현종" w:date="2025-11-06T14:56:00Z" w16du:dateUtc="2025-11-06T05:56:00Z"/>
                <w:rFonts w:ascii="Batang" w:eastAsia="Batang" w:hAnsi="Batang" w:cs="Times New Roman"/>
              </w:rPr>
            </w:pPr>
            <w:ins w:id="1032" w:author="나현종" w:date="2025-11-06T14:56:00Z" w16du:dateUtc="2025-11-06T05:56:00Z">
              <w:r>
                <w:rPr>
                  <w:rFonts w:ascii="Batang" w:eastAsia="Batang" w:hAnsi="Batang" w:cs="Times New Roman"/>
                </w:rPr>
                <w:t>20</w:t>
              </w:r>
            </w:ins>
          </w:p>
        </w:tc>
        <w:tc>
          <w:tcPr>
            <w:tcW w:w="3058" w:type="dxa"/>
            <w:tcBorders>
              <w:top w:val="nil"/>
              <w:left w:val="nil"/>
              <w:bottom w:val="nil"/>
              <w:right w:val="nil"/>
            </w:tcBorders>
          </w:tcPr>
          <w:p w14:paraId="633B40E8" w14:textId="77777777" w:rsidR="00BB5F7D" w:rsidRPr="0026300E" w:rsidRDefault="00BB5F7D">
            <w:pPr>
              <w:wordWrap/>
              <w:rPr>
                <w:ins w:id="1033" w:author="나현종" w:date="2025-11-06T14:56:00Z" w16du:dateUtc="2025-11-06T05:56:00Z"/>
                <w:rFonts w:ascii="Batang" w:eastAsia="Batang" w:hAnsi="Batang" w:cs="Times New Roman"/>
              </w:rPr>
            </w:pPr>
            <w:ins w:id="1034" w:author="나현종" w:date="2025-11-06T14:56:00Z" w16du:dateUtc="2025-11-06T05:56:00Z">
              <w:r>
                <w:rPr>
                  <w:rFonts w:ascii="Batang" w:eastAsia="Batang" w:hAnsi="Batang" w:cs="Times New Roman"/>
                </w:rPr>
                <w:t>Industrials</w:t>
              </w:r>
            </w:ins>
          </w:p>
        </w:tc>
        <w:tc>
          <w:tcPr>
            <w:tcW w:w="1109" w:type="dxa"/>
            <w:tcBorders>
              <w:top w:val="nil"/>
              <w:left w:val="nil"/>
              <w:bottom w:val="nil"/>
              <w:right w:val="nil"/>
            </w:tcBorders>
            <w:vAlign w:val="center"/>
          </w:tcPr>
          <w:p w14:paraId="7335DD5E" w14:textId="77777777" w:rsidR="00BB5F7D" w:rsidRPr="0026300E" w:rsidRDefault="00BB5F7D">
            <w:pPr>
              <w:wordWrap/>
              <w:jc w:val="right"/>
              <w:rPr>
                <w:ins w:id="1035" w:author="나현종" w:date="2025-11-06T14:56:00Z" w16du:dateUtc="2025-11-06T05:56:00Z"/>
                <w:rFonts w:ascii="Batang" w:eastAsia="Batang" w:hAnsi="Batang" w:cs="Times New Roman"/>
              </w:rPr>
              <w:pPrChange w:id="1036" w:author="나현종" w:date="2025-11-06T15:09:00Z" w16du:dateUtc="2025-11-06T06:09:00Z">
                <w:pPr>
                  <w:wordWrap/>
                </w:pPr>
              </w:pPrChange>
            </w:pPr>
          </w:p>
        </w:tc>
        <w:tc>
          <w:tcPr>
            <w:tcW w:w="1110" w:type="dxa"/>
            <w:tcBorders>
              <w:top w:val="nil"/>
              <w:left w:val="nil"/>
              <w:bottom w:val="nil"/>
              <w:right w:val="nil"/>
            </w:tcBorders>
            <w:vAlign w:val="center"/>
          </w:tcPr>
          <w:p w14:paraId="747A5E39" w14:textId="77777777" w:rsidR="00BB5F7D" w:rsidRPr="0026300E" w:rsidRDefault="00BB5F7D">
            <w:pPr>
              <w:wordWrap/>
              <w:jc w:val="right"/>
              <w:rPr>
                <w:ins w:id="1037" w:author="나현종" w:date="2025-11-06T14:56:00Z" w16du:dateUtc="2025-11-06T05:56:00Z"/>
                <w:rFonts w:ascii="Batang" w:eastAsia="Batang" w:hAnsi="Batang" w:cs="Times New Roman"/>
              </w:rPr>
              <w:pPrChange w:id="1038" w:author="나현종" w:date="2025-11-06T15:09:00Z" w16du:dateUtc="2025-11-06T06:09:00Z">
                <w:pPr>
                  <w:wordWrap/>
                </w:pPr>
              </w:pPrChange>
            </w:pPr>
          </w:p>
        </w:tc>
        <w:tc>
          <w:tcPr>
            <w:tcW w:w="1109" w:type="dxa"/>
            <w:tcBorders>
              <w:top w:val="nil"/>
              <w:left w:val="nil"/>
              <w:bottom w:val="nil"/>
              <w:right w:val="nil"/>
            </w:tcBorders>
            <w:vAlign w:val="center"/>
          </w:tcPr>
          <w:p w14:paraId="157DB34F" w14:textId="77777777" w:rsidR="00BB5F7D" w:rsidRPr="0026300E" w:rsidRDefault="00BB5F7D">
            <w:pPr>
              <w:wordWrap/>
              <w:jc w:val="right"/>
              <w:rPr>
                <w:ins w:id="1039" w:author="나현종" w:date="2025-11-06T14:56:00Z" w16du:dateUtc="2025-11-06T05:56:00Z"/>
                <w:rFonts w:ascii="Batang" w:eastAsia="Batang" w:hAnsi="Batang" w:cs="Times New Roman"/>
              </w:rPr>
              <w:pPrChange w:id="1040" w:author="나현종" w:date="2025-11-06T15:09:00Z" w16du:dateUtc="2025-11-06T06:09:00Z">
                <w:pPr>
                  <w:wordWrap/>
                </w:pPr>
              </w:pPrChange>
            </w:pPr>
          </w:p>
        </w:tc>
        <w:tc>
          <w:tcPr>
            <w:tcW w:w="1110" w:type="dxa"/>
            <w:tcBorders>
              <w:top w:val="nil"/>
              <w:left w:val="nil"/>
              <w:bottom w:val="nil"/>
              <w:right w:val="nil"/>
            </w:tcBorders>
            <w:vAlign w:val="center"/>
          </w:tcPr>
          <w:p w14:paraId="1254A842" w14:textId="77777777" w:rsidR="00BB5F7D" w:rsidRPr="0026300E" w:rsidRDefault="00BB5F7D">
            <w:pPr>
              <w:wordWrap/>
              <w:jc w:val="right"/>
              <w:rPr>
                <w:ins w:id="1041" w:author="나현종" w:date="2025-11-06T14:56:00Z" w16du:dateUtc="2025-11-06T05:56:00Z"/>
                <w:rFonts w:ascii="Batang" w:eastAsia="Batang" w:hAnsi="Batang" w:cs="Times New Roman"/>
              </w:rPr>
              <w:pPrChange w:id="1042" w:author="나현종" w:date="2025-11-06T15:09:00Z" w16du:dateUtc="2025-11-06T06:09:00Z">
                <w:pPr>
                  <w:wordWrap/>
                </w:pPr>
              </w:pPrChange>
            </w:pPr>
          </w:p>
        </w:tc>
        <w:tc>
          <w:tcPr>
            <w:tcW w:w="1110" w:type="dxa"/>
            <w:tcBorders>
              <w:top w:val="nil"/>
              <w:left w:val="nil"/>
              <w:bottom w:val="nil"/>
              <w:right w:val="nil"/>
            </w:tcBorders>
            <w:vAlign w:val="center"/>
          </w:tcPr>
          <w:p w14:paraId="54C79530" w14:textId="77777777" w:rsidR="00BB5F7D" w:rsidRPr="0026300E" w:rsidRDefault="00BB5F7D">
            <w:pPr>
              <w:wordWrap/>
              <w:jc w:val="right"/>
              <w:rPr>
                <w:ins w:id="1043" w:author="나현종" w:date="2025-11-06T14:56:00Z" w16du:dateUtc="2025-11-06T05:56:00Z"/>
                <w:rFonts w:ascii="Batang" w:eastAsia="Batang" w:hAnsi="Batang" w:cs="Times New Roman"/>
              </w:rPr>
              <w:pPrChange w:id="1044" w:author="나현종" w:date="2025-11-06T15:09:00Z" w16du:dateUtc="2025-11-06T06:09:00Z">
                <w:pPr>
                  <w:wordWrap/>
                </w:pPr>
              </w:pPrChange>
            </w:pPr>
          </w:p>
        </w:tc>
      </w:tr>
      <w:tr w:rsidR="001E3A39" w:rsidRPr="0026300E" w14:paraId="465823A6" w14:textId="77777777" w:rsidTr="00A73940">
        <w:trPr>
          <w:ins w:id="1045" w:author="나현종" w:date="2025-11-06T14:56:00Z"/>
        </w:trPr>
        <w:tc>
          <w:tcPr>
            <w:tcW w:w="744" w:type="dxa"/>
            <w:tcBorders>
              <w:top w:val="nil"/>
              <w:left w:val="nil"/>
              <w:bottom w:val="nil"/>
              <w:right w:val="nil"/>
            </w:tcBorders>
          </w:tcPr>
          <w:p w14:paraId="0B6B0D17" w14:textId="77777777" w:rsidR="00BB5F7D" w:rsidRPr="0026300E" w:rsidRDefault="00BB5F7D">
            <w:pPr>
              <w:wordWrap/>
              <w:rPr>
                <w:ins w:id="1046" w:author="나현종" w:date="2025-11-06T14:56:00Z" w16du:dateUtc="2025-11-06T05:56:00Z"/>
                <w:rFonts w:ascii="Batang" w:eastAsia="Batang" w:hAnsi="Batang" w:cs="Times New Roman"/>
              </w:rPr>
            </w:pPr>
            <w:ins w:id="1047" w:author="나현종" w:date="2025-11-06T14:56:00Z" w16du:dateUtc="2025-11-06T05:56:00Z">
              <w:r>
                <w:rPr>
                  <w:rFonts w:ascii="Batang" w:eastAsia="Batang" w:hAnsi="Batang" w:cs="Times New Roman"/>
                </w:rPr>
                <w:t>25</w:t>
              </w:r>
            </w:ins>
          </w:p>
        </w:tc>
        <w:tc>
          <w:tcPr>
            <w:tcW w:w="3058" w:type="dxa"/>
            <w:tcBorders>
              <w:top w:val="nil"/>
              <w:left w:val="nil"/>
              <w:bottom w:val="nil"/>
              <w:right w:val="nil"/>
            </w:tcBorders>
          </w:tcPr>
          <w:p w14:paraId="24E1E6ED" w14:textId="77777777" w:rsidR="00BB5F7D" w:rsidRPr="0026300E" w:rsidRDefault="00BB5F7D">
            <w:pPr>
              <w:wordWrap/>
              <w:rPr>
                <w:ins w:id="1048" w:author="나현종" w:date="2025-11-06T14:56:00Z" w16du:dateUtc="2025-11-06T05:56:00Z"/>
                <w:rFonts w:ascii="Batang" w:eastAsia="Batang" w:hAnsi="Batang" w:cs="Times New Roman"/>
              </w:rPr>
            </w:pPr>
            <w:ins w:id="1049" w:author="나현종" w:date="2025-11-06T14:56:00Z" w16du:dateUtc="2025-11-06T05:56:00Z">
              <w:r>
                <w:rPr>
                  <w:rFonts w:ascii="Batang" w:eastAsia="Batang" w:hAnsi="Batang" w:cs="Times New Roman"/>
                </w:rPr>
                <w:t>Consumer Discretionary</w:t>
              </w:r>
            </w:ins>
          </w:p>
        </w:tc>
        <w:tc>
          <w:tcPr>
            <w:tcW w:w="1109" w:type="dxa"/>
            <w:tcBorders>
              <w:top w:val="nil"/>
              <w:left w:val="nil"/>
              <w:bottom w:val="nil"/>
              <w:right w:val="nil"/>
            </w:tcBorders>
            <w:vAlign w:val="center"/>
          </w:tcPr>
          <w:p w14:paraId="0964D516" w14:textId="77777777" w:rsidR="00BB5F7D" w:rsidRPr="0026300E" w:rsidRDefault="00BB5F7D">
            <w:pPr>
              <w:wordWrap/>
              <w:jc w:val="right"/>
              <w:rPr>
                <w:ins w:id="1050" w:author="나현종" w:date="2025-11-06T14:56:00Z" w16du:dateUtc="2025-11-06T05:56:00Z"/>
                <w:rFonts w:ascii="Batang" w:eastAsia="Batang" w:hAnsi="Batang" w:cs="Times New Roman"/>
              </w:rPr>
              <w:pPrChange w:id="1051" w:author="나현종" w:date="2025-11-06T15:09:00Z" w16du:dateUtc="2025-11-06T06:09:00Z">
                <w:pPr>
                  <w:wordWrap/>
                </w:pPr>
              </w:pPrChange>
            </w:pPr>
          </w:p>
        </w:tc>
        <w:tc>
          <w:tcPr>
            <w:tcW w:w="1110" w:type="dxa"/>
            <w:tcBorders>
              <w:top w:val="nil"/>
              <w:left w:val="nil"/>
              <w:bottom w:val="nil"/>
              <w:right w:val="nil"/>
            </w:tcBorders>
            <w:vAlign w:val="center"/>
          </w:tcPr>
          <w:p w14:paraId="7C4F6F4D" w14:textId="77777777" w:rsidR="00BB5F7D" w:rsidRPr="0026300E" w:rsidRDefault="00BB5F7D">
            <w:pPr>
              <w:wordWrap/>
              <w:jc w:val="right"/>
              <w:rPr>
                <w:ins w:id="1052" w:author="나현종" w:date="2025-11-06T14:56:00Z" w16du:dateUtc="2025-11-06T05:56:00Z"/>
                <w:rFonts w:ascii="Batang" w:eastAsia="Batang" w:hAnsi="Batang" w:cs="Times New Roman"/>
              </w:rPr>
              <w:pPrChange w:id="1053" w:author="나현종" w:date="2025-11-06T15:09:00Z" w16du:dateUtc="2025-11-06T06:09:00Z">
                <w:pPr>
                  <w:wordWrap/>
                </w:pPr>
              </w:pPrChange>
            </w:pPr>
          </w:p>
        </w:tc>
        <w:tc>
          <w:tcPr>
            <w:tcW w:w="1109" w:type="dxa"/>
            <w:tcBorders>
              <w:top w:val="nil"/>
              <w:left w:val="nil"/>
              <w:bottom w:val="nil"/>
              <w:right w:val="nil"/>
            </w:tcBorders>
            <w:vAlign w:val="center"/>
          </w:tcPr>
          <w:p w14:paraId="0E6DD3AA" w14:textId="77777777" w:rsidR="00BB5F7D" w:rsidRPr="0026300E" w:rsidRDefault="00BB5F7D">
            <w:pPr>
              <w:wordWrap/>
              <w:jc w:val="right"/>
              <w:rPr>
                <w:ins w:id="1054" w:author="나현종" w:date="2025-11-06T14:56:00Z" w16du:dateUtc="2025-11-06T05:56:00Z"/>
                <w:rFonts w:ascii="Batang" w:eastAsia="Batang" w:hAnsi="Batang" w:cs="Times New Roman"/>
              </w:rPr>
              <w:pPrChange w:id="1055" w:author="나현종" w:date="2025-11-06T15:09:00Z" w16du:dateUtc="2025-11-06T06:09:00Z">
                <w:pPr>
                  <w:wordWrap/>
                </w:pPr>
              </w:pPrChange>
            </w:pPr>
          </w:p>
        </w:tc>
        <w:tc>
          <w:tcPr>
            <w:tcW w:w="1110" w:type="dxa"/>
            <w:tcBorders>
              <w:top w:val="nil"/>
              <w:left w:val="nil"/>
              <w:bottom w:val="nil"/>
              <w:right w:val="nil"/>
            </w:tcBorders>
            <w:vAlign w:val="center"/>
          </w:tcPr>
          <w:p w14:paraId="265DC972" w14:textId="77777777" w:rsidR="00BB5F7D" w:rsidRPr="0026300E" w:rsidRDefault="00BB5F7D">
            <w:pPr>
              <w:wordWrap/>
              <w:jc w:val="right"/>
              <w:rPr>
                <w:ins w:id="1056" w:author="나현종" w:date="2025-11-06T14:56:00Z" w16du:dateUtc="2025-11-06T05:56:00Z"/>
                <w:rFonts w:ascii="Batang" w:eastAsia="Batang" w:hAnsi="Batang" w:cs="Times New Roman"/>
              </w:rPr>
              <w:pPrChange w:id="1057" w:author="나현종" w:date="2025-11-06T15:09:00Z" w16du:dateUtc="2025-11-06T06:09:00Z">
                <w:pPr>
                  <w:wordWrap/>
                </w:pPr>
              </w:pPrChange>
            </w:pPr>
          </w:p>
        </w:tc>
        <w:tc>
          <w:tcPr>
            <w:tcW w:w="1110" w:type="dxa"/>
            <w:tcBorders>
              <w:top w:val="nil"/>
              <w:left w:val="nil"/>
              <w:bottom w:val="nil"/>
              <w:right w:val="nil"/>
            </w:tcBorders>
            <w:vAlign w:val="center"/>
          </w:tcPr>
          <w:p w14:paraId="7705E617" w14:textId="77777777" w:rsidR="00BB5F7D" w:rsidRPr="0026300E" w:rsidRDefault="00BB5F7D">
            <w:pPr>
              <w:wordWrap/>
              <w:jc w:val="right"/>
              <w:rPr>
                <w:ins w:id="1058" w:author="나현종" w:date="2025-11-06T14:56:00Z" w16du:dateUtc="2025-11-06T05:56:00Z"/>
                <w:rFonts w:ascii="Batang" w:eastAsia="Batang" w:hAnsi="Batang" w:cs="Times New Roman"/>
              </w:rPr>
              <w:pPrChange w:id="1059" w:author="나현종" w:date="2025-11-06T15:09:00Z" w16du:dateUtc="2025-11-06T06:09:00Z">
                <w:pPr>
                  <w:wordWrap/>
                </w:pPr>
              </w:pPrChange>
            </w:pPr>
          </w:p>
        </w:tc>
      </w:tr>
      <w:tr w:rsidR="001E3A39" w:rsidRPr="0026300E" w14:paraId="1D4A6B86" w14:textId="77777777" w:rsidTr="00A73940">
        <w:trPr>
          <w:ins w:id="1060" w:author="나현종" w:date="2025-11-06T14:56:00Z"/>
        </w:trPr>
        <w:tc>
          <w:tcPr>
            <w:tcW w:w="744" w:type="dxa"/>
            <w:tcBorders>
              <w:top w:val="nil"/>
              <w:left w:val="nil"/>
              <w:bottom w:val="nil"/>
              <w:right w:val="nil"/>
            </w:tcBorders>
          </w:tcPr>
          <w:p w14:paraId="3E5C726B" w14:textId="77777777" w:rsidR="00BB5F7D" w:rsidRPr="0026300E" w:rsidRDefault="00BB5F7D">
            <w:pPr>
              <w:wordWrap/>
              <w:rPr>
                <w:ins w:id="1061" w:author="나현종" w:date="2025-11-06T14:56:00Z" w16du:dateUtc="2025-11-06T05:56:00Z"/>
                <w:rFonts w:ascii="Batang" w:eastAsia="Batang" w:hAnsi="Batang" w:cs="Times New Roman"/>
              </w:rPr>
            </w:pPr>
            <w:ins w:id="1062" w:author="나현종" w:date="2025-11-06T14:56:00Z" w16du:dateUtc="2025-11-06T05:56:00Z">
              <w:r>
                <w:rPr>
                  <w:rFonts w:ascii="Batang" w:eastAsia="Batang" w:hAnsi="Batang" w:cs="Times New Roman"/>
                </w:rPr>
                <w:t>30</w:t>
              </w:r>
            </w:ins>
          </w:p>
        </w:tc>
        <w:tc>
          <w:tcPr>
            <w:tcW w:w="3058" w:type="dxa"/>
            <w:tcBorders>
              <w:top w:val="nil"/>
              <w:left w:val="nil"/>
              <w:bottom w:val="nil"/>
              <w:right w:val="nil"/>
            </w:tcBorders>
          </w:tcPr>
          <w:p w14:paraId="7B9E47E9" w14:textId="77777777" w:rsidR="00BB5F7D" w:rsidRPr="0026300E" w:rsidRDefault="00BB5F7D">
            <w:pPr>
              <w:wordWrap/>
              <w:rPr>
                <w:ins w:id="1063" w:author="나현종" w:date="2025-11-06T14:56:00Z" w16du:dateUtc="2025-11-06T05:56:00Z"/>
                <w:rFonts w:ascii="Batang" w:eastAsia="Batang" w:hAnsi="Batang" w:cs="Times New Roman"/>
              </w:rPr>
            </w:pPr>
            <w:ins w:id="1064" w:author="나현종" w:date="2025-11-06T14:56:00Z" w16du:dateUtc="2025-11-06T05:56:00Z">
              <w:r>
                <w:rPr>
                  <w:rFonts w:ascii="Batang" w:eastAsia="Batang" w:hAnsi="Batang" w:cs="Times New Roman"/>
                </w:rPr>
                <w:t>Consumer Staples</w:t>
              </w:r>
            </w:ins>
          </w:p>
        </w:tc>
        <w:tc>
          <w:tcPr>
            <w:tcW w:w="1109" w:type="dxa"/>
            <w:tcBorders>
              <w:top w:val="nil"/>
              <w:left w:val="nil"/>
              <w:bottom w:val="nil"/>
              <w:right w:val="nil"/>
            </w:tcBorders>
            <w:vAlign w:val="center"/>
          </w:tcPr>
          <w:p w14:paraId="0239BC12" w14:textId="77777777" w:rsidR="00BB5F7D" w:rsidRPr="0026300E" w:rsidRDefault="00BB5F7D">
            <w:pPr>
              <w:wordWrap/>
              <w:jc w:val="right"/>
              <w:rPr>
                <w:ins w:id="1065" w:author="나현종" w:date="2025-11-06T14:56:00Z" w16du:dateUtc="2025-11-06T05:56:00Z"/>
                <w:rFonts w:ascii="Batang" w:eastAsia="Batang" w:hAnsi="Batang" w:cs="Times New Roman"/>
              </w:rPr>
              <w:pPrChange w:id="1066" w:author="나현종" w:date="2025-11-06T15:09:00Z" w16du:dateUtc="2025-11-06T06:09:00Z">
                <w:pPr>
                  <w:wordWrap/>
                </w:pPr>
              </w:pPrChange>
            </w:pPr>
          </w:p>
        </w:tc>
        <w:tc>
          <w:tcPr>
            <w:tcW w:w="1110" w:type="dxa"/>
            <w:tcBorders>
              <w:top w:val="nil"/>
              <w:left w:val="nil"/>
              <w:bottom w:val="nil"/>
              <w:right w:val="nil"/>
            </w:tcBorders>
            <w:vAlign w:val="center"/>
          </w:tcPr>
          <w:p w14:paraId="7BF0ACEB" w14:textId="77777777" w:rsidR="00BB5F7D" w:rsidRPr="0026300E" w:rsidRDefault="00BB5F7D">
            <w:pPr>
              <w:wordWrap/>
              <w:jc w:val="right"/>
              <w:rPr>
                <w:ins w:id="1067" w:author="나현종" w:date="2025-11-06T14:56:00Z" w16du:dateUtc="2025-11-06T05:56:00Z"/>
                <w:rFonts w:ascii="Batang" w:eastAsia="Batang" w:hAnsi="Batang" w:cs="Times New Roman"/>
              </w:rPr>
              <w:pPrChange w:id="1068" w:author="나현종" w:date="2025-11-06T15:09:00Z" w16du:dateUtc="2025-11-06T06:09:00Z">
                <w:pPr>
                  <w:wordWrap/>
                </w:pPr>
              </w:pPrChange>
            </w:pPr>
          </w:p>
        </w:tc>
        <w:tc>
          <w:tcPr>
            <w:tcW w:w="1109" w:type="dxa"/>
            <w:tcBorders>
              <w:top w:val="nil"/>
              <w:left w:val="nil"/>
              <w:bottom w:val="nil"/>
              <w:right w:val="nil"/>
            </w:tcBorders>
            <w:vAlign w:val="center"/>
          </w:tcPr>
          <w:p w14:paraId="5B269DEC" w14:textId="77777777" w:rsidR="00BB5F7D" w:rsidRPr="0026300E" w:rsidRDefault="00BB5F7D">
            <w:pPr>
              <w:wordWrap/>
              <w:jc w:val="right"/>
              <w:rPr>
                <w:ins w:id="1069" w:author="나현종" w:date="2025-11-06T14:56:00Z" w16du:dateUtc="2025-11-06T05:56:00Z"/>
                <w:rFonts w:ascii="Batang" w:eastAsia="Batang" w:hAnsi="Batang" w:cs="Times New Roman"/>
              </w:rPr>
              <w:pPrChange w:id="1070" w:author="나현종" w:date="2025-11-06T15:09:00Z" w16du:dateUtc="2025-11-06T06:09:00Z">
                <w:pPr>
                  <w:wordWrap/>
                </w:pPr>
              </w:pPrChange>
            </w:pPr>
          </w:p>
        </w:tc>
        <w:tc>
          <w:tcPr>
            <w:tcW w:w="1110" w:type="dxa"/>
            <w:tcBorders>
              <w:top w:val="nil"/>
              <w:left w:val="nil"/>
              <w:bottom w:val="nil"/>
              <w:right w:val="nil"/>
            </w:tcBorders>
            <w:vAlign w:val="center"/>
          </w:tcPr>
          <w:p w14:paraId="73853C86" w14:textId="77777777" w:rsidR="00BB5F7D" w:rsidRPr="0026300E" w:rsidRDefault="00BB5F7D">
            <w:pPr>
              <w:wordWrap/>
              <w:jc w:val="right"/>
              <w:rPr>
                <w:ins w:id="1071" w:author="나현종" w:date="2025-11-06T14:56:00Z" w16du:dateUtc="2025-11-06T05:56:00Z"/>
                <w:rFonts w:ascii="Batang" w:eastAsia="Batang" w:hAnsi="Batang" w:cs="Times New Roman"/>
              </w:rPr>
              <w:pPrChange w:id="1072" w:author="나현종" w:date="2025-11-06T15:09:00Z" w16du:dateUtc="2025-11-06T06:09:00Z">
                <w:pPr>
                  <w:wordWrap/>
                </w:pPr>
              </w:pPrChange>
            </w:pPr>
          </w:p>
        </w:tc>
        <w:tc>
          <w:tcPr>
            <w:tcW w:w="1110" w:type="dxa"/>
            <w:tcBorders>
              <w:top w:val="nil"/>
              <w:left w:val="nil"/>
              <w:bottom w:val="nil"/>
              <w:right w:val="nil"/>
            </w:tcBorders>
            <w:vAlign w:val="center"/>
          </w:tcPr>
          <w:p w14:paraId="596FE00E" w14:textId="77777777" w:rsidR="00BB5F7D" w:rsidRPr="0026300E" w:rsidRDefault="00BB5F7D">
            <w:pPr>
              <w:wordWrap/>
              <w:jc w:val="right"/>
              <w:rPr>
                <w:ins w:id="1073" w:author="나현종" w:date="2025-11-06T14:56:00Z" w16du:dateUtc="2025-11-06T05:56:00Z"/>
                <w:rFonts w:ascii="Batang" w:eastAsia="Batang" w:hAnsi="Batang" w:cs="Times New Roman"/>
              </w:rPr>
              <w:pPrChange w:id="1074" w:author="나현종" w:date="2025-11-06T15:09:00Z" w16du:dateUtc="2025-11-06T06:09:00Z">
                <w:pPr>
                  <w:wordWrap/>
                </w:pPr>
              </w:pPrChange>
            </w:pPr>
          </w:p>
        </w:tc>
      </w:tr>
      <w:tr w:rsidR="001E3A39" w:rsidRPr="0026300E" w14:paraId="3875BA77" w14:textId="77777777" w:rsidTr="00A73940">
        <w:trPr>
          <w:ins w:id="1075" w:author="나현종" w:date="2025-11-06T14:56:00Z"/>
        </w:trPr>
        <w:tc>
          <w:tcPr>
            <w:tcW w:w="744" w:type="dxa"/>
            <w:tcBorders>
              <w:top w:val="nil"/>
              <w:left w:val="nil"/>
              <w:bottom w:val="nil"/>
              <w:right w:val="nil"/>
            </w:tcBorders>
          </w:tcPr>
          <w:p w14:paraId="4B0BBDC9" w14:textId="77777777" w:rsidR="00BB5F7D" w:rsidRPr="0026300E" w:rsidRDefault="00BB5F7D">
            <w:pPr>
              <w:wordWrap/>
              <w:rPr>
                <w:ins w:id="1076" w:author="나현종" w:date="2025-11-06T14:56:00Z" w16du:dateUtc="2025-11-06T05:56:00Z"/>
                <w:rFonts w:ascii="Batang" w:eastAsia="Batang" w:hAnsi="Batang" w:cs="Times New Roman"/>
              </w:rPr>
            </w:pPr>
            <w:ins w:id="1077" w:author="나현종" w:date="2025-11-06T14:56:00Z" w16du:dateUtc="2025-11-06T05:56:00Z">
              <w:r>
                <w:rPr>
                  <w:rFonts w:ascii="Batang" w:eastAsia="Batang" w:hAnsi="Batang" w:cs="Times New Roman"/>
                </w:rPr>
                <w:t>35</w:t>
              </w:r>
            </w:ins>
          </w:p>
        </w:tc>
        <w:tc>
          <w:tcPr>
            <w:tcW w:w="3058" w:type="dxa"/>
            <w:tcBorders>
              <w:top w:val="nil"/>
              <w:left w:val="nil"/>
              <w:bottom w:val="nil"/>
              <w:right w:val="nil"/>
            </w:tcBorders>
          </w:tcPr>
          <w:p w14:paraId="1C7C9426" w14:textId="77777777" w:rsidR="00BB5F7D" w:rsidRPr="0026300E" w:rsidRDefault="00BB5F7D">
            <w:pPr>
              <w:wordWrap/>
              <w:rPr>
                <w:ins w:id="1078" w:author="나현종" w:date="2025-11-06T14:56:00Z" w16du:dateUtc="2025-11-06T05:56:00Z"/>
                <w:rFonts w:ascii="Batang" w:eastAsia="Batang" w:hAnsi="Batang" w:cs="Times New Roman"/>
              </w:rPr>
            </w:pPr>
            <w:ins w:id="1079" w:author="나현종" w:date="2025-11-06T14:56:00Z" w16du:dateUtc="2025-11-06T05:56:00Z">
              <w:r>
                <w:rPr>
                  <w:rFonts w:ascii="Batang" w:eastAsia="Batang" w:hAnsi="Batang" w:cs="Times New Roman"/>
                </w:rPr>
                <w:t>Health Care</w:t>
              </w:r>
            </w:ins>
          </w:p>
        </w:tc>
        <w:tc>
          <w:tcPr>
            <w:tcW w:w="1109" w:type="dxa"/>
            <w:tcBorders>
              <w:top w:val="nil"/>
              <w:left w:val="nil"/>
              <w:bottom w:val="nil"/>
              <w:right w:val="nil"/>
            </w:tcBorders>
            <w:vAlign w:val="center"/>
          </w:tcPr>
          <w:p w14:paraId="724C3E42" w14:textId="77777777" w:rsidR="00BB5F7D" w:rsidRPr="0026300E" w:rsidRDefault="00BB5F7D">
            <w:pPr>
              <w:wordWrap/>
              <w:jc w:val="right"/>
              <w:rPr>
                <w:ins w:id="1080" w:author="나현종" w:date="2025-11-06T14:56:00Z" w16du:dateUtc="2025-11-06T05:56:00Z"/>
                <w:rFonts w:ascii="Batang" w:eastAsia="Batang" w:hAnsi="Batang" w:cs="Times New Roman"/>
              </w:rPr>
              <w:pPrChange w:id="1081" w:author="나현종" w:date="2025-11-06T15:09:00Z" w16du:dateUtc="2025-11-06T06:09:00Z">
                <w:pPr>
                  <w:wordWrap/>
                </w:pPr>
              </w:pPrChange>
            </w:pPr>
          </w:p>
        </w:tc>
        <w:tc>
          <w:tcPr>
            <w:tcW w:w="1110" w:type="dxa"/>
            <w:tcBorders>
              <w:top w:val="nil"/>
              <w:left w:val="nil"/>
              <w:bottom w:val="nil"/>
              <w:right w:val="nil"/>
            </w:tcBorders>
            <w:vAlign w:val="center"/>
          </w:tcPr>
          <w:p w14:paraId="71FD5C9D" w14:textId="77777777" w:rsidR="00BB5F7D" w:rsidRPr="0026300E" w:rsidRDefault="00BB5F7D">
            <w:pPr>
              <w:wordWrap/>
              <w:jc w:val="right"/>
              <w:rPr>
                <w:ins w:id="1082" w:author="나현종" w:date="2025-11-06T14:56:00Z" w16du:dateUtc="2025-11-06T05:56:00Z"/>
                <w:rFonts w:ascii="Batang" w:eastAsia="Batang" w:hAnsi="Batang" w:cs="Times New Roman"/>
              </w:rPr>
              <w:pPrChange w:id="1083" w:author="나현종" w:date="2025-11-06T15:09:00Z" w16du:dateUtc="2025-11-06T06:09:00Z">
                <w:pPr>
                  <w:wordWrap/>
                </w:pPr>
              </w:pPrChange>
            </w:pPr>
          </w:p>
        </w:tc>
        <w:tc>
          <w:tcPr>
            <w:tcW w:w="1109" w:type="dxa"/>
            <w:tcBorders>
              <w:top w:val="nil"/>
              <w:left w:val="nil"/>
              <w:bottom w:val="nil"/>
              <w:right w:val="nil"/>
            </w:tcBorders>
            <w:vAlign w:val="center"/>
          </w:tcPr>
          <w:p w14:paraId="1FD6EFF1" w14:textId="77777777" w:rsidR="00BB5F7D" w:rsidRPr="0026300E" w:rsidRDefault="00BB5F7D">
            <w:pPr>
              <w:wordWrap/>
              <w:jc w:val="right"/>
              <w:rPr>
                <w:ins w:id="1084" w:author="나현종" w:date="2025-11-06T14:56:00Z" w16du:dateUtc="2025-11-06T05:56:00Z"/>
                <w:rFonts w:ascii="Batang" w:eastAsia="Batang" w:hAnsi="Batang" w:cs="Times New Roman"/>
              </w:rPr>
              <w:pPrChange w:id="1085" w:author="나현종" w:date="2025-11-06T15:09:00Z" w16du:dateUtc="2025-11-06T06:09:00Z">
                <w:pPr>
                  <w:wordWrap/>
                </w:pPr>
              </w:pPrChange>
            </w:pPr>
          </w:p>
        </w:tc>
        <w:tc>
          <w:tcPr>
            <w:tcW w:w="1110" w:type="dxa"/>
            <w:tcBorders>
              <w:top w:val="nil"/>
              <w:left w:val="nil"/>
              <w:bottom w:val="nil"/>
              <w:right w:val="nil"/>
            </w:tcBorders>
            <w:vAlign w:val="center"/>
          </w:tcPr>
          <w:p w14:paraId="13BFC29A" w14:textId="77777777" w:rsidR="00BB5F7D" w:rsidRPr="0026300E" w:rsidRDefault="00BB5F7D">
            <w:pPr>
              <w:wordWrap/>
              <w:jc w:val="right"/>
              <w:rPr>
                <w:ins w:id="1086" w:author="나현종" w:date="2025-11-06T14:56:00Z" w16du:dateUtc="2025-11-06T05:56:00Z"/>
                <w:rFonts w:ascii="Batang" w:eastAsia="Batang" w:hAnsi="Batang" w:cs="Times New Roman"/>
              </w:rPr>
              <w:pPrChange w:id="1087" w:author="나현종" w:date="2025-11-06T15:09:00Z" w16du:dateUtc="2025-11-06T06:09:00Z">
                <w:pPr>
                  <w:wordWrap/>
                </w:pPr>
              </w:pPrChange>
            </w:pPr>
          </w:p>
        </w:tc>
        <w:tc>
          <w:tcPr>
            <w:tcW w:w="1110" w:type="dxa"/>
            <w:tcBorders>
              <w:top w:val="nil"/>
              <w:left w:val="nil"/>
              <w:bottom w:val="nil"/>
              <w:right w:val="nil"/>
            </w:tcBorders>
            <w:vAlign w:val="center"/>
          </w:tcPr>
          <w:p w14:paraId="3E993D73" w14:textId="77777777" w:rsidR="00BB5F7D" w:rsidRPr="0026300E" w:rsidRDefault="00BB5F7D">
            <w:pPr>
              <w:wordWrap/>
              <w:jc w:val="right"/>
              <w:rPr>
                <w:ins w:id="1088" w:author="나현종" w:date="2025-11-06T14:56:00Z" w16du:dateUtc="2025-11-06T05:56:00Z"/>
                <w:rFonts w:ascii="Batang" w:eastAsia="Batang" w:hAnsi="Batang" w:cs="Times New Roman"/>
              </w:rPr>
              <w:pPrChange w:id="1089" w:author="나현종" w:date="2025-11-06T15:09:00Z" w16du:dateUtc="2025-11-06T06:09:00Z">
                <w:pPr>
                  <w:wordWrap/>
                </w:pPr>
              </w:pPrChange>
            </w:pPr>
          </w:p>
        </w:tc>
      </w:tr>
      <w:tr w:rsidR="001E3A39" w:rsidRPr="0026300E" w14:paraId="229E7626" w14:textId="77777777" w:rsidTr="00A73940">
        <w:trPr>
          <w:ins w:id="1090" w:author="나현종" w:date="2025-11-06T14:56:00Z"/>
        </w:trPr>
        <w:tc>
          <w:tcPr>
            <w:tcW w:w="744" w:type="dxa"/>
            <w:tcBorders>
              <w:top w:val="nil"/>
              <w:left w:val="nil"/>
              <w:bottom w:val="nil"/>
              <w:right w:val="nil"/>
            </w:tcBorders>
          </w:tcPr>
          <w:p w14:paraId="177F47F7" w14:textId="77777777" w:rsidR="00BB5F7D" w:rsidRPr="0026300E" w:rsidRDefault="00BB5F7D">
            <w:pPr>
              <w:wordWrap/>
              <w:rPr>
                <w:ins w:id="1091" w:author="나현종" w:date="2025-11-06T14:56:00Z" w16du:dateUtc="2025-11-06T05:56:00Z"/>
                <w:rFonts w:ascii="Batang" w:eastAsia="Batang" w:hAnsi="Batang" w:cs="Times New Roman"/>
              </w:rPr>
            </w:pPr>
            <w:ins w:id="1092" w:author="나현종" w:date="2025-11-06T14:56:00Z" w16du:dateUtc="2025-11-06T05:56:00Z">
              <w:r>
                <w:rPr>
                  <w:rFonts w:ascii="Batang" w:eastAsia="Batang" w:hAnsi="Batang" w:cs="Times New Roman"/>
                </w:rPr>
                <w:t>40</w:t>
              </w:r>
            </w:ins>
          </w:p>
        </w:tc>
        <w:tc>
          <w:tcPr>
            <w:tcW w:w="3058" w:type="dxa"/>
            <w:tcBorders>
              <w:top w:val="nil"/>
              <w:left w:val="nil"/>
              <w:bottom w:val="nil"/>
              <w:right w:val="nil"/>
            </w:tcBorders>
          </w:tcPr>
          <w:p w14:paraId="08F89551" w14:textId="77777777" w:rsidR="00BB5F7D" w:rsidRPr="0026300E" w:rsidRDefault="00BB5F7D">
            <w:pPr>
              <w:wordWrap/>
              <w:rPr>
                <w:ins w:id="1093" w:author="나현종" w:date="2025-11-06T14:56:00Z" w16du:dateUtc="2025-11-06T05:56:00Z"/>
                <w:rFonts w:ascii="Batang" w:eastAsia="Batang" w:hAnsi="Batang" w:cs="Times New Roman"/>
              </w:rPr>
            </w:pPr>
            <w:ins w:id="1094" w:author="나현종" w:date="2025-11-06T14:56:00Z" w16du:dateUtc="2025-11-06T05:56:00Z">
              <w:r>
                <w:rPr>
                  <w:rFonts w:ascii="Batang" w:eastAsia="Batang" w:hAnsi="Batang" w:cs="Times New Roman"/>
                </w:rPr>
                <w:t>Financials</w:t>
              </w:r>
            </w:ins>
          </w:p>
        </w:tc>
        <w:tc>
          <w:tcPr>
            <w:tcW w:w="1109" w:type="dxa"/>
            <w:tcBorders>
              <w:top w:val="nil"/>
              <w:left w:val="nil"/>
              <w:bottom w:val="nil"/>
              <w:right w:val="nil"/>
            </w:tcBorders>
            <w:vAlign w:val="center"/>
          </w:tcPr>
          <w:p w14:paraId="4384FBF3" w14:textId="77777777" w:rsidR="00BB5F7D" w:rsidRPr="0026300E" w:rsidRDefault="00BB5F7D">
            <w:pPr>
              <w:wordWrap/>
              <w:jc w:val="right"/>
              <w:rPr>
                <w:ins w:id="1095" w:author="나현종" w:date="2025-11-06T14:56:00Z" w16du:dateUtc="2025-11-06T05:56:00Z"/>
                <w:rFonts w:ascii="Batang" w:eastAsia="Batang" w:hAnsi="Batang" w:cs="Times New Roman"/>
              </w:rPr>
              <w:pPrChange w:id="1096" w:author="나현종" w:date="2025-11-06T15:09:00Z" w16du:dateUtc="2025-11-06T06:09:00Z">
                <w:pPr>
                  <w:wordWrap/>
                </w:pPr>
              </w:pPrChange>
            </w:pPr>
          </w:p>
        </w:tc>
        <w:tc>
          <w:tcPr>
            <w:tcW w:w="1110" w:type="dxa"/>
            <w:tcBorders>
              <w:top w:val="nil"/>
              <w:left w:val="nil"/>
              <w:bottom w:val="nil"/>
              <w:right w:val="nil"/>
            </w:tcBorders>
            <w:vAlign w:val="center"/>
          </w:tcPr>
          <w:p w14:paraId="5FC2639B" w14:textId="77777777" w:rsidR="00BB5F7D" w:rsidRPr="0026300E" w:rsidRDefault="00BB5F7D">
            <w:pPr>
              <w:wordWrap/>
              <w:jc w:val="right"/>
              <w:rPr>
                <w:ins w:id="1097" w:author="나현종" w:date="2025-11-06T14:56:00Z" w16du:dateUtc="2025-11-06T05:56:00Z"/>
                <w:rFonts w:ascii="Batang" w:eastAsia="Batang" w:hAnsi="Batang" w:cs="Times New Roman"/>
              </w:rPr>
              <w:pPrChange w:id="1098" w:author="나현종" w:date="2025-11-06T15:09:00Z" w16du:dateUtc="2025-11-06T06:09:00Z">
                <w:pPr>
                  <w:wordWrap/>
                </w:pPr>
              </w:pPrChange>
            </w:pPr>
          </w:p>
        </w:tc>
        <w:tc>
          <w:tcPr>
            <w:tcW w:w="1109" w:type="dxa"/>
            <w:tcBorders>
              <w:top w:val="nil"/>
              <w:left w:val="nil"/>
              <w:bottom w:val="nil"/>
              <w:right w:val="nil"/>
            </w:tcBorders>
            <w:vAlign w:val="center"/>
          </w:tcPr>
          <w:p w14:paraId="3F741257" w14:textId="77777777" w:rsidR="00BB5F7D" w:rsidRPr="0026300E" w:rsidRDefault="00BB5F7D">
            <w:pPr>
              <w:wordWrap/>
              <w:jc w:val="right"/>
              <w:rPr>
                <w:ins w:id="1099" w:author="나현종" w:date="2025-11-06T14:56:00Z" w16du:dateUtc="2025-11-06T05:56:00Z"/>
                <w:rFonts w:ascii="Batang" w:eastAsia="Batang" w:hAnsi="Batang" w:cs="Times New Roman"/>
              </w:rPr>
              <w:pPrChange w:id="1100" w:author="나현종" w:date="2025-11-06T15:09:00Z" w16du:dateUtc="2025-11-06T06:09:00Z">
                <w:pPr>
                  <w:wordWrap/>
                </w:pPr>
              </w:pPrChange>
            </w:pPr>
          </w:p>
        </w:tc>
        <w:tc>
          <w:tcPr>
            <w:tcW w:w="1110" w:type="dxa"/>
            <w:tcBorders>
              <w:top w:val="nil"/>
              <w:left w:val="nil"/>
              <w:bottom w:val="nil"/>
              <w:right w:val="nil"/>
            </w:tcBorders>
            <w:vAlign w:val="center"/>
          </w:tcPr>
          <w:p w14:paraId="62F0760F" w14:textId="77777777" w:rsidR="00BB5F7D" w:rsidRPr="0026300E" w:rsidRDefault="00BB5F7D">
            <w:pPr>
              <w:wordWrap/>
              <w:jc w:val="right"/>
              <w:rPr>
                <w:ins w:id="1101" w:author="나현종" w:date="2025-11-06T14:56:00Z" w16du:dateUtc="2025-11-06T05:56:00Z"/>
                <w:rFonts w:ascii="Batang" w:eastAsia="Batang" w:hAnsi="Batang" w:cs="Times New Roman"/>
              </w:rPr>
              <w:pPrChange w:id="1102" w:author="나현종" w:date="2025-11-06T15:09:00Z" w16du:dateUtc="2025-11-06T06:09:00Z">
                <w:pPr>
                  <w:wordWrap/>
                </w:pPr>
              </w:pPrChange>
            </w:pPr>
          </w:p>
        </w:tc>
        <w:tc>
          <w:tcPr>
            <w:tcW w:w="1110" w:type="dxa"/>
            <w:tcBorders>
              <w:top w:val="nil"/>
              <w:left w:val="nil"/>
              <w:bottom w:val="nil"/>
              <w:right w:val="nil"/>
            </w:tcBorders>
            <w:vAlign w:val="center"/>
          </w:tcPr>
          <w:p w14:paraId="3DEE1137" w14:textId="77777777" w:rsidR="00BB5F7D" w:rsidRPr="0026300E" w:rsidRDefault="00BB5F7D">
            <w:pPr>
              <w:wordWrap/>
              <w:jc w:val="right"/>
              <w:rPr>
                <w:ins w:id="1103" w:author="나현종" w:date="2025-11-06T14:56:00Z" w16du:dateUtc="2025-11-06T05:56:00Z"/>
                <w:rFonts w:ascii="Batang" w:eastAsia="Batang" w:hAnsi="Batang" w:cs="Times New Roman"/>
              </w:rPr>
              <w:pPrChange w:id="1104" w:author="나현종" w:date="2025-11-06T15:09:00Z" w16du:dateUtc="2025-11-06T06:09:00Z">
                <w:pPr>
                  <w:wordWrap/>
                </w:pPr>
              </w:pPrChange>
            </w:pPr>
          </w:p>
        </w:tc>
      </w:tr>
      <w:tr w:rsidR="001E3A39" w:rsidRPr="0026300E" w14:paraId="460CBC9E" w14:textId="77777777" w:rsidTr="00A73940">
        <w:trPr>
          <w:ins w:id="1105" w:author="나현종" w:date="2025-11-06T14:56:00Z"/>
        </w:trPr>
        <w:tc>
          <w:tcPr>
            <w:tcW w:w="744" w:type="dxa"/>
            <w:tcBorders>
              <w:top w:val="nil"/>
              <w:left w:val="nil"/>
              <w:bottom w:val="nil"/>
              <w:right w:val="nil"/>
            </w:tcBorders>
          </w:tcPr>
          <w:p w14:paraId="34274647" w14:textId="77777777" w:rsidR="00BB5F7D" w:rsidRPr="0026300E" w:rsidRDefault="00BB5F7D">
            <w:pPr>
              <w:wordWrap/>
              <w:rPr>
                <w:ins w:id="1106" w:author="나현종" w:date="2025-11-06T14:56:00Z" w16du:dateUtc="2025-11-06T05:56:00Z"/>
                <w:rFonts w:ascii="Batang" w:eastAsia="Batang" w:hAnsi="Batang" w:cs="Times New Roman"/>
              </w:rPr>
            </w:pPr>
            <w:ins w:id="1107" w:author="나현종" w:date="2025-11-06T14:56:00Z" w16du:dateUtc="2025-11-06T05:56:00Z">
              <w:r>
                <w:rPr>
                  <w:rFonts w:ascii="Batang" w:eastAsia="Batang" w:hAnsi="Batang" w:cs="Times New Roman"/>
                </w:rPr>
                <w:t>45</w:t>
              </w:r>
            </w:ins>
          </w:p>
        </w:tc>
        <w:tc>
          <w:tcPr>
            <w:tcW w:w="3058" w:type="dxa"/>
            <w:tcBorders>
              <w:top w:val="nil"/>
              <w:left w:val="nil"/>
              <w:bottom w:val="nil"/>
              <w:right w:val="nil"/>
            </w:tcBorders>
          </w:tcPr>
          <w:p w14:paraId="61BFEDA7" w14:textId="77777777" w:rsidR="00BB5F7D" w:rsidRPr="0026300E" w:rsidRDefault="00BB5F7D">
            <w:pPr>
              <w:wordWrap/>
              <w:rPr>
                <w:ins w:id="1108" w:author="나현종" w:date="2025-11-06T14:56:00Z" w16du:dateUtc="2025-11-06T05:56:00Z"/>
                <w:rFonts w:ascii="Batang" w:eastAsia="Batang" w:hAnsi="Batang" w:cs="Times New Roman"/>
              </w:rPr>
            </w:pPr>
            <w:ins w:id="1109" w:author="나현종" w:date="2025-11-06T14:56:00Z" w16du:dateUtc="2025-11-06T05:56:00Z">
              <w:r>
                <w:rPr>
                  <w:rFonts w:ascii="Batang" w:eastAsia="Batang" w:hAnsi="Batang" w:cs="Times New Roman"/>
                </w:rPr>
                <w:t>Information Technology</w:t>
              </w:r>
            </w:ins>
          </w:p>
        </w:tc>
        <w:tc>
          <w:tcPr>
            <w:tcW w:w="1109" w:type="dxa"/>
            <w:tcBorders>
              <w:top w:val="nil"/>
              <w:left w:val="nil"/>
              <w:bottom w:val="nil"/>
              <w:right w:val="nil"/>
            </w:tcBorders>
            <w:vAlign w:val="center"/>
          </w:tcPr>
          <w:p w14:paraId="1B0D1409" w14:textId="77777777" w:rsidR="00BB5F7D" w:rsidRPr="0026300E" w:rsidRDefault="00BB5F7D">
            <w:pPr>
              <w:wordWrap/>
              <w:jc w:val="right"/>
              <w:rPr>
                <w:ins w:id="1110" w:author="나현종" w:date="2025-11-06T14:56:00Z" w16du:dateUtc="2025-11-06T05:56:00Z"/>
                <w:rFonts w:ascii="Batang" w:eastAsia="Batang" w:hAnsi="Batang" w:cs="Times New Roman"/>
              </w:rPr>
              <w:pPrChange w:id="1111" w:author="나현종" w:date="2025-11-06T15:09:00Z" w16du:dateUtc="2025-11-06T06:09:00Z">
                <w:pPr>
                  <w:wordWrap/>
                </w:pPr>
              </w:pPrChange>
            </w:pPr>
          </w:p>
        </w:tc>
        <w:tc>
          <w:tcPr>
            <w:tcW w:w="1110" w:type="dxa"/>
            <w:tcBorders>
              <w:top w:val="nil"/>
              <w:left w:val="nil"/>
              <w:bottom w:val="nil"/>
              <w:right w:val="nil"/>
            </w:tcBorders>
            <w:vAlign w:val="center"/>
          </w:tcPr>
          <w:p w14:paraId="5FC6541E" w14:textId="77777777" w:rsidR="00BB5F7D" w:rsidRPr="0026300E" w:rsidRDefault="00BB5F7D">
            <w:pPr>
              <w:wordWrap/>
              <w:jc w:val="right"/>
              <w:rPr>
                <w:ins w:id="1112" w:author="나현종" w:date="2025-11-06T14:56:00Z" w16du:dateUtc="2025-11-06T05:56:00Z"/>
                <w:rFonts w:ascii="Batang" w:eastAsia="Batang" w:hAnsi="Batang" w:cs="Times New Roman"/>
              </w:rPr>
              <w:pPrChange w:id="1113" w:author="나현종" w:date="2025-11-06T15:09:00Z" w16du:dateUtc="2025-11-06T06:09:00Z">
                <w:pPr>
                  <w:wordWrap/>
                </w:pPr>
              </w:pPrChange>
            </w:pPr>
          </w:p>
        </w:tc>
        <w:tc>
          <w:tcPr>
            <w:tcW w:w="1109" w:type="dxa"/>
            <w:tcBorders>
              <w:top w:val="nil"/>
              <w:left w:val="nil"/>
              <w:bottom w:val="nil"/>
              <w:right w:val="nil"/>
            </w:tcBorders>
            <w:vAlign w:val="center"/>
          </w:tcPr>
          <w:p w14:paraId="5695DB3D" w14:textId="77777777" w:rsidR="00BB5F7D" w:rsidRPr="0026300E" w:rsidRDefault="00BB5F7D">
            <w:pPr>
              <w:wordWrap/>
              <w:jc w:val="right"/>
              <w:rPr>
                <w:ins w:id="1114" w:author="나현종" w:date="2025-11-06T14:56:00Z" w16du:dateUtc="2025-11-06T05:56:00Z"/>
                <w:rFonts w:ascii="Batang" w:eastAsia="Batang" w:hAnsi="Batang" w:cs="Times New Roman"/>
              </w:rPr>
              <w:pPrChange w:id="1115" w:author="나현종" w:date="2025-11-06T15:09:00Z" w16du:dateUtc="2025-11-06T06:09:00Z">
                <w:pPr>
                  <w:wordWrap/>
                </w:pPr>
              </w:pPrChange>
            </w:pPr>
          </w:p>
        </w:tc>
        <w:tc>
          <w:tcPr>
            <w:tcW w:w="1110" w:type="dxa"/>
            <w:tcBorders>
              <w:top w:val="nil"/>
              <w:left w:val="nil"/>
              <w:bottom w:val="nil"/>
              <w:right w:val="nil"/>
            </w:tcBorders>
            <w:vAlign w:val="center"/>
          </w:tcPr>
          <w:p w14:paraId="4E0892EB" w14:textId="77777777" w:rsidR="00BB5F7D" w:rsidRPr="0026300E" w:rsidRDefault="00BB5F7D">
            <w:pPr>
              <w:wordWrap/>
              <w:jc w:val="right"/>
              <w:rPr>
                <w:ins w:id="1116" w:author="나현종" w:date="2025-11-06T14:56:00Z" w16du:dateUtc="2025-11-06T05:56:00Z"/>
                <w:rFonts w:ascii="Batang" w:eastAsia="Batang" w:hAnsi="Batang" w:cs="Times New Roman"/>
              </w:rPr>
              <w:pPrChange w:id="1117" w:author="나현종" w:date="2025-11-06T15:09:00Z" w16du:dateUtc="2025-11-06T06:09:00Z">
                <w:pPr>
                  <w:wordWrap/>
                </w:pPr>
              </w:pPrChange>
            </w:pPr>
          </w:p>
        </w:tc>
        <w:tc>
          <w:tcPr>
            <w:tcW w:w="1110" w:type="dxa"/>
            <w:tcBorders>
              <w:top w:val="nil"/>
              <w:left w:val="nil"/>
              <w:bottom w:val="nil"/>
              <w:right w:val="nil"/>
            </w:tcBorders>
            <w:vAlign w:val="center"/>
          </w:tcPr>
          <w:p w14:paraId="39F92075" w14:textId="77777777" w:rsidR="00BB5F7D" w:rsidRPr="0026300E" w:rsidRDefault="00BB5F7D">
            <w:pPr>
              <w:wordWrap/>
              <w:jc w:val="right"/>
              <w:rPr>
                <w:ins w:id="1118" w:author="나현종" w:date="2025-11-06T14:56:00Z" w16du:dateUtc="2025-11-06T05:56:00Z"/>
                <w:rFonts w:ascii="Batang" w:eastAsia="Batang" w:hAnsi="Batang" w:cs="Times New Roman"/>
              </w:rPr>
              <w:pPrChange w:id="1119" w:author="나현종" w:date="2025-11-06T15:09:00Z" w16du:dateUtc="2025-11-06T06:09:00Z">
                <w:pPr>
                  <w:wordWrap/>
                </w:pPr>
              </w:pPrChange>
            </w:pPr>
          </w:p>
        </w:tc>
      </w:tr>
      <w:tr w:rsidR="001E3A39" w:rsidRPr="0026300E" w14:paraId="1B03E085" w14:textId="77777777" w:rsidTr="00A73940">
        <w:trPr>
          <w:ins w:id="1120" w:author="나현종" w:date="2025-11-06T14:56:00Z"/>
        </w:trPr>
        <w:tc>
          <w:tcPr>
            <w:tcW w:w="744" w:type="dxa"/>
            <w:tcBorders>
              <w:top w:val="nil"/>
              <w:left w:val="nil"/>
              <w:bottom w:val="nil"/>
              <w:right w:val="nil"/>
            </w:tcBorders>
          </w:tcPr>
          <w:p w14:paraId="71ACE1D9" w14:textId="77777777" w:rsidR="00BB5F7D" w:rsidRPr="0026300E" w:rsidRDefault="00BB5F7D">
            <w:pPr>
              <w:wordWrap/>
              <w:rPr>
                <w:ins w:id="1121" w:author="나현종" w:date="2025-11-06T14:56:00Z" w16du:dateUtc="2025-11-06T05:56:00Z"/>
                <w:rFonts w:ascii="Batang" w:eastAsia="Batang" w:hAnsi="Batang" w:cs="Times New Roman"/>
              </w:rPr>
            </w:pPr>
            <w:ins w:id="1122" w:author="나현종" w:date="2025-11-06T14:56:00Z" w16du:dateUtc="2025-11-06T05:56:00Z">
              <w:r>
                <w:rPr>
                  <w:rFonts w:ascii="Batang" w:eastAsia="Batang" w:hAnsi="Batang" w:cs="Times New Roman"/>
                </w:rPr>
                <w:t>50</w:t>
              </w:r>
            </w:ins>
          </w:p>
        </w:tc>
        <w:tc>
          <w:tcPr>
            <w:tcW w:w="3058" w:type="dxa"/>
            <w:tcBorders>
              <w:top w:val="nil"/>
              <w:left w:val="nil"/>
              <w:bottom w:val="nil"/>
              <w:right w:val="nil"/>
            </w:tcBorders>
          </w:tcPr>
          <w:p w14:paraId="1061239E" w14:textId="77777777" w:rsidR="00BB5F7D" w:rsidRPr="0026300E" w:rsidRDefault="00BB5F7D">
            <w:pPr>
              <w:wordWrap/>
              <w:rPr>
                <w:ins w:id="1123" w:author="나현종" w:date="2025-11-06T14:56:00Z" w16du:dateUtc="2025-11-06T05:56:00Z"/>
                <w:rFonts w:ascii="Batang" w:eastAsia="Batang" w:hAnsi="Batang" w:cs="Times New Roman"/>
              </w:rPr>
            </w:pPr>
            <w:ins w:id="1124" w:author="나현종" w:date="2025-11-06T14:56:00Z" w16du:dateUtc="2025-11-06T05:56:00Z">
              <w:r>
                <w:rPr>
                  <w:rFonts w:ascii="Batang" w:eastAsia="Batang" w:hAnsi="Batang" w:cs="Times New Roman"/>
                </w:rPr>
                <w:t>Communication Services</w:t>
              </w:r>
            </w:ins>
          </w:p>
        </w:tc>
        <w:tc>
          <w:tcPr>
            <w:tcW w:w="1109" w:type="dxa"/>
            <w:tcBorders>
              <w:top w:val="nil"/>
              <w:left w:val="nil"/>
              <w:bottom w:val="nil"/>
              <w:right w:val="nil"/>
            </w:tcBorders>
            <w:vAlign w:val="center"/>
          </w:tcPr>
          <w:p w14:paraId="79A01985" w14:textId="77777777" w:rsidR="00BB5F7D" w:rsidRPr="0026300E" w:rsidRDefault="00BB5F7D">
            <w:pPr>
              <w:wordWrap/>
              <w:jc w:val="right"/>
              <w:rPr>
                <w:ins w:id="1125" w:author="나현종" w:date="2025-11-06T14:56:00Z" w16du:dateUtc="2025-11-06T05:56:00Z"/>
                <w:rFonts w:ascii="Batang" w:eastAsia="Batang" w:hAnsi="Batang" w:cs="Times New Roman"/>
              </w:rPr>
              <w:pPrChange w:id="1126" w:author="나현종" w:date="2025-11-06T15:09:00Z" w16du:dateUtc="2025-11-06T06:09:00Z">
                <w:pPr>
                  <w:wordWrap/>
                </w:pPr>
              </w:pPrChange>
            </w:pPr>
          </w:p>
        </w:tc>
        <w:tc>
          <w:tcPr>
            <w:tcW w:w="1110" w:type="dxa"/>
            <w:tcBorders>
              <w:top w:val="nil"/>
              <w:left w:val="nil"/>
              <w:bottom w:val="nil"/>
              <w:right w:val="nil"/>
            </w:tcBorders>
            <w:vAlign w:val="center"/>
          </w:tcPr>
          <w:p w14:paraId="0DFFFB34" w14:textId="77777777" w:rsidR="00BB5F7D" w:rsidRPr="0026300E" w:rsidRDefault="00BB5F7D">
            <w:pPr>
              <w:wordWrap/>
              <w:jc w:val="right"/>
              <w:rPr>
                <w:ins w:id="1127" w:author="나현종" w:date="2025-11-06T14:56:00Z" w16du:dateUtc="2025-11-06T05:56:00Z"/>
                <w:rFonts w:ascii="Batang" w:eastAsia="Batang" w:hAnsi="Batang" w:cs="Times New Roman"/>
              </w:rPr>
              <w:pPrChange w:id="1128" w:author="나현종" w:date="2025-11-06T15:09:00Z" w16du:dateUtc="2025-11-06T06:09:00Z">
                <w:pPr>
                  <w:wordWrap/>
                </w:pPr>
              </w:pPrChange>
            </w:pPr>
          </w:p>
        </w:tc>
        <w:tc>
          <w:tcPr>
            <w:tcW w:w="1109" w:type="dxa"/>
            <w:tcBorders>
              <w:top w:val="nil"/>
              <w:left w:val="nil"/>
              <w:bottom w:val="nil"/>
              <w:right w:val="nil"/>
            </w:tcBorders>
            <w:vAlign w:val="center"/>
          </w:tcPr>
          <w:p w14:paraId="3054C558" w14:textId="77777777" w:rsidR="00BB5F7D" w:rsidRPr="0026300E" w:rsidRDefault="00BB5F7D">
            <w:pPr>
              <w:wordWrap/>
              <w:jc w:val="right"/>
              <w:rPr>
                <w:ins w:id="1129" w:author="나현종" w:date="2025-11-06T14:56:00Z" w16du:dateUtc="2025-11-06T05:56:00Z"/>
                <w:rFonts w:ascii="Batang" w:eastAsia="Batang" w:hAnsi="Batang" w:cs="Times New Roman"/>
              </w:rPr>
              <w:pPrChange w:id="1130" w:author="나현종" w:date="2025-11-06T15:09:00Z" w16du:dateUtc="2025-11-06T06:09:00Z">
                <w:pPr>
                  <w:wordWrap/>
                </w:pPr>
              </w:pPrChange>
            </w:pPr>
          </w:p>
        </w:tc>
        <w:tc>
          <w:tcPr>
            <w:tcW w:w="1110" w:type="dxa"/>
            <w:tcBorders>
              <w:top w:val="nil"/>
              <w:left w:val="nil"/>
              <w:bottom w:val="nil"/>
              <w:right w:val="nil"/>
            </w:tcBorders>
            <w:vAlign w:val="center"/>
          </w:tcPr>
          <w:p w14:paraId="3F239770" w14:textId="77777777" w:rsidR="00BB5F7D" w:rsidRPr="0026300E" w:rsidRDefault="00BB5F7D">
            <w:pPr>
              <w:wordWrap/>
              <w:jc w:val="right"/>
              <w:rPr>
                <w:ins w:id="1131" w:author="나현종" w:date="2025-11-06T14:56:00Z" w16du:dateUtc="2025-11-06T05:56:00Z"/>
                <w:rFonts w:ascii="Batang" w:eastAsia="Batang" w:hAnsi="Batang" w:cs="Times New Roman"/>
              </w:rPr>
              <w:pPrChange w:id="1132" w:author="나현종" w:date="2025-11-06T15:09:00Z" w16du:dateUtc="2025-11-06T06:09:00Z">
                <w:pPr>
                  <w:wordWrap/>
                </w:pPr>
              </w:pPrChange>
            </w:pPr>
          </w:p>
        </w:tc>
        <w:tc>
          <w:tcPr>
            <w:tcW w:w="1110" w:type="dxa"/>
            <w:tcBorders>
              <w:top w:val="nil"/>
              <w:left w:val="nil"/>
              <w:bottom w:val="nil"/>
              <w:right w:val="nil"/>
            </w:tcBorders>
            <w:vAlign w:val="center"/>
          </w:tcPr>
          <w:p w14:paraId="53756EB1" w14:textId="77777777" w:rsidR="00BB5F7D" w:rsidRPr="0026300E" w:rsidRDefault="00BB5F7D">
            <w:pPr>
              <w:wordWrap/>
              <w:jc w:val="right"/>
              <w:rPr>
                <w:ins w:id="1133" w:author="나현종" w:date="2025-11-06T14:56:00Z" w16du:dateUtc="2025-11-06T05:56:00Z"/>
                <w:rFonts w:ascii="Batang" w:eastAsia="Batang" w:hAnsi="Batang" w:cs="Times New Roman"/>
              </w:rPr>
              <w:pPrChange w:id="1134" w:author="나현종" w:date="2025-11-06T15:09:00Z" w16du:dateUtc="2025-11-06T06:09:00Z">
                <w:pPr>
                  <w:wordWrap/>
                </w:pPr>
              </w:pPrChange>
            </w:pPr>
          </w:p>
        </w:tc>
      </w:tr>
      <w:tr w:rsidR="001E3A39" w:rsidRPr="0026300E" w14:paraId="1E071673" w14:textId="77777777" w:rsidTr="00A73940">
        <w:trPr>
          <w:ins w:id="1135" w:author="나현종" w:date="2025-11-06T14:56:00Z"/>
        </w:trPr>
        <w:tc>
          <w:tcPr>
            <w:tcW w:w="744" w:type="dxa"/>
            <w:tcBorders>
              <w:top w:val="nil"/>
              <w:left w:val="nil"/>
              <w:bottom w:val="nil"/>
              <w:right w:val="nil"/>
            </w:tcBorders>
          </w:tcPr>
          <w:p w14:paraId="7EC91F16" w14:textId="77777777" w:rsidR="00BB5F7D" w:rsidRPr="0026300E" w:rsidRDefault="00BB5F7D">
            <w:pPr>
              <w:wordWrap/>
              <w:rPr>
                <w:ins w:id="1136" w:author="나현종" w:date="2025-11-06T14:56:00Z" w16du:dateUtc="2025-11-06T05:56:00Z"/>
                <w:rFonts w:ascii="Batang" w:eastAsia="Batang" w:hAnsi="Batang" w:cs="Times New Roman"/>
              </w:rPr>
            </w:pPr>
            <w:ins w:id="1137" w:author="나현종" w:date="2025-11-06T14:56:00Z" w16du:dateUtc="2025-11-06T05:56:00Z">
              <w:r>
                <w:rPr>
                  <w:rFonts w:ascii="Batang" w:eastAsia="Batang" w:hAnsi="Batang" w:cs="Times New Roman"/>
                </w:rPr>
                <w:t>55</w:t>
              </w:r>
            </w:ins>
          </w:p>
        </w:tc>
        <w:tc>
          <w:tcPr>
            <w:tcW w:w="3058" w:type="dxa"/>
            <w:tcBorders>
              <w:top w:val="nil"/>
              <w:left w:val="nil"/>
              <w:bottom w:val="nil"/>
              <w:right w:val="nil"/>
            </w:tcBorders>
          </w:tcPr>
          <w:p w14:paraId="04BA87DB" w14:textId="77777777" w:rsidR="00BB5F7D" w:rsidRPr="0026300E" w:rsidRDefault="00BB5F7D">
            <w:pPr>
              <w:wordWrap/>
              <w:rPr>
                <w:ins w:id="1138" w:author="나현종" w:date="2025-11-06T14:56:00Z" w16du:dateUtc="2025-11-06T05:56:00Z"/>
                <w:rFonts w:ascii="Batang" w:eastAsia="Batang" w:hAnsi="Batang" w:cs="Times New Roman"/>
              </w:rPr>
            </w:pPr>
            <w:ins w:id="1139" w:author="나현종" w:date="2025-11-06T14:56:00Z" w16du:dateUtc="2025-11-06T05:56:00Z">
              <w:r>
                <w:rPr>
                  <w:rFonts w:ascii="Batang" w:eastAsia="Batang" w:hAnsi="Batang" w:cs="Times New Roman"/>
                </w:rPr>
                <w:t>Utilities</w:t>
              </w:r>
            </w:ins>
          </w:p>
        </w:tc>
        <w:tc>
          <w:tcPr>
            <w:tcW w:w="1109" w:type="dxa"/>
            <w:tcBorders>
              <w:top w:val="nil"/>
              <w:left w:val="nil"/>
              <w:bottom w:val="nil"/>
              <w:right w:val="nil"/>
            </w:tcBorders>
            <w:vAlign w:val="center"/>
          </w:tcPr>
          <w:p w14:paraId="02FA8F97" w14:textId="77777777" w:rsidR="00BB5F7D" w:rsidRPr="0026300E" w:rsidRDefault="00BB5F7D">
            <w:pPr>
              <w:wordWrap/>
              <w:jc w:val="right"/>
              <w:rPr>
                <w:ins w:id="1140" w:author="나현종" w:date="2025-11-06T14:56:00Z" w16du:dateUtc="2025-11-06T05:56:00Z"/>
                <w:rFonts w:ascii="Batang" w:eastAsia="Batang" w:hAnsi="Batang" w:cs="Times New Roman"/>
              </w:rPr>
              <w:pPrChange w:id="1141" w:author="나현종" w:date="2025-11-06T15:09:00Z" w16du:dateUtc="2025-11-06T06:09:00Z">
                <w:pPr>
                  <w:wordWrap/>
                </w:pPr>
              </w:pPrChange>
            </w:pPr>
          </w:p>
        </w:tc>
        <w:tc>
          <w:tcPr>
            <w:tcW w:w="1110" w:type="dxa"/>
            <w:tcBorders>
              <w:top w:val="nil"/>
              <w:left w:val="nil"/>
              <w:bottom w:val="nil"/>
              <w:right w:val="nil"/>
            </w:tcBorders>
            <w:vAlign w:val="center"/>
          </w:tcPr>
          <w:p w14:paraId="61633BB7" w14:textId="77777777" w:rsidR="00BB5F7D" w:rsidRPr="0026300E" w:rsidRDefault="00BB5F7D">
            <w:pPr>
              <w:wordWrap/>
              <w:jc w:val="right"/>
              <w:rPr>
                <w:ins w:id="1142" w:author="나현종" w:date="2025-11-06T14:56:00Z" w16du:dateUtc="2025-11-06T05:56:00Z"/>
                <w:rFonts w:ascii="Batang" w:eastAsia="Batang" w:hAnsi="Batang" w:cs="Times New Roman"/>
              </w:rPr>
              <w:pPrChange w:id="1143" w:author="나현종" w:date="2025-11-06T15:09:00Z" w16du:dateUtc="2025-11-06T06:09:00Z">
                <w:pPr>
                  <w:wordWrap/>
                </w:pPr>
              </w:pPrChange>
            </w:pPr>
          </w:p>
        </w:tc>
        <w:tc>
          <w:tcPr>
            <w:tcW w:w="1109" w:type="dxa"/>
            <w:tcBorders>
              <w:top w:val="nil"/>
              <w:left w:val="nil"/>
              <w:bottom w:val="nil"/>
              <w:right w:val="nil"/>
            </w:tcBorders>
            <w:vAlign w:val="center"/>
          </w:tcPr>
          <w:p w14:paraId="36F6CD99" w14:textId="77777777" w:rsidR="00BB5F7D" w:rsidRPr="0026300E" w:rsidRDefault="00BB5F7D">
            <w:pPr>
              <w:wordWrap/>
              <w:jc w:val="right"/>
              <w:rPr>
                <w:ins w:id="1144" w:author="나현종" w:date="2025-11-06T14:56:00Z" w16du:dateUtc="2025-11-06T05:56:00Z"/>
                <w:rFonts w:ascii="Batang" w:eastAsia="Batang" w:hAnsi="Batang" w:cs="Times New Roman"/>
              </w:rPr>
              <w:pPrChange w:id="1145" w:author="나현종" w:date="2025-11-06T15:09:00Z" w16du:dateUtc="2025-11-06T06:09:00Z">
                <w:pPr>
                  <w:wordWrap/>
                </w:pPr>
              </w:pPrChange>
            </w:pPr>
          </w:p>
        </w:tc>
        <w:tc>
          <w:tcPr>
            <w:tcW w:w="1110" w:type="dxa"/>
            <w:tcBorders>
              <w:top w:val="nil"/>
              <w:left w:val="nil"/>
              <w:bottom w:val="nil"/>
              <w:right w:val="nil"/>
            </w:tcBorders>
            <w:vAlign w:val="center"/>
          </w:tcPr>
          <w:p w14:paraId="353A4990" w14:textId="77777777" w:rsidR="00BB5F7D" w:rsidRPr="0026300E" w:rsidRDefault="00BB5F7D">
            <w:pPr>
              <w:wordWrap/>
              <w:jc w:val="right"/>
              <w:rPr>
                <w:ins w:id="1146" w:author="나현종" w:date="2025-11-06T14:56:00Z" w16du:dateUtc="2025-11-06T05:56:00Z"/>
                <w:rFonts w:ascii="Batang" w:eastAsia="Batang" w:hAnsi="Batang" w:cs="Times New Roman"/>
              </w:rPr>
              <w:pPrChange w:id="1147" w:author="나현종" w:date="2025-11-06T15:09:00Z" w16du:dateUtc="2025-11-06T06:09:00Z">
                <w:pPr>
                  <w:wordWrap/>
                </w:pPr>
              </w:pPrChange>
            </w:pPr>
          </w:p>
        </w:tc>
        <w:tc>
          <w:tcPr>
            <w:tcW w:w="1110" w:type="dxa"/>
            <w:tcBorders>
              <w:top w:val="nil"/>
              <w:left w:val="nil"/>
              <w:bottom w:val="nil"/>
              <w:right w:val="nil"/>
            </w:tcBorders>
            <w:vAlign w:val="center"/>
          </w:tcPr>
          <w:p w14:paraId="1824F122" w14:textId="77777777" w:rsidR="00BB5F7D" w:rsidRPr="0026300E" w:rsidRDefault="00BB5F7D">
            <w:pPr>
              <w:wordWrap/>
              <w:jc w:val="right"/>
              <w:rPr>
                <w:ins w:id="1148" w:author="나현종" w:date="2025-11-06T14:56:00Z" w16du:dateUtc="2025-11-06T05:56:00Z"/>
                <w:rFonts w:ascii="Batang" w:eastAsia="Batang" w:hAnsi="Batang" w:cs="Times New Roman"/>
              </w:rPr>
              <w:pPrChange w:id="1149" w:author="나현종" w:date="2025-11-06T15:09:00Z" w16du:dateUtc="2025-11-06T06:09:00Z">
                <w:pPr>
                  <w:wordWrap/>
                </w:pPr>
              </w:pPrChange>
            </w:pPr>
          </w:p>
        </w:tc>
      </w:tr>
      <w:tr w:rsidR="001E3A39" w:rsidRPr="0026300E" w14:paraId="3EB769A0" w14:textId="77777777" w:rsidTr="00A73940">
        <w:trPr>
          <w:ins w:id="1150" w:author="나현종" w:date="2025-11-06T14:56:00Z"/>
        </w:trPr>
        <w:tc>
          <w:tcPr>
            <w:tcW w:w="744" w:type="dxa"/>
            <w:tcBorders>
              <w:top w:val="nil"/>
              <w:left w:val="nil"/>
              <w:bottom w:val="single" w:sz="4" w:space="0" w:color="auto"/>
              <w:right w:val="nil"/>
            </w:tcBorders>
          </w:tcPr>
          <w:p w14:paraId="10F4FDE4" w14:textId="77777777" w:rsidR="00BB5F7D" w:rsidRPr="0026300E" w:rsidRDefault="00BB5F7D">
            <w:pPr>
              <w:wordWrap/>
              <w:rPr>
                <w:ins w:id="1151" w:author="나현종" w:date="2025-11-06T14:56:00Z" w16du:dateUtc="2025-11-06T05:56:00Z"/>
                <w:rFonts w:ascii="Batang" w:eastAsia="Batang" w:hAnsi="Batang" w:cs="Times New Roman"/>
              </w:rPr>
            </w:pPr>
            <w:ins w:id="1152" w:author="나현종" w:date="2025-11-06T14:56:00Z" w16du:dateUtc="2025-11-06T05:56:00Z">
              <w:r>
                <w:rPr>
                  <w:rFonts w:ascii="Batang" w:eastAsia="Batang" w:hAnsi="Batang" w:cs="Times New Roman"/>
                </w:rPr>
                <w:t>60</w:t>
              </w:r>
            </w:ins>
          </w:p>
        </w:tc>
        <w:tc>
          <w:tcPr>
            <w:tcW w:w="3058" w:type="dxa"/>
            <w:tcBorders>
              <w:top w:val="nil"/>
              <w:left w:val="nil"/>
              <w:bottom w:val="single" w:sz="4" w:space="0" w:color="auto"/>
              <w:right w:val="nil"/>
            </w:tcBorders>
          </w:tcPr>
          <w:p w14:paraId="21BCCB94" w14:textId="77777777" w:rsidR="00BB5F7D" w:rsidRPr="0026300E" w:rsidRDefault="00BB5F7D">
            <w:pPr>
              <w:wordWrap/>
              <w:rPr>
                <w:ins w:id="1153" w:author="나현종" w:date="2025-11-06T14:56:00Z" w16du:dateUtc="2025-11-06T05:56:00Z"/>
                <w:rFonts w:ascii="Batang" w:eastAsia="Batang" w:hAnsi="Batang" w:cs="Times New Roman"/>
              </w:rPr>
            </w:pPr>
            <w:ins w:id="1154" w:author="나현종" w:date="2025-11-06T14:56:00Z" w16du:dateUtc="2025-11-06T05:56:00Z">
              <w:r>
                <w:rPr>
                  <w:rFonts w:ascii="Batang" w:eastAsia="Batang" w:hAnsi="Batang" w:cs="Times New Roman"/>
                </w:rPr>
                <w:t>Real Estate</w:t>
              </w:r>
            </w:ins>
          </w:p>
        </w:tc>
        <w:tc>
          <w:tcPr>
            <w:tcW w:w="1109" w:type="dxa"/>
            <w:tcBorders>
              <w:top w:val="nil"/>
              <w:left w:val="nil"/>
              <w:bottom w:val="single" w:sz="4" w:space="0" w:color="auto"/>
              <w:right w:val="nil"/>
            </w:tcBorders>
            <w:vAlign w:val="center"/>
          </w:tcPr>
          <w:p w14:paraId="62DAA5A2" w14:textId="77777777" w:rsidR="00BB5F7D" w:rsidRPr="0026300E" w:rsidRDefault="00BB5F7D">
            <w:pPr>
              <w:wordWrap/>
              <w:jc w:val="right"/>
              <w:rPr>
                <w:ins w:id="1155" w:author="나현종" w:date="2025-11-06T14:56:00Z" w16du:dateUtc="2025-11-06T05:56:00Z"/>
                <w:rFonts w:ascii="Batang" w:eastAsia="Batang" w:hAnsi="Batang" w:cs="Times New Roman"/>
              </w:rPr>
              <w:pPrChange w:id="1156"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91132E1" w14:textId="77777777" w:rsidR="00BB5F7D" w:rsidRPr="0026300E" w:rsidRDefault="00BB5F7D">
            <w:pPr>
              <w:wordWrap/>
              <w:jc w:val="right"/>
              <w:rPr>
                <w:ins w:id="1157" w:author="나현종" w:date="2025-11-06T14:56:00Z" w16du:dateUtc="2025-11-06T05:56:00Z"/>
                <w:rFonts w:ascii="Batang" w:eastAsia="Batang" w:hAnsi="Batang" w:cs="Times New Roman"/>
              </w:rPr>
              <w:pPrChange w:id="1158" w:author="나현종" w:date="2025-11-06T15:09:00Z" w16du:dateUtc="2025-11-06T06:09:00Z">
                <w:pPr>
                  <w:wordWrap/>
                </w:pPr>
              </w:pPrChange>
            </w:pPr>
          </w:p>
        </w:tc>
        <w:tc>
          <w:tcPr>
            <w:tcW w:w="1109" w:type="dxa"/>
            <w:tcBorders>
              <w:top w:val="nil"/>
              <w:left w:val="nil"/>
              <w:bottom w:val="single" w:sz="4" w:space="0" w:color="auto"/>
              <w:right w:val="nil"/>
            </w:tcBorders>
            <w:vAlign w:val="center"/>
          </w:tcPr>
          <w:p w14:paraId="23D9EBAF" w14:textId="77777777" w:rsidR="00BB5F7D" w:rsidRPr="0026300E" w:rsidRDefault="00BB5F7D">
            <w:pPr>
              <w:wordWrap/>
              <w:jc w:val="right"/>
              <w:rPr>
                <w:ins w:id="1159" w:author="나현종" w:date="2025-11-06T14:56:00Z" w16du:dateUtc="2025-11-06T05:56:00Z"/>
                <w:rFonts w:ascii="Batang" w:eastAsia="Batang" w:hAnsi="Batang" w:cs="Times New Roman"/>
              </w:rPr>
              <w:pPrChange w:id="1160"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A335B7B" w14:textId="77777777" w:rsidR="00BB5F7D" w:rsidRPr="0026300E" w:rsidRDefault="00BB5F7D">
            <w:pPr>
              <w:wordWrap/>
              <w:jc w:val="right"/>
              <w:rPr>
                <w:ins w:id="1161" w:author="나현종" w:date="2025-11-06T14:56:00Z" w16du:dateUtc="2025-11-06T05:56:00Z"/>
                <w:rFonts w:ascii="Batang" w:eastAsia="Batang" w:hAnsi="Batang" w:cs="Times New Roman"/>
              </w:rPr>
              <w:pPrChange w:id="1162"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1F4985C1" w14:textId="77777777" w:rsidR="00BB5F7D" w:rsidRPr="0026300E" w:rsidRDefault="00BB5F7D">
            <w:pPr>
              <w:wordWrap/>
              <w:jc w:val="right"/>
              <w:rPr>
                <w:ins w:id="1163" w:author="나현종" w:date="2025-11-06T14:56:00Z" w16du:dateUtc="2025-11-06T05:56:00Z"/>
                <w:rFonts w:ascii="Batang" w:eastAsia="Batang" w:hAnsi="Batang" w:cs="Times New Roman"/>
              </w:rPr>
              <w:pPrChange w:id="1164" w:author="나현종" w:date="2025-11-06T15:09:00Z" w16du:dateUtc="2025-11-06T06:09:00Z">
                <w:pPr>
                  <w:wordWrap/>
                </w:pPr>
              </w:pPrChange>
            </w:pPr>
          </w:p>
        </w:tc>
      </w:tr>
      <w:tr w:rsidR="001E3A39" w:rsidRPr="0026300E" w14:paraId="097F48C4" w14:textId="77777777" w:rsidTr="00A73940">
        <w:trPr>
          <w:ins w:id="1165" w:author="나현종" w:date="2025-11-06T14:56:00Z"/>
        </w:trPr>
        <w:tc>
          <w:tcPr>
            <w:tcW w:w="3802" w:type="dxa"/>
            <w:gridSpan w:val="2"/>
            <w:tcBorders>
              <w:top w:val="single" w:sz="4" w:space="0" w:color="auto"/>
              <w:left w:val="nil"/>
              <w:bottom w:val="single" w:sz="4" w:space="0" w:color="auto"/>
              <w:right w:val="nil"/>
            </w:tcBorders>
          </w:tcPr>
          <w:p w14:paraId="6AD2BFC4" w14:textId="271071C9" w:rsidR="00BB5F7D" w:rsidRPr="0026300E" w:rsidRDefault="00BB5F7D">
            <w:pPr>
              <w:wordWrap/>
              <w:rPr>
                <w:ins w:id="1166" w:author="나현종" w:date="2025-11-06T14:56:00Z" w16du:dateUtc="2025-11-06T05:56:00Z"/>
                <w:rFonts w:ascii="Batang" w:eastAsia="Batang" w:hAnsi="Batang" w:cs="Times New Roman"/>
              </w:rPr>
            </w:pPr>
            <w:ins w:id="1167" w:author="나현종" w:date="2025-11-06T14:56:00Z" w16du:dateUtc="2025-11-06T05:56:00Z">
              <w:r>
                <w:rPr>
                  <w:rFonts w:ascii="Batang" w:eastAsia="Batang" w:hAnsi="Batang" w:cs="Times New Roman"/>
                </w:rPr>
                <w:t>Market Portfolio</w:t>
              </w:r>
            </w:ins>
          </w:p>
        </w:tc>
        <w:tc>
          <w:tcPr>
            <w:tcW w:w="1109" w:type="dxa"/>
            <w:tcBorders>
              <w:top w:val="single" w:sz="4" w:space="0" w:color="auto"/>
              <w:left w:val="nil"/>
              <w:bottom w:val="single" w:sz="4" w:space="0" w:color="auto"/>
              <w:right w:val="nil"/>
            </w:tcBorders>
            <w:vAlign w:val="center"/>
          </w:tcPr>
          <w:p w14:paraId="3213A556" w14:textId="77777777" w:rsidR="00BB5F7D" w:rsidRPr="0026300E" w:rsidRDefault="00BB5F7D">
            <w:pPr>
              <w:wordWrap/>
              <w:jc w:val="right"/>
              <w:rPr>
                <w:ins w:id="1168" w:author="나현종" w:date="2025-11-06T14:56:00Z" w16du:dateUtc="2025-11-06T05:56:00Z"/>
                <w:rFonts w:ascii="Batang" w:eastAsia="Batang" w:hAnsi="Batang" w:cs="Times New Roman"/>
              </w:rPr>
              <w:pPrChange w:id="1169"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36BA93B5" w14:textId="77777777" w:rsidR="00BB5F7D" w:rsidRPr="0026300E" w:rsidRDefault="00BB5F7D">
            <w:pPr>
              <w:wordWrap/>
              <w:jc w:val="right"/>
              <w:rPr>
                <w:ins w:id="1170" w:author="나현종" w:date="2025-11-06T14:56:00Z" w16du:dateUtc="2025-11-06T05:56:00Z"/>
                <w:rFonts w:ascii="Batang" w:eastAsia="Batang" w:hAnsi="Batang" w:cs="Times New Roman"/>
              </w:rPr>
              <w:pPrChange w:id="1171" w:author="나현종" w:date="2025-11-06T15:09:00Z" w16du:dateUtc="2025-11-06T06:09:00Z">
                <w:pPr>
                  <w:wordWrap/>
                </w:pPr>
              </w:pPrChange>
            </w:pPr>
          </w:p>
        </w:tc>
        <w:tc>
          <w:tcPr>
            <w:tcW w:w="1109" w:type="dxa"/>
            <w:tcBorders>
              <w:top w:val="single" w:sz="4" w:space="0" w:color="auto"/>
              <w:left w:val="nil"/>
              <w:bottom w:val="single" w:sz="4" w:space="0" w:color="auto"/>
              <w:right w:val="nil"/>
            </w:tcBorders>
            <w:vAlign w:val="center"/>
          </w:tcPr>
          <w:p w14:paraId="2EC15AD3" w14:textId="77777777" w:rsidR="00BB5F7D" w:rsidRPr="0026300E" w:rsidRDefault="00BB5F7D">
            <w:pPr>
              <w:wordWrap/>
              <w:jc w:val="right"/>
              <w:rPr>
                <w:ins w:id="1172" w:author="나현종" w:date="2025-11-06T14:56:00Z" w16du:dateUtc="2025-11-06T05:56:00Z"/>
                <w:rFonts w:ascii="Batang" w:eastAsia="Batang" w:hAnsi="Batang" w:cs="Times New Roman"/>
              </w:rPr>
              <w:pPrChange w:id="1173"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4AC622D9" w14:textId="77777777" w:rsidR="00BB5F7D" w:rsidRPr="0026300E" w:rsidRDefault="00BB5F7D">
            <w:pPr>
              <w:wordWrap/>
              <w:jc w:val="right"/>
              <w:rPr>
                <w:ins w:id="1174" w:author="나현종" w:date="2025-11-06T14:56:00Z" w16du:dateUtc="2025-11-06T05:56:00Z"/>
                <w:rFonts w:ascii="Batang" w:eastAsia="Batang" w:hAnsi="Batang" w:cs="Times New Roman"/>
              </w:rPr>
              <w:pPrChange w:id="1175"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2E33C2A3" w14:textId="77777777" w:rsidR="00BB5F7D" w:rsidRPr="0026300E" w:rsidRDefault="00BB5F7D">
            <w:pPr>
              <w:wordWrap/>
              <w:jc w:val="right"/>
              <w:rPr>
                <w:ins w:id="1176" w:author="나현종" w:date="2025-11-06T14:56:00Z" w16du:dateUtc="2025-11-06T05:56:00Z"/>
                <w:rFonts w:ascii="Batang" w:eastAsia="Batang" w:hAnsi="Batang" w:cs="Times New Roman"/>
              </w:rPr>
              <w:pPrChange w:id="1177" w:author="나현종" w:date="2025-11-06T15:09:00Z" w16du:dateUtc="2025-11-06T06:09:00Z">
                <w:pPr>
                  <w:wordWrap/>
                </w:pPr>
              </w:pPrChange>
            </w:pPr>
          </w:p>
        </w:tc>
      </w:tr>
    </w:tbl>
    <w:p w14:paraId="4953B1C8" w14:textId="77777777" w:rsidR="00BB5F7D" w:rsidRPr="00BB5F7D" w:rsidRDefault="00BB5F7D" w:rsidP="00BB5F7D">
      <w:pPr>
        <w:wordWrap/>
        <w:rPr>
          <w:ins w:id="1178" w:author="나현종" w:date="2025-11-06T14:56:00Z" w16du:dateUtc="2025-11-06T05:56:00Z"/>
          <w:rFonts w:ascii="Batang" w:eastAsia="Batang" w:hAnsi="Batang" w:cs="Times New Roman"/>
        </w:rPr>
      </w:pPr>
    </w:p>
    <w:p w14:paraId="2AD8293D" w14:textId="77777777" w:rsidR="00BB5F7D" w:rsidRPr="00BB5F7D" w:rsidRDefault="00BB5F7D" w:rsidP="00BB5F7D">
      <w:pPr>
        <w:wordWrap/>
        <w:rPr>
          <w:ins w:id="1179" w:author="나현종" w:date="2025-11-06T14:56:00Z" w16du:dateUtc="2025-11-06T05:56:00Z"/>
          <w:rFonts w:ascii="Batang" w:eastAsia="Batang" w:hAnsi="Batang" w:cs="Times New Roman"/>
        </w:rPr>
      </w:pPr>
      <w:ins w:id="1180" w:author="나현종" w:date="2025-11-06T14:56:00Z" w16du:dateUtc="2025-11-06T05:56:00Z">
        <w:r>
          <w:rPr>
            <w:rFonts w:ascii="Batang" w:eastAsia="Batang" w:hAnsi="Batang" w:cs="Times New Roman"/>
          </w:rPr>
          <w:t>Panel B: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1269"/>
        <w:gridCol w:w="1270"/>
        <w:gridCol w:w="1270"/>
        <w:gridCol w:w="1270"/>
      </w:tblGrid>
      <w:tr w:rsidR="001E3A39" w:rsidRPr="00320105" w14:paraId="5650A76A" w14:textId="77777777" w:rsidTr="00A73940">
        <w:trPr>
          <w:ins w:id="1181" w:author="나현종" w:date="2025-11-06T14:57:00Z"/>
        </w:trPr>
        <w:tc>
          <w:tcPr>
            <w:tcW w:w="4281" w:type="dxa"/>
            <w:tcBorders>
              <w:top w:val="single" w:sz="4" w:space="0" w:color="auto"/>
              <w:bottom w:val="single" w:sz="4" w:space="0" w:color="auto"/>
            </w:tcBorders>
            <w:vAlign w:val="center"/>
          </w:tcPr>
          <w:p w14:paraId="5CD9A861" w14:textId="77777777" w:rsidR="00BB5F7D" w:rsidRPr="00320105" w:rsidRDefault="00BB5F7D">
            <w:pPr>
              <w:wordWrap/>
              <w:jc w:val="center"/>
              <w:rPr>
                <w:ins w:id="1182" w:author="나현종" w:date="2025-11-06T14:57:00Z" w16du:dateUtc="2025-11-06T05:57:00Z"/>
                <w:rFonts w:ascii="Batang" w:eastAsia="Batang" w:hAnsi="Batang" w:cs="Times New Roman"/>
              </w:rPr>
              <w:pPrChange w:id="1183" w:author="나현종" w:date="2025-11-06T15:09:00Z" w16du:dateUtc="2025-11-06T06:09:00Z">
                <w:pPr>
                  <w:wordWrap/>
                </w:pPr>
              </w:pPrChange>
            </w:pPr>
            <w:ins w:id="1184" w:author="나현종" w:date="2025-11-06T14:57:00Z" w16du:dateUtc="2025-11-06T05:57:00Z">
              <w:r>
                <w:rPr>
                  <w:rFonts w:ascii="Batang" w:eastAsia="Batang" w:hAnsi="Batang" w:cs="Times New Roman"/>
                </w:rPr>
                <w:t>Variable</w:t>
              </w:r>
            </w:ins>
          </w:p>
        </w:tc>
        <w:tc>
          <w:tcPr>
            <w:tcW w:w="1269" w:type="dxa"/>
            <w:tcBorders>
              <w:top w:val="single" w:sz="4" w:space="0" w:color="auto"/>
              <w:bottom w:val="single" w:sz="4" w:space="0" w:color="auto"/>
            </w:tcBorders>
            <w:vAlign w:val="center"/>
          </w:tcPr>
          <w:p w14:paraId="251D7AE4" w14:textId="77777777" w:rsidR="00BB5F7D" w:rsidRPr="00320105" w:rsidRDefault="00BB5F7D">
            <w:pPr>
              <w:wordWrap/>
              <w:jc w:val="center"/>
              <w:rPr>
                <w:ins w:id="1185" w:author="나현종" w:date="2025-11-06T14:57:00Z" w16du:dateUtc="2025-11-06T05:57:00Z"/>
                <w:rFonts w:ascii="Batang" w:eastAsia="Batang" w:hAnsi="Batang" w:cs="Times New Roman"/>
              </w:rPr>
              <w:pPrChange w:id="1186" w:author="나현종" w:date="2025-11-06T15:09:00Z" w16du:dateUtc="2025-11-06T06:09:00Z">
                <w:pPr>
                  <w:wordWrap/>
                </w:pPr>
              </w:pPrChange>
            </w:pPr>
            <w:ins w:id="1187" w:author="나현종" w:date="2025-11-06T14:57:00Z" w16du:dateUtc="2025-11-06T05:57:00Z">
              <w:r>
                <w:rPr>
                  <w:rFonts w:ascii="Batang" w:eastAsia="Batang" w:hAnsi="Batang" w:cs="Times New Roman"/>
                </w:rPr>
                <w:t>Mean</w:t>
              </w:r>
            </w:ins>
          </w:p>
        </w:tc>
        <w:tc>
          <w:tcPr>
            <w:tcW w:w="1270" w:type="dxa"/>
            <w:tcBorders>
              <w:top w:val="single" w:sz="4" w:space="0" w:color="auto"/>
              <w:bottom w:val="single" w:sz="4" w:space="0" w:color="auto"/>
            </w:tcBorders>
            <w:vAlign w:val="center"/>
          </w:tcPr>
          <w:p w14:paraId="7700401C" w14:textId="77777777" w:rsidR="00BB5F7D" w:rsidRPr="00320105" w:rsidRDefault="00BB5F7D">
            <w:pPr>
              <w:wordWrap/>
              <w:jc w:val="center"/>
              <w:rPr>
                <w:ins w:id="1188" w:author="나현종" w:date="2025-11-06T14:57:00Z" w16du:dateUtc="2025-11-06T05:57:00Z"/>
                <w:rFonts w:ascii="Batang" w:eastAsia="Batang" w:hAnsi="Batang" w:cs="Times New Roman"/>
              </w:rPr>
              <w:pPrChange w:id="1189" w:author="나현종" w:date="2025-11-06T15:09:00Z" w16du:dateUtc="2025-11-06T06:09:00Z">
                <w:pPr>
                  <w:wordWrap/>
                </w:pPr>
              </w:pPrChange>
            </w:pPr>
            <w:ins w:id="1190" w:author="나현종" w:date="2025-11-06T14:57:00Z" w16du:dateUtc="2025-11-06T05:57:00Z">
              <w:r>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5FA876B8" w14:textId="77777777" w:rsidR="00BB5F7D" w:rsidRPr="00320105" w:rsidRDefault="00BB5F7D">
            <w:pPr>
              <w:wordWrap/>
              <w:jc w:val="center"/>
              <w:rPr>
                <w:ins w:id="1191" w:author="나현종" w:date="2025-11-06T14:57:00Z" w16du:dateUtc="2025-11-06T05:57:00Z"/>
                <w:rFonts w:ascii="Batang" w:eastAsia="Batang" w:hAnsi="Batang" w:cs="Times New Roman"/>
              </w:rPr>
              <w:pPrChange w:id="1192" w:author="나현종" w:date="2025-11-06T15:09:00Z" w16du:dateUtc="2025-11-06T06:09:00Z">
                <w:pPr>
                  <w:wordWrap/>
                </w:pPr>
              </w:pPrChange>
            </w:pPr>
            <w:ins w:id="1193" w:author="나현종" w:date="2025-11-06T14:57:00Z" w16du:dateUtc="2025-11-06T05:57:00Z">
              <w:r>
                <w:rPr>
                  <w:rFonts w:ascii="Batang" w:eastAsia="Batang" w:hAnsi="Batang" w:cs="Times New Roman"/>
                </w:rPr>
                <w:t>Min</w:t>
              </w:r>
            </w:ins>
          </w:p>
        </w:tc>
        <w:tc>
          <w:tcPr>
            <w:tcW w:w="1270" w:type="dxa"/>
            <w:tcBorders>
              <w:top w:val="single" w:sz="4" w:space="0" w:color="auto"/>
              <w:bottom w:val="single" w:sz="4" w:space="0" w:color="auto"/>
            </w:tcBorders>
            <w:vAlign w:val="center"/>
          </w:tcPr>
          <w:p w14:paraId="5CDF571F" w14:textId="77777777" w:rsidR="00BB5F7D" w:rsidRPr="00320105" w:rsidRDefault="00BB5F7D">
            <w:pPr>
              <w:wordWrap/>
              <w:jc w:val="center"/>
              <w:rPr>
                <w:ins w:id="1194" w:author="나현종" w:date="2025-11-06T14:57:00Z" w16du:dateUtc="2025-11-06T05:57:00Z"/>
                <w:rFonts w:ascii="Batang" w:eastAsia="Batang" w:hAnsi="Batang" w:cs="Times New Roman"/>
              </w:rPr>
              <w:pPrChange w:id="1195" w:author="나현종" w:date="2025-11-06T15:09:00Z" w16du:dateUtc="2025-11-06T06:09:00Z">
                <w:pPr>
                  <w:wordWrap/>
                </w:pPr>
              </w:pPrChange>
            </w:pPr>
            <w:ins w:id="1196" w:author="나현종" w:date="2025-11-06T14:57:00Z" w16du:dateUtc="2025-11-06T05:57:00Z">
              <w:r>
                <w:rPr>
                  <w:rFonts w:ascii="Batang" w:eastAsia="Batang" w:hAnsi="Batang" w:cs="Times New Roman"/>
                </w:rPr>
                <w:t>Max</w:t>
              </w:r>
            </w:ins>
          </w:p>
        </w:tc>
      </w:tr>
      <w:tr w:rsidR="001E3A39" w:rsidRPr="00320105" w14:paraId="52153980" w14:textId="77777777" w:rsidTr="00A73940">
        <w:trPr>
          <w:ins w:id="1197" w:author="나현종" w:date="2025-11-06T14:57:00Z"/>
        </w:trPr>
        <w:tc>
          <w:tcPr>
            <w:tcW w:w="4281" w:type="dxa"/>
            <w:tcBorders>
              <w:top w:val="single" w:sz="4" w:space="0" w:color="auto"/>
            </w:tcBorders>
          </w:tcPr>
          <w:p w14:paraId="40830D20" w14:textId="77777777" w:rsidR="00BB5F7D" w:rsidRPr="00320105" w:rsidRDefault="00BB5F7D">
            <w:pPr>
              <w:wordWrap/>
              <w:rPr>
                <w:ins w:id="1198" w:author="나현종" w:date="2025-11-06T14:57:00Z" w16du:dateUtc="2025-11-06T05:57:00Z"/>
                <w:rFonts w:ascii="Batang" w:eastAsia="Batang" w:hAnsi="Batang" w:cs="Times New Roman"/>
              </w:rPr>
            </w:pPr>
            <w:ins w:id="1199" w:author="나현종" w:date="2025-11-06T14:57:00Z" w16du:dateUtc="2025-11-06T05:57:00Z">
              <w:r>
                <w:rPr>
                  <w:rFonts w:ascii="Batang" w:eastAsia="Batang" w:hAnsi="Batang" w:cs="Times New Roman"/>
                </w:rPr>
                <w:t>Federal Funds Rate (%)</w:t>
              </w:r>
            </w:ins>
          </w:p>
        </w:tc>
        <w:tc>
          <w:tcPr>
            <w:tcW w:w="1269" w:type="dxa"/>
            <w:tcBorders>
              <w:top w:val="single" w:sz="4" w:space="0" w:color="auto"/>
            </w:tcBorders>
            <w:vAlign w:val="center"/>
          </w:tcPr>
          <w:p w14:paraId="7E9B6AC0" w14:textId="77777777" w:rsidR="00BB5F7D" w:rsidRPr="00320105" w:rsidRDefault="00BB5F7D">
            <w:pPr>
              <w:wordWrap/>
              <w:jc w:val="right"/>
              <w:rPr>
                <w:ins w:id="1200" w:author="나현종" w:date="2025-11-06T14:57:00Z" w16du:dateUtc="2025-11-06T05:57:00Z"/>
                <w:rFonts w:ascii="Batang" w:eastAsia="Batang" w:hAnsi="Batang" w:cs="Times New Roman"/>
              </w:rPr>
              <w:pPrChange w:id="1201" w:author="나현종" w:date="2025-11-06T15:10:00Z" w16du:dateUtc="2025-11-06T06:10:00Z">
                <w:pPr>
                  <w:wordWrap/>
                </w:pPr>
              </w:pPrChange>
            </w:pPr>
          </w:p>
        </w:tc>
        <w:tc>
          <w:tcPr>
            <w:tcW w:w="1270" w:type="dxa"/>
            <w:tcBorders>
              <w:top w:val="single" w:sz="4" w:space="0" w:color="auto"/>
            </w:tcBorders>
            <w:vAlign w:val="center"/>
          </w:tcPr>
          <w:p w14:paraId="2B5B37B2" w14:textId="77777777" w:rsidR="00BB5F7D" w:rsidRPr="00320105" w:rsidRDefault="00BB5F7D">
            <w:pPr>
              <w:wordWrap/>
              <w:jc w:val="right"/>
              <w:rPr>
                <w:ins w:id="1202" w:author="나현종" w:date="2025-11-06T14:57:00Z" w16du:dateUtc="2025-11-06T05:57:00Z"/>
                <w:rFonts w:ascii="Batang" w:eastAsia="Batang" w:hAnsi="Batang" w:cs="Times New Roman"/>
              </w:rPr>
              <w:pPrChange w:id="1203" w:author="나현종" w:date="2025-11-06T15:10:00Z" w16du:dateUtc="2025-11-06T06:10:00Z">
                <w:pPr>
                  <w:wordWrap/>
                </w:pPr>
              </w:pPrChange>
            </w:pPr>
          </w:p>
        </w:tc>
        <w:tc>
          <w:tcPr>
            <w:tcW w:w="1270" w:type="dxa"/>
            <w:tcBorders>
              <w:top w:val="single" w:sz="4" w:space="0" w:color="auto"/>
            </w:tcBorders>
            <w:vAlign w:val="center"/>
          </w:tcPr>
          <w:p w14:paraId="65746986" w14:textId="77777777" w:rsidR="00BB5F7D" w:rsidRPr="00320105" w:rsidRDefault="00BB5F7D">
            <w:pPr>
              <w:wordWrap/>
              <w:jc w:val="right"/>
              <w:rPr>
                <w:ins w:id="1204" w:author="나현종" w:date="2025-11-06T14:57:00Z" w16du:dateUtc="2025-11-06T05:57:00Z"/>
                <w:rFonts w:ascii="Batang" w:eastAsia="Batang" w:hAnsi="Batang" w:cs="Times New Roman"/>
              </w:rPr>
              <w:pPrChange w:id="1205" w:author="나현종" w:date="2025-11-06T15:10:00Z" w16du:dateUtc="2025-11-06T06:10:00Z">
                <w:pPr>
                  <w:wordWrap/>
                </w:pPr>
              </w:pPrChange>
            </w:pPr>
          </w:p>
        </w:tc>
        <w:tc>
          <w:tcPr>
            <w:tcW w:w="1270" w:type="dxa"/>
            <w:tcBorders>
              <w:top w:val="single" w:sz="4" w:space="0" w:color="auto"/>
            </w:tcBorders>
            <w:vAlign w:val="center"/>
          </w:tcPr>
          <w:p w14:paraId="3E012CEB" w14:textId="77777777" w:rsidR="00BB5F7D" w:rsidRPr="00320105" w:rsidRDefault="00BB5F7D">
            <w:pPr>
              <w:wordWrap/>
              <w:jc w:val="right"/>
              <w:rPr>
                <w:ins w:id="1206" w:author="나현종" w:date="2025-11-06T14:57:00Z" w16du:dateUtc="2025-11-06T05:57:00Z"/>
                <w:rFonts w:ascii="Batang" w:eastAsia="Batang" w:hAnsi="Batang" w:cs="Times New Roman"/>
              </w:rPr>
              <w:pPrChange w:id="1207" w:author="나현종" w:date="2025-11-06T15:10:00Z" w16du:dateUtc="2025-11-06T06:10:00Z">
                <w:pPr>
                  <w:wordWrap/>
                </w:pPr>
              </w:pPrChange>
            </w:pPr>
          </w:p>
        </w:tc>
      </w:tr>
      <w:tr w:rsidR="001E3A39" w:rsidRPr="00320105" w14:paraId="575BB9F3" w14:textId="77777777" w:rsidTr="00A73940">
        <w:trPr>
          <w:ins w:id="1208" w:author="나현종" w:date="2025-11-06T14:57:00Z"/>
        </w:trPr>
        <w:tc>
          <w:tcPr>
            <w:tcW w:w="4281" w:type="dxa"/>
          </w:tcPr>
          <w:p w14:paraId="008F4A3D" w14:textId="77777777" w:rsidR="00BB5F7D" w:rsidRPr="00320105" w:rsidRDefault="00BB5F7D">
            <w:pPr>
              <w:wordWrap/>
              <w:rPr>
                <w:ins w:id="1209" w:author="나현종" w:date="2025-11-06T14:57:00Z" w16du:dateUtc="2025-11-06T05:57:00Z"/>
                <w:rFonts w:ascii="Batang" w:eastAsia="Batang" w:hAnsi="Batang" w:cs="Times New Roman"/>
              </w:rPr>
            </w:pPr>
            <w:ins w:id="1210" w:author="나현종" w:date="2025-11-06T14:57:00Z" w16du:dateUtc="2025-11-06T05:57:00Z">
              <w:r>
                <w:rPr>
                  <w:rFonts w:ascii="Batang" w:eastAsia="Batang" w:hAnsi="Batang" w:cs="Times New Roman"/>
                </w:rPr>
                <w:t>10-Year Treasury Yield (%)</w:t>
              </w:r>
            </w:ins>
          </w:p>
        </w:tc>
        <w:tc>
          <w:tcPr>
            <w:tcW w:w="1269" w:type="dxa"/>
            <w:vAlign w:val="center"/>
          </w:tcPr>
          <w:p w14:paraId="141FB9F0" w14:textId="77777777" w:rsidR="00BB5F7D" w:rsidRPr="00320105" w:rsidRDefault="00BB5F7D">
            <w:pPr>
              <w:wordWrap/>
              <w:jc w:val="right"/>
              <w:rPr>
                <w:ins w:id="1211" w:author="나현종" w:date="2025-11-06T14:57:00Z" w16du:dateUtc="2025-11-06T05:57:00Z"/>
                <w:rFonts w:ascii="Batang" w:eastAsia="Batang" w:hAnsi="Batang" w:cs="Times New Roman"/>
              </w:rPr>
              <w:pPrChange w:id="1212" w:author="나현종" w:date="2025-11-06T15:10:00Z" w16du:dateUtc="2025-11-06T06:10:00Z">
                <w:pPr>
                  <w:wordWrap/>
                </w:pPr>
              </w:pPrChange>
            </w:pPr>
          </w:p>
        </w:tc>
        <w:tc>
          <w:tcPr>
            <w:tcW w:w="1270" w:type="dxa"/>
            <w:vAlign w:val="center"/>
          </w:tcPr>
          <w:p w14:paraId="202CF35F" w14:textId="77777777" w:rsidR="00BB5F7D" w:rsidRPr="00320105" w:rsidRDefault="00BB5F7D">
            <w:pPr>
              <w:wordWrap/>
              <w:jc w:val="right"/>
              <w:rPr>
                <w:ins w:id="1213" w:author="나현종" w:date="2025-11-06T14:57:00Z" w16du:dateUtc="2025-11-06T05:57:00Z"/>
                <w:rFonts w:ascii="Batang" w:eastAsia="Batang" w:hAnsi="Batang" w:cs="Times New Roman"/>
              </w:rPr>
              <w:pPrChange w:id="1214" w:author="나현종" w:date="2025-11-06T15:10:00Z" w16du:dateUtc="2025-11-06T06:10:00Z">
                <w:pPr>
                  <w:wordWrap/>
                </w:pPr>
              </w:pPrChange>
            </w:pPr>
          </w:p>
        </w:tc>
        <w:tc>
          <w:tcPr>
            <w:tcW w:w="1270" w:type="dxa"/>
            <w:vAlign w:val="center"/>
          </w:tcPr>
          <w:p w14:paraId="778157EA" w14:textId="77777777" w:rsidR="00BB5F7D" w:rsidRPr="00320105" w:rsidRDefault="00BB5F7D">
            <w:pPr>
              <w:wordWrap/>
              <w:jc w:val="right"/>
              <w:rPr>
                <w:ins w:id="1215" w:author="나현종" w:date="2025-11-06T14:57:00Z" w16du:dateUtc="2025-11-06T05:57:00Z"/>
                <w:rFonts w:ascii="Batang" w:eastAsia="Batang" w:hAnsi="Batang" w:cs="Times New Roman"/>
              </w:rPr>
              <w:pPrChange w:id="1216" w:author="나현종" w:date="2025-11-06T15:10:00Z" w16du:dateUtc="2025-11-06T06:10:00Z">
                <w:pPr>
                  <w:wordWrap/>
                </w:pPr>
              </w:pPrChange>
            </w:pPr>
          </w:p>
        </w:tc>
        <w:tc>
          <w:tcPr>
            <w:tcW w:w="1270" w:type="dxa"/>
            <w:vAlign w:val="center"/>
          </w:tcPr>
          <w:p w14:paraId="3816B0BE" w14:textId="77777777" w:rsidR="00BB5F7D" w:rsidRPr="00320105" w:rsidRDefault="00BB5F7D">
            <w:pPr>
              <w:wordWrap/>
              <w:jc w:val="right"/>
              <w:rPr>
                <w:ins w:id="1217" w:author="나현종" w:date="2025-11-06T14:57:00Z" w16du:dateUtc="2025-11-06T05:57:00Z"/>
                <w:rFonts w:ascii="Batang" w:eastAsia="Batang" w:hAnsi="Batang" w:cs="Times New Roman"/>
              </w:rPr>
              <w:pPrChange w:id="1218" w:author="나현종" w:date="2025-11-06T15:10:00Z" w16du:dateUtc="2025-11-06T06:10:00Z">
                <w:pPr>
                  <w:wordWrap/>
                </w:pPr>
              </w:pPrChange>
            </w:pPr>
          </w:p>
        </w:tc>
      </w:tr>
      <w:tr w:rsidR="001E3A39" w:rsidRPr="00320105" w14:paraId="1CEB6F32" w14:textId="77777777" w:rsidTr="00A73940">
        <w:trPr>
          <w:ins w:id="1219" w:author="나현종" w:date="2025-11-06T14:57:00Z"/>
        </w:trPr>
        <w:tc>
          <w:tcPr>
            <w:tcW w:w="4281" w:type="dxa"/>
          </w:tcPr>
          <w:p w14:paraId="36B51798" w14:textId="77777777" w:rsidR="00BB5F7D" w:rsidRPr="00320105" w:rsidRDefault="00BB5F7D">
            <w:pPr>
              <w:wordWrap/>
              <w:rPr>
                <w:ins w:id="1220" w:author="나현종" w:date="2025-11-06T14:57:00Z" w16du:dateUtc="2025-11-06T05:57:00Z"/>
                <w:rFonts w:ascii="Batang" w:eastAsia="Batang" w:hAnsi="Batang" w:cs="Times New Roman"/>
              </w:rPr>
            </w:pPr>
            <w:ins w:id="1221" w:author="나현종" w:date="2025-11-06T14:57:00Z" w16du:dateUtc="2025-11-06T05:57:00Z">
              <w:r>
                <w:rPr>
                  <w:rFonts w:ascii="Batang" w:eastAsia="Batang" w:hAnsi="Batang" w:cs="Times New Roman"/>
                </w:rPr>
                <w:t>VIX Index</w:t>
              </w:r>
            </w:ins>
          </w:p>
        </w:tc>
        <w:tc>
          <w:tcPr>
            <w:tcW w:w="1269" w:type="dxa"/>
            <w:vAlign w:val="center"/>
          </w:tcPr>
          <w:p w14:paraId="5C56F1DE" w14:textId="77777777" w:rsidR="00BB5F7D" w:rsidRPr="00320105" w:rsidRDefault="00BB5F7D">
            <w:pPr>
              <w:wordWrap/>
              <w:jc w:val="right"/>
              <w:rPr>
                <w:ins w:id="1222" w:author="나현종" w:date="2025-11-06T14:57:00Z" w16du:dateUtc="2025-11-06T05:57:00Z"/>
                <w:rFonts w:ascii="Batang" w:eastAsia="Batang" w:hAnsi="Batang" w:cs="Times New Roman"/>
              </w:rPr>
              <w:pPrChange w:id="1223" w:author="나현종" w:date="2025-11-06T15:10:00Z" w16du:dateUtc="2025-11-06T06:10:00Z">
                <w:pPr>
                  <w:wordWrap/>
                </w:pPr>
              </w:pPrChange>
            </w:pPr>
          </w:p>
        </w:tc>
        <w:tc>
          <w:tcPr>
            <w:tcW w:w="1270" w:type="dxa"/>
            <w:vAlign w:val="center"/>
          </w:tcPr>
          <w:p w14:paraId="0E89AEB6" w14:textId="77777777" w:rsidR="00BB5F7D" w:rsidRPr="00320105" w:rsidRDefault="00BB5F7D">
            <w:pPr>
              <w:wordWrap/>
              <w:jc w:val="right"/>
              <w:rPr>
                <w:ins w:id="1224" w:author="나현종" w:date="2025-11-06T14:57:00Z" w16du:dateUtc="2025-11-06T05:57:00Z"/>
                <w:rFonts w:ascii="Batang" w:eastAsia="Batang" w:hAnsi="Batang" w:cs="Times New Roman"/>
              </w:rPr>
              <w:pPrChange w:id="1225" w:author="나현종" w:date="2025-11-06T15:10:00Z" w16du:dateUtc="2025-11-06T06:10:00Z">
                <w:pPr>
                  <w:wordWrap/>
                </w:pPr>
              </w:pPrChange>
            </w:pPr>
          </w:p>
        </w:tc>
        <w:tc>
          <w:tcPr>
            <w:tcW w:w="1270" w:type="dxa"/>
            <w:vAlign w:val="center"/>
          </w:tcPr>
          <w:p w14:paraId="53004685" w14:textId="77777777" w:rsidR="00BB5F7D" w:rsidRPr="00320105" w:rsidRDefault="00BB5F7D">
            <w:pPr>
              <w:wordWrap/>
              <w:jc w:val="right"/>
              <w:rPr>
                <w:ins w:id="1226" w:author="나현종" w:date="2025-11-06T14:57:00Z" w16du:dateUtc="2025-11-06T05:57:00Z"/>
                <w:rFonts w:ascii="Batang" w:eastAsia="Batang" w:hAnsi="Batang" w:cs="Times New Roman"/>
              </w:rPr>
              <w:pPrChange w:id="1227" w:author="나현종" w:date="2025-11-06T15:10:00Z" w16du:dateUtc="2025-11-06T06:10:00Z">
                <w:pPr>
                  <w:wordWrap/>
                </w:pPr>
              </w:pPrChange>
            </w:pPr>
          </w:p>
        </w:tc>
        <w:tc>
          <w:tcPr>
            <w:tcW w:w="1270" w:type="dxa"/>
            <w:vAlign w:val="center"/>
          </w:tcPr>
          <w:p w14:paraId="4C9E4451" w14:textId="77777777" w:rsidR="00BB5F7D" w:rsidRPr="00320105" w:rsidRDefault="00BB5F7D">
            <w:pPr>
              <w:wordWrap/>
              <w:jc w:val="right"/>
              <w:rPr>
                <w:ins w:id="1228" w:author="나현종" w:date="2025-11-06T14:57:00Z" w16du:dateUtc="2025-11-06T05:57:00Z"/>
                <w:rFonts w:ascii="Batang" w:eastAsia="Batang" w:hAnsi="Batang" w:cs="Times New Roman"/>
              </w:rPr>
              <w:pPrChange w:id="1229" w:author="나현종" w:date="2025-11-06T15:10:00Z" w16du:dateUtc="2025-11-06T06:10:00Z">
                <w:pPr>
                  <w:wordWrap/>
                </w:pPr>
              </w:pPrChange>
            </w:pPr>
          </w:p>
        </w:tc>
      </w:tr>
      <w:tr w:rsidR="001E3A39" w:rsidRPr="00320105" w14:paraId="55FD3C42" w14:textId="77777777" w:rsidTr="00A73940">
        <w:trPr>
          <w:ins w:id="1230" w:author="나현종" w:date="2025-11-06T14:57:00Z"/>
        </w:trPr>
        <w:tc>
          <w:tcPr>
            <w:tcW w:w="4281" w:type="dxa"/>
          </w:tcPr>
          <w:p w14:paraId="65DCC79D" w14:textId="77777777" w:rsidR="00BB5F7D" w:rsidRPr="00320105" w:rsidRDefault="00BB5F7D">
            <w:pPr>
              <w:wordWrap/>
              <w:rPr>
                <w:ins w:id="1231" w:author="나현종" w:date="2025-11-06T14:57:00Z" w16du:dateUtc="2025-11-06T05:57:00Z"/>
                <w:rFonts w:ascii="Batang" w:eastAsia="Batang" w:hAnsi="Batang" w:cs="Times New Roman"/>
              </w:rPr>
            </w:pPr>
            <w:ins w:id="1232" w:author="나현종" w:date="2025-11-06T14:57:00Z" w16du:dateUtc="2025-11-06T05:57:00Z">
              <w:r>
                <w:rPr>
                  <w:rFonts w:ascii="Batang" w:eastAsia="Batang" w:hAnsi="Batang" w:cs="Times New Roman"/>
                </w:rPr>
                <w:t>Industrial Production Growth (YoY %)</w:t>
              </w:r>
            </w:ins>
          </w:p>
        </w:tc>
        <w:tc>
          <w:tcPr>
            <w:tcW w:w="1269" w:type="dxa"/>
            <w:vAlign w:val="center"/>
          </w:tcPr>
          <w:p w14:paraId="61E2C0DA" w14:textId="77777777" w:rsidR="00BB5F7D" w:rsidRPr="00320105" w:rsidRDefault="00BB5F7D">
            <w:pPr>
              <w:wordWrap/>
              <w:jc w:val="right"/>
              <w:rPr>
                <w:ins w:id="1233" w:author="나현종" w:date="2025-11-06T14:57:00Z" w16du:dateUtc="2025-11-06T05:57:00Z"/>
                <w:rFonts w:ascii="Batang" w:eastAsia="Batang" w:hAnsi="Batang" w:cs="Times New Roman"/>
              </w:rPr>
              <w:pPrChange w:id="1234" w:author="나현종" w:date="2025-11-06T15:10:00Z" w16du:dateUtc="2025-11-06T06:10:00Z">
                <w:pPr>
                  <w:wordWrap/>
                </w:pPr>
              </w:pPrChange>
            </w:pPr>
          </w:p>
        </w:tc>
        <w:tc>
          <w:tcPr>
            <w:tcW w:w="1270" w:type="dxa"/>
            <w:vAlign w:val="center"/>
          </w:tcPr>
          <w:p w14:paraId="530D5DD6" w14:textId="77777777" w:rsidR="00BB5F7D" w:rsidRPr="00320105" w:rsidRDefault="00BB5F7D">
            <w:pPr>
              <w:wordWrap/>
              <w:jc w:val="right"/>
              <w:rPr>
                <w:ins w:id="1235" w:author="나현종" w:date="2025-11-06T14:57:00Z" w16du:dateUtc="2025-11-06T05:57:00Z"/>
                <w:rFonts w:ascii="Batang" w:eastAsia="Batang" w:hAnsi="Batang" w:cs="Times New Roman"/>
              </w:rPr>
              <w:pPrChange w:id="1236" w:author="나현종" w:date="2025-11-06T15:10:00Z" w16du:dateUtc="2025-11-06T06:10:00Z">
                <w:pPr>
                  <w:wordWrap/>
                </w:pPr>
              </w:pPrChange>
            </w:pPr>
          </w:p>
        </w:tc>
        <w:tc>
          <w:tcPr>
            <w:tcW w:w="1270" w:type="dxa"/>
            <w:vAlign w:val="center"/>
          </w:tcPr>
          <w:p w14:paraId="42D5B122" w14:textId="77777777" w:rsidR="00BB5F7D" w:rsidRPr="00320105" w:rsidRDefault="00BB5F7D">
            <w:pPr>
              <w:wordWrap/>
              <w:jc w:val="right"/>
              <w:rPr>
                <w:ins w:id="1237" w:author="나현종" w:date="2025-11-06T14:57:00Z" w16du:dateUtc="2025-11-06T05:57:00Z"/>
                <w:rFonts w:ascii="Batang" w:eastAsia="Batang" w:hAnsi="Batang" w:cs="Times New Roman"/>
              </w:rPr>
              <w:pPrChange w:id="1238" w:author="나현종" w:date="2025-11-06T15:10:00Z" w16du:dateUtc="2025-11-06T06:10:00Z">
                <w:pPr>
                  <w:wordWrap/>
                </w:pPr>
              </w:pPrChange>
            </w:pPr>
          </w:p>
        </w:tc>
        <w:tc>
          <w:tcPr>
            <w:tcW w:w="1270" w:type="dxa"/>
            <w:vAlign w:val="center"/>
          </w:tcPr>
          <w:p w14:paraId="1AF94FC1" w14:textId="77777777" w:rsidR="00BB5F7D" w:rsidRPr="00320105" w:rsidRDefault="00BB5F7D">
            <w:pPr>
              <w:wordWrap/>
              <w:jc w:val="right"/>
              <w:rPr>
                <w:ins w:id="1239" w:author="나현종" w:date="2025-11-06T14:57:00Z" w16du:dateUtc="2025-11-06T05:57:00Z"/>
                <w:rFonts w:ascii="Batang" w:eastAsia="Batang" w:hAnsi="Batang" w:cs="Times New Roman"/>
              </w:rPr>
              <w:pPrChange w:id="1240" w:author="나현종" w:date="2025-11-06T15:10:00Z" w16du:dateUtc="2025-11-06T06:10:00Z">
                <w:pPr>
                  <w:wordWrap/>
                </w:pPr>
              </w:pPrChange>
            </w:pPr>
          </w:p>
        </w:tc>
      </w:tr>
      <w:tr w:rsidR="001E3A39" w:rsidRPr="00320105" w14:paraId="0EB80D31" w14:textId="77777777" w:rsidTr="00A73940">
        <w:trPr>
          <w:ins w:id="1241" w:author="나현종" w:date="2025-11-06T14:57:00Z"/>
        </w:trPr>
        <w:tc>
          <w:tcPr>
            <w:tcW w:w="4281" w:type="dxa"/>
          </w:tcPr>
          <w:p w14:paraId="5486C12F" w14:textId="2B93A479" w:rsidR="00A73940" w:rsidRPr="00320105" w:rsidRDefault="00BB5F7D">
            <w:pPr>
              <w:wordWrap/>
              <w:rPr>
                <w:ins w:id="1242" w:author="나현종" w:date="2025-11-06T14:57:00Z" w16du:dateUtc="2025-11-06T05:57:00Z"/>
                <w:rFonts w:ascii="Batang" w:eastAsia="Batang" w:hAnsi="Batang" w:cs="Times New Roman"/>
              </w:rPr>
            </w:pPr>
            <w:ins w:id="1243" w:author="나현종" w:date="2025-11-06T14:57:00Z" w16du:dateUtc="2025-11-06T05:57:00Z">
              <w:r>
                <w:rPr>
                  <w:rFonts w:ascii="Batang" w:eastAsia="Batang" w:hAnsi="Batang" w:cs="Times New Roman"/>
                </w:rPr>
                <w:t>CPI Inflation (YoY %)</w:t>
              </w:r>
            </w:ins>
          </w:p>
        </w:tc>
        <w:tc>
          <w:tcPr>
            <w:tcW w:w="1269" w:type="dxa"/>
            <w:vAlign w:val="center"/>
          </w:tcPr>
          <w:p w14:paraId="50ADFC5E" w14:textId="77777777" w:rsidR="00BB5F7D" w:rsidRPr="00320105" w:rsidRDefault="00BB5F7D">
            <w:pPr>
              <w:wordWrap/>
              <w:jc w:val="right"/>
              <w:rPr>
                <w:ins w:id="1244" w:author="나현종" w:date="2025-11-06T14:57:00Z" w16du:dateUtc="2025-11-06T05:57:00Z"/>
                <w:rFonts w:ascii="Batang" w:eastAsia="Batang" w:hAnsi="Batang" w:cs="Times New Roman"/>
              </w:rPr>
              <w:pPrChange w:id="1245" w:author="나현종" w:date="2025-11-06T15:10:00Z" w16du:dateUtc="2025-11-06T06:10:00Z">
                <w:pPr>
                  <w:wordWrap/>
                </w:pPr>
              </w:pPrChange>
            </w:pPr>
          </w:p>
        </w:tc>
        <w:tc>
          <w:tcPr>
            <w:tcW w:w="1270" w:type="dxa"/>
            <w:vAlign w:val="center"/>
          </w:tcPr>
          <w:p w14:paraId="3DB78940" w14:textId="77777777" w:rsidR="00BB5F7D" w:rsidRPr="00320105" w:rsidRDefault="00BB5F7D">
            <w:pPr>
              <w:wordWrap/>
              <w:jc w:val="right"/>
              <w:rPr>
                <w:ins w:id="1246" w:author="나현종" w:date="2025-11-06T14:57:00Z" w16du:dateUtc="2025-11-06T05:57:00Z"/>
                <w:rFonts w:ascii="Batang" w:eastAsia="Batang" w:hAnsi="Batang" w:cs="Times New Roman"/>
              </w:rPr>
              <w:pPrChange w:id="1247" w:author="나현종" w:date="2025-11-06T15:10:00Z" w16du:dateUtc="2025-11-06T06:10:00Z">
                <w:pPr>
                  <w:wordWrap/>
                </w:pPr>
              </w:pPrChange>
            </w:pPr>
          </w:p>
        </w:tc>
        <w:tc>
          <w:tcPr>
            <w:tcW w:w="1270" w:type="dxa"/>
            <w:vAlign w:val="center"/>
          </w:tcPr>
          <w:p w14:paraId="451933B1" w14:textId="77777777" w:rsidR="00BB5F7D" w:rsidRPr="00320105" w:rsidRDefault="00BB5F7D">
            <w:pPr>
              <w:wordWrap/>
              <w:jc w:val="right"/>
              <w:rPr>
                <w:ins w:id="1248" w:author="나현종" w:date="2025-11-06T14:57:00Z" w16du:dateUtc="2025-11-06T05:57:00Z"/>
                <w:rFonts w:ascii="Batang" w:eastAsia="Batang" w:hAnsi="Batang" w:cs="Times New Roman"/>
              </w:rPr>
              <w:pPrChange w:id="1249" w:author="나현종" w:date="2025-11-06T15:10:00Z" w16du:dateUtc="2025-11-06T06:10:00Z">
                <w:pPr>
                  <w:wordWrap/>
                </w:pPr>
              </w:pPrChange>
            </w:pPr>
          </w:p>
        </w:tc>
        <w:tc>
          <w:tcPr>
            <w:tcW w:w="1270" w:type="dxa"/>
            <w:vAlign w:val="center"/>
          </w:tcPr>
          <w:p w14:paraId="72E0E62A" w14:textId="77777777" w:rsidR="00BB5F7D" w:rsidRPr="00320105" w:rsidRDefault="00BB5F7D">
            <w:pPr>
              <w:wordWrap/>
              <w:jc w:val="right"/>
              <w:rPr>
                <w:ins w:id="1250" w:author="나현종" w:date="2025-11-06T14:57:00Z" w16du:dateUtc="2025-11-06T05:57:00Z"/>
                <w:rFonts w:ascii="Batang" w:eastAsia="Batang" w:hAnsi="Batang" w:cs="Times New Roman"/>
              </w:rPr>
              <w:pPrChange w:id="1251" w:author="나현종" w:date="2025-11-06T15:10:00Z" w16du:dateUtc="2025-11-06T06:10:00Z">
                <w:pPr>
                  <w:wordWrap/>
                </w:pPr>
              </w:pPrChange>
            </w:pPr>
          </w:p>
        </w:tc>
      </w:tr>
      <w:tr w:rsidR="001E3A39" w:rsidRPr="00320105" w14:paraId="4BDF4E27" w14:textId="77777777" w:rsidTr="00A73940">
        <w:trPr>
          <w:ins w:id="1252" w:author="나현종" w:date="2025-11-06T15:10:00Z"/>
        </w:trPr>
        <w:tc>
          <w:tcPr>
            <w:tcW w:w="4281" w:type="dxa"/>
          </w:tcPr>
          <w:p w14:paraId="150A59B6" w14:textId="10B2852A" w:rsidR="00A73940" w:rsidRPr="00320105" w:rsidRDefault="00A73940">
            <w:pPr>
              <w:wordWrap/>
              <w:rPr>
                <w:ins w:id="1253" w:author="나현종" w:date="2025-11-06T15:10:00Z" w16du:dateUtc="2025-11-06T06:10:00Z"/>
                <w:rFonts w:ascii="Batang" w:eastAsia="Batang" w:hAnsi="Batang" w:cs="Times New Roman"/>
              </w:rPr>
            </w:pPr>
            <w:ins w:id="1254" w:author="나현종" w:date="2025-11-06T15:10:00Z" w16du:dateUtc="2025-11-06T06:10:00Z">
              <w:r>
                <w:rPr>
                  <w:rFonts w:ascii="Batang" w:eastAsia="Batang" w:hAnsi="Batang" w:cs="Times New Roman" w:hint="eastAsia"/>
                </w:rPr>
                <w:t>등등등</w:t>
              </w:r>
            </w:ins>
          </w:p>
        </w:tc>
        <w:tc>
          <w:tcPr>
            <w:tcW w:w="1269" w:type="dxa"/>
            <w:vAlign w:val="center"/>
          </w:tcPr>
          <w:p w14:paraId="49206512" w14:textId="77777777" w:rsidR="00A73940" w:rsidRPr="00320105" w:rsidRDefault="00A73940">
            <w:pPr>
              <w:wordWrap/>
              <w:jc w:val="right"/>
              <w:rPr>
                <w:ins w:id="1255" w:author="나현종" w:date="2025-11-06T15:10:00Z" w16du:dateUtc="2025-11-06T06:10:00Z"/>
                <w:rFonts w:ascii="Batang" w:eastAsia="Batang" w:hAnsi="Batang" w:cs="Times New Roman"/>
              </w:rPr>
              <w:pPrChange w:id="1256" w:author="나현종" w:date="2025-11-06T15:10:00Z" w16du:dateUtc="2025-11-06T06:10:00Z">
                <w:pPr>
                  <w:wordWrap/>
                </w:pPr>
              </w:pPrChange>
            </w:pPr>
          </w:p>
        </w:tc>
        <w:tc>
          <w:tcPr>
            <w:tcW w:w="1270" w:type="dxa"/>
            <w:vAlign w:val="center"/>
          </w:tcPr>
          <w:p w14:paraId="7AD24817" w14:textId="77777777" w:rsidR="00A73940" w:rsidRPr="00320105" w:rsidRDefault="00A73940">
            <w:pPr>
              <w:wordWrap/>
              <w:jc w:val="right"/>
              <w:rPr>
                <w:ins w:id="1257" w:author="나현종" w:date="2025-11-06T15:10:00Z" w16du:dateUtc="2025-11-06T06:10:00Z"/>
                <w:rFonts w:ascii="Batang" w:eastAsia="Batang" w:hAnsi="Batang" w:cs="Times New Roman"/>
              </w:rPr>
              <w:pPrChange w:id="1258" w:author="나현종" w:date="2025-11-06T15:10:00Z" w16du:dateUtc="2025-11-06T06:10:00Z">
                <w:pPr>
                  <w:wordWrap/>
                </w:pPr>
              </w:pPrChange>
            </w:pPr>
          </w:p>
        </w:tc>
        <w:tc>
          <w:tcPr>
            <w:tcW w:w="1270" w:type="dxa"/>
            <w:vAlign w:val="center"/>
          </w:tcPr>
          <w:p w14:paraId="7024916A" w14:textId="77777777" w:rsidR="00A73940" w:rsidRPr="00320105" w:rsidRDefault="00A73940">
            <w:pPr>
              <w:wordWrap/>
              <w:jc w:val="right"/>
              <w:rPr>
                <w:ins w:id="1259" w:author="나현종" w:date="2025-11-06T15:10:00Z" w16du:dateUtc="2025-11-06T06:10:00Z"/>
                <w:rFonts w:ascii="Batang" w:eastAsia="Batang" w:hAnsi="Batang" w:cs="Times New Roman"/>
              </w:rPr>
              <w:pPrChange w:id="1260" w:author="나현종" w:date="2025-11-06T15:10:00Z" w16du:dateUtc="2025-11-06T06:10:00Z">
                <w:pPr>
                  <w:wordWrap/>
                </w:pPr>
              </w:pPrChange>
            </w:pPr>
          </w:p>
        </w:tc>
        <w:tc>
          <w:tcPr>
            <w:tcW w:w="1270" w:type="dxa"/>
            <w:vAlign w:val="center"/>
          </w:tcPr>
          <w:p w14:paraId="45EB8179" w14:textId="77777777" w:rsidR="00A73940" w:rsidRPr="00320105" w:rsidRDefault="00A73940">
            <w:pPr>
              <w:wordWrap/>
              <w:jc w:val="right"/>
              <w:rPr>
                <w:ins w:id="1261" w:author="나현종" w:date="2025-11-06T15:10:00Z" w16du:dateUtc="2025-11-06T06:10:00Z"/>
                <w:rFonts w:ascii="Batang" w:eastAsia="Batang" w:hAnsi="Batang" w:cs="Times New Roman"/>
              </w:rPr>
              <w:pPrChange w:id="1262" w:author="나현종" w:date="2025-11-06T15:10:00Z" w16du:dateUtc="2025-11-06T06:10:00Z">
                <w:pPr>
                  <w:wordWrap/>
                </w:pPr>
              </w:pPrChange>
            </w:pPr>
          </w:p>
        </w:tc>
      </w:tr>
    </w:tbl>
    <w:p w14:paraId="62619B43" w14:textId="77777777" w:rsidR="00BB5F7D" w:rsidRPr="00BB5F7D" w:rsidRDefault="00BB5F7D" w:rsidP="00BB5F7D">
      <w:pPr>
        <w:wordWrap/>
        <w:rPr>
          <w:ins w:id="1263" w:author="나현종" w:date="2025-11-06T14:56:00Z" w16du:dateUtc="2025-11-06T05:56:00Z"/>
          <w:rFonts w:ascii="Batang" w:eastAsia="Batang" w:hAnsi="Batang" w:cs="Times New Roman"/>
        </w:rPr>
      </w:pPr>
    </w:p>
    <w:p w14:paraId="558E39C6" w14:textId="77777777" w:rsidR="00BB5F7D" w:rsidRPr="00BB5F7D" w:rsidRDefault="00BB5F7D" w:rsidP="00BB5F7D">
      <w:pPr>
        <w:wordWrap/>
        <w:rPr>
          <w:ins w:id="1264" w:author="나현종" w:date="2025-11-06T14:56:00Z" w16du:dateUtc="2025-11-06T05:56:00Z"/>
          <w:rFonts w:ascii="Batang" w:eastAsia="Batang" w:hAnsi="Batang" w:cs="Times New Roman"/>
        </w:rPr>
      </w:pPr>
      <w:ins w:id="1265" w:author="나현종" w:date="2025-11-06T14:56:00Z" w16du:dateUtc="2025-11-06T05:56:00Z">
        <w:r>
          <w:rPr>
            <w:rFonts w:ascii="Batang" w:eastAsia="Batang" w:hAnsi="Batang" w:cs="Times New Roman"/>
          </w:rPr>
          <w:t>Panel C: Accounting Fundamentals by Sector (Median Values)</w:t>
        </w:r>
      </w:ins>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2624"/>
        <w:gridCol w:w="1140"/>
        <w:gridCol w:w="1140"/>
        <w:gridCol w:w="1140"/>
        <w:gridCol w:w="1140"/>
        <w:gridCol w:w="1140"/>
      </w:tblGrid>
      <w:tr w:rsidR="001E3A39" w:rsidRPr="007D4B70" w14:paraId="6B541CA0" w14:textId="77777777" w:rsidTr="00A73940">
        <w:trPr>
          <w:ins w:id="1266" w:author="나현종" w:date="2025-11-06T14:57:00Z"/>
        </w:trPr>
        <w:tc>
          <w:tcPr>
            <w:tcW w:w="1036" w:type="dxa"/>
            <w:tcBorders>
              <w:top w:val="single" w:sz="4" w:space="0" w:color="auto"/>
              <w:bottom w:val="single" w:sz="4" w:space="0" w:color="auto"/>
            </w:tcBorders>
            <w:vAlign w:val="center"/>
          </w:tcPr>
          <w:p w14:paraId="54322A03" w14:textId="77777777" w:rsidR="00A73940" w:rsidRPr="007D4B70" w:rsidRDefault="00A73940">
            <w:pPr>
              <w:wordWrap/>
              <w:jc w:val="center"/>
              <w:rPr>
                <w:ins w:id="1267" w:author="나현종" w:date="2025-11-06T14:57:00Z" w16du:dateUtc="2025-11-06T05:57:00Z"/>
                <w:rFonts w:ascii="Batang" w:eastAsia="Batang" w:hAnsi="Batang" w:cs="Times New Roman"/>
              </w:rPr>
              <w:pPrChange w:id="1268" w:author="나현종" w:date="2025-11-06T15:10:00Z" w16du:dateUtc="2025-11-06T06:10:00Z">
                <w:pPr>
                  <w:wordWrap/>
                </w:pPr>
              </w:pPrChange>
            </w:pPr>
            <w:ins w:id="1269" w:author="나현종" w:date="2025-11-06T14:57:00Z" w16du:dateUtc="2025-11-06T05:57:00Z">
              <w:r>
                <w:rPr>
                  <w:rFonts w:ascii="Batang" w:eastAsia="Batang" w:hAnsi="Batang" w:cs="Times New Roman"/>
                </w:rPr>
                <w:t>GICS Code</w:t>
              </w:r>
            </w:ins>
          </w:p>
        </w:tc>
        <w:tc>
          <w:tcPr>
            <w:tcW w:w="2624" w:type="dxa"/>
            <w:tcBorders>
              <w:top w:val="single" w:sz="4" w:space="0" w:color="auto"/>
              <w:bottom w:val="single" w:sz="4" w:space="0" w:color="auto"/>
            </w:tcBorders>
            <w:vAlign w:val="center"/>
          </w:tcPr>
          <w:p w14:paraId="2382A0C4" w14:textId="77777777" w:rsidR="00A73940" w:rsidRPr="007D4B70" w:rsidRDefault="00A73940">
            <w:pPr>
              <w:wordWrap/>
              <w:jc w:val="center"/>
              <w:rPr>
                <w:ins w:id="1270" w:author="나현종" w:date="2025-11-06T14:57:00Z" w16du:dateUtc="2025-11-06T05:57:00Z"/>
                <w:rFonts w:ascii="Batang" w:eastAsia="Batang" w:hAnsi="Batang" w:cs="Times New Roman"/>
              </w:rPr>
              <w:pPrChange w:id="1271" w:author="나현종" w:date="2025-11-06T15:10:00Z" w16du:dateUtc="2025-11-06T06:10:00Z">
                <w:pPr>
                  <w:wordWrap/>
                </w:pPr>
              </w:pPrChange>
            </w:pPr>
            <w:ins w:id="1272" w:author="나현종" w:date="2025-11-06T14:57:00Z" w16du:dateUtc="2025-11-06T05:57:00Z">
              <w:r>
                <w:rPr>
                  <w:rFonts w:ascii="Batang" w:eastAsia="Batang" w:hAnsi="Batang" w:cs="Times New Roman"/>
                </w:rPr>
                <w:t>Sector Name</w:t>
              </w:r>
            </w:ins>
          </w:p>
        </w:tc>
        <w:tc>
          <w:tcPr>
            <w:tcW w:w="1140" w:type="dxa"/>
            <w:tcBorders>
              <w:top w:val="single" w:sz="4" w:space="0" w:color="auto"/>
              <w:bottom w:val="single" w:sz="4" w:space="0" w:color="auto"/>
            </w:tcBorders>
            <w:vAlign w:val="center"/>
          </w:tcPr>
          <w:p w14:paraId="655E335A" w14:textId="167305B7" w:rsidR="00A73940" w:rsidRPr="007D4B70" w:rsidRDefault="00A73940">
            <w:pPr>
              <w:wordWrap/>
              <w:jc w:val="center"/>
              <w:rPr>
                <w:ins w:id="1273" w:author="나현종" w:date="2025-11-06T14:57:00Z" w16du:dateUtc="2025-11-06T05:57:00Z"/>
                <w:rFonts w:ascii="Batang" w:eastAsia="Batang" w:hAnsi="Batang" w:cs="Times New Roman"/>
              </w:rPr>
              <w:pPrChange w:id="1274" w:author="나현종" w:date="2025-11-06T15:10:00Z" w16du:dateUtc="2025-11-06T06:10:00Z">
                <w:pPr>
                  <w:wordWrap/>
                </w:pPr>
              </w:pPrChange>
            </w:pPr>
            <w:ins w:id="1275" w:author="나현종" w:date="2025-11-06T15:10:00Z" w16du:dateUtc="2025-11-06T06:10:00Z">
              <w:r>
                <w:rPr>
                  <w:rFonts w:ascii="Batang" w:eastAsia="Batang" w:hAnsi="Batang" w:cs="Times New Roman"/>
                </w:rPr>
                <w:t>ROE</w:t>
              </w:r>
            </w:ins>
          </w:p>
        </w:tc>
        <w:tc>
          <w:tcPr>
            <w:tcW w:w="1140" w:type="dxa"/>
            <w:tcBorders>
              <w:top w:val="single" w:sz="4" w:space="0" w:color="auto"/>
              <w:bottom w:val="single" w:sz="4" w:space="0" w:color="auto"/>
            </w:tcBorders>
            <w:vAlign w:val="center"/>
          </w:tcPr>
          <w:p w14:paraId="69E4EDB7" w14:textId="5CDE608C" w:rsidR="00A73940" w:rsidRPr="007D4B70" w:rsidRDefault="00A73940">
            <w:pPr>
              <w:wordWrap/>
              <w:jc w:val="center"/>
              <w:rPr>
                <w:ins w:id="1276" w:author="나현종" w:date="2025-11-06T14:57:00Z" w16du:dateUtc="2025-11-06T05:57:00Z"/>
                <w:rFonts w:ascii="Batang" w:eastAsia="Batang" w:hAnsi="Batang" w:cs="Times New Roman"/>
              </w:rPr>
              <w:pPrChange w:id="1277" w:author="나현종" w:date="2025-11-06T15:10:00Z" w16du:dateUtc="2025-11-06T06:10:00Z">
                <w:pPr>
                  <w:wordWrap/>
                </w:pPr>
              </w:pPrChange>
            </w:pPr>
            <w:ins w:id="1278" w:author="나현종" w:date="2025-11-06T15:10:00Z" w16du:dateUtc="2025-11-06T06:10:00Z">
              <w:r>
                <w:rPr>
                  <w:rFonts w:ascii="Batang" w:eastAsia="Batang" w:hAnsi="Batang" w:cs="Times New Roman"/>
                </w:rPr>
                <w:t>Debt/Equity</w:t>
              </w:r>
            </w:ins>
          </w:p>
        </w:tc>
        <w:tc>
          <w:tcPr>
            <w:tcW w:w="1140" w:type="dxa"/>
            <w:tcBorders>
              <w:top w:val="single" w:sz="4" w:space="0" w:color="auto"/>
              <w:bottom w:val="single" w:sz="4" w:space="0" w:color="auto"/>
            </w:tcBorders>
            <w:vAlign w:val="center"/>
          </w:tcPr>
          <w:p w14:paraId="0E808683" w14:textId="1CCC6EF8" w:rsidR="00A73940" w:rsidRPr="007D4B70" w:rsidRDefault="00A73940">
            <w:pPr>
              <w:wordWrap/>
              <w:jc w:val="center"/>
              <w:rPr>
                <w:ins w:id="1279" w:author="나현종" w:date="2025-11-06T14:57:00Z" w16du:dateUtc="2025-11-06T05:57:00Z"/>
                <w:rFonts w:ascii="Batang" w:eastAsia="Batang" w:hAnsi="Batang" w:cs="Times New Roman"/>
              </w:rPr>
              <w:pPrChange w:id="1280" w:author="나현종" w:date="2025-11-06T15:10:00Z" w16du:dateUtc="2025-11-06T06:10:00Z">
                <w:pPr>
                  <w:wordWrap/>
                </w:pPr>
              </w:pPrChange>
            </w:pPr>
            <w:ins w:id="1281" w:author="나현종" w:date="2025-11-06T15:10:00Z" w16du:dateUtc="2025-11-06T06:10:00Z">
              <w:r>
                <w:rPr>
                  <w:rFonts w:ascii="Batang" w:eastAsia="Batang" w:hAnsi="Batang" w:cs="Times New Roman"/>
                </w:rPr>
                <w:t>Revenue Growth</w:t>
              </w:r>
            </w:ins>
          </w:p>
        </w:tc>
        <w:tc>
          <w:tcPr>
            <w:tcW w:w="1140" w:type="dxa"/>
            <w:tcBorders>
              <w:top w:val="single" w:sz="4" w:space="0" w:color="auto"/>
              <w:bottom w:val="single" w:sz="4" w:space="0" w:color="auto"/>
            </w:tcBorders>
            <w:vAlign w:val="center"/>
          </w:tcPr>
          <w:p w14:paraId="73B4FAD2" w14:textId="59926AB2" w:rsidR="00A73940" w:rsidRPr="007D4B70" w:rsidRDefault="00A73940">
            <w:pPr>
              <w:wordWrap/>
              <w:jc w:val="center"/>
              <w:rPr>
                <w:ins w:id="1282" w:author="나현종" w:date="2025-11-06T14:57:00Z" w16du:dateUtc="2025-11-06T05:57:00Z"/>
                <w:rFonts w:ascii="Batang" w:eastAsia="Batang" w:hAnsi="Batang" w:cs="Times New Roman"/>
              </w:rPr>
              <w:pPrChange w:id="1283" w:author="나현종" w:date="2025-11-06T15:10:00Z" w16du:dateUtc="2025-11-06T06:10:00Z">
                <w:pPr>
                  <w:wordWrap/>
                </w:pPr>
              </w:pPrChange>
            </w:pPr>
            <w:ins w:id="1284" w:author="나현종" w:date="2025-11-06T15:10:00Z" w16du:dateUtc="2025-11-06T06:10:00Z">
              <w:r>
                <w:rPr>
                  <w:rFonts w:ascii="Batang" w:eastAsia="Batang" w:hAnsi="Batang" w:cs="Times New Roman" w:hint="eastAsia"/>
                </w:rPr>
                <w:t>등등등</w:t>
              </w:r>
            </w:ins>
          </w:p>
        </w:tc>
        <w:tc>
          <w:tcPr>
            <w:tcW w:w="1140" w:type="dxa"/>
            <w:tcBorders>
              <w:top w:val="single" w:sz="4" w:space="0" w:color="auto"/>
              <w:bottom w:val="single" w:sz="4" w:space="0" w:color="auto"/>
            </w:tcBorders>
            <w:vAlign w:val="center"/>
          </w:tcPr>
          <w:p w14:paraId="01074314" w14:textId="7B55BF20" w:rsidR="00A73940" w:rsidRPr="007D4B70" w:rsidRDefault="00A73940">
            <w:pPr>
              <w:wordWrap/>
              <w:jc w:val="center"/>
              <w:rPr>
                <w:ins w:id="1285" w:author="나현종" w:date="2025-11-06T14:57:00Z" w16du:dateUtc="2025-11-06T05:57:00Z"/>
                <w:rFonts w:ascii="Batang" w:eastAsia="Batang" w:hAnsi="Batang" w:cs="Times New Roman"/>
              </w:rPr>
              <w:pPrChange w:id="1286" w:author="나현종" w:date="2025-11-06T15:10:00Z" w16du:dateUtc="2025-11-06T06:10:00Z">
                <w:pPr>
                  <w:wordWrap/>
                </w:pPr>
              </w:pPrChange>
            </w:pPr>
          </w:p>
        </w:tc>
      </w:tr>
      <w:tr w:rsidR="00A97A11" w:rsidRPr="007D4B70" w14:paraId="34AAA20F" w14:textId="77777777" w:rsidTr="00A73940">
        <w:trPr>
          <w:ins w:id="1287" w:author="나현종" w:date="2025-11-06T14:57:00Z"/>
        </w:trPr>
        <w:tc>
          <w:tcPr>
            <w:tcW w:w="1036" w:type="dxa"/>
            <w:tcBorders>
              <w:top w:val="single" w:sz="4" w:space="0" w:color="auto"/>
            </w:tcBorders>
            <w:vAlign w:val="center"/>
          </w:tcPr>
          <w:p w14:paraId="14DB277E" w14:textId="77777777" w:rsidR="00A73940" w:rsidRPr="007D4B70" w:rsidRDefault="00A73940">
            <w:pPr>
              <w:wordWrap/>
              <w:jc w:val="both"/>
              <w:rPr>
                <w:ins w:id="1288" w:author="나현종" w:date="2025-11-06T14:57:00Z" w16du:dateUtc="2025-11-06T05:57:00Z"/>
                <w:rFonts w:ascii="Batang" w:eastAsia="Batang" w:hAnsi="Batang" w:cs="Times New Roman"/>
              </w:rPr>
              <w:pPrChange w:id="1289" w:author="나현종" w:date="2025-11-06T15:10:00Z" w16du:dateUtc="2025-11-06T06:10:00Z">
                <w:pPr>
                  <w:wordWrap/>
                </w:pPr>
              </w:pPrChange>
            </w:pPr>
            <w:ins w:id="1290" w:author="나현종" w:date="2025-11-06T14:57:00Z" w16du:dateUtc="2025-11-06T05:57:00Z">
              <w:r>
                <w:rPr>
                  <w:rFonts w:ascii="Batang" w:eastAsia="Batang" w:hAnsi="Batang" w:cs="Times New Roman"/>
                </w:rPr>
                <w:t>10</w:t>
              </w:r>
            </w:ins>
          </w:p>
        </w:tc>
        <w:tc>
          <w:tcPr>
            <w:tcW w:w="2624" w:type="dxa"/>
            <w:tcBorders>
              <w:top w:val="single" w:sz="4" w:space="0" w:color="auto"/>
            </w:tcBorders>
            <w:vAlign w:val="center"/>
          </w:tcPr>
          <w:p w14:paraId="3686C44C" w14:textId="77777777" w:rsidR="00A73940" w:rsidRPr="007D4B70" w:rsidRDefault="00A73940">
            <w:pPr>
              <w:wordWrap/>
              <w:jc w:val="both"/>
              <w:rPr>
                <w:ins w:id="1291" w:author="나현종" w:date="2025-11-06T14:57:00Z" w16du:dateUtc="2025-11-06T05:57:00Z"/>
                <w:rFonts w:ascii="Batang" w:eastAsia="Batang" w:hAnsi="Batang" w:cs="Times New Roman"/>
              </w:rPr>
              <w:pPrChange w:id="1292" w:author="나현종" w:date="2025-11-06T15:10:00Z" w16du:dateUtc="2025-11-06T06:10:00Z">
                <w:pPr>
                  <w:wordWrap/>
                </w:pPr>
              </w:pPrChange>
            </w:pPr>
            <w:ins w:id="1293" w:author="나현종" w:date="2025-11-06T14:57:00Z" w16du:dateUtc="2025-11-06T05:57:00Z">
              <w:r>
                <w:rPr>
                  <w:rFonts w:ascii="Batang" w:eastAsia="Batang" w:hAnsi="Batang" w:cs="Times New Roman"/>
                </w:rPr>
                <w:t>Energy</w:t>
              </w:r>
            </w:ins>
          </w:p>
        </w:tc>
        <w:tc>
          <w:tcPr>
            <w:tcW w:w="1140" w:type="dxa"/>
            <w:tcBorders>
              <w:top w:val="single" w:sz="4" w:space="0" w:color="auto"/>
            </w:tcBorders>
            <w:vAlign w:val="center"/>
          </w:tcPr>
          <w:p w14:paraId="6B2561F0" w14:textId="77777777" w:rsidR="00A73940" w:rsidRPr="007D4B70" w:rsidRDefault="00A73940">
            <w:pPr>
              <w:wordWrap/>
              <w:jc w:val="right"/>
              <w:rPr>
                <w:ins w:id="1294" w:author="나현종" w:date="2025-11-06T14:57:00Z" w16du:dateUtc="2025-11-06T05:57:00Z"/>
                <w:rFonts w:ascii="Batang" w:eastAsia="Batang" w:hAnsi="Batang" w:cs="Times New Roman"/>
              </w:rPr>
              <w:pPrChange w:id="1295" w:author="나현종" w:date="2025-11-06T15:11:00Z" w16du:dateUtc="2025-11-06T06:11:00Z">
                <w:pPr>
                  <w:wordWrap/>
                </w:pPr>
              </w:pPrChange>
            </w:pPr>
          </w:p>
        </w:tc>
        <w:tc>
          <w:tcPr>
            <w:tcW w:w="1140" w:type="dxa"/>
            <w:tcBorders>
              <w:top w:val="single" w:sz="4" w:space="0" w:color="auto"/>
            </w:tcBorders>
            <w:vAlign w:val="center"/>
          </w:tcPr>
          <w:p w14:paraId="142B1539" w14:textId="77777777" w:rsidR="00A73940" w:rsidRPr="007D4B70" w:rsidRDefault="00A73940">
            <w:pPr>
              <w:wordWrap/>
              <w:jc w:val="right"/>
              <w:rPr>
                <w:ins w:id="1296" w:author="나현종" w:date="2025-11-06T14:57:00Z" w16du:dateUtc="2025-11-06T05:57:00Z"/>
                <w:rFonts w:ascii="Batang" w:eastAsia="Batang" w:hAnsi="Batang" w:cs="Times New Roman"/>
              </w:rPr>
              <w:pPrChange w:id="1297" w:author="나현종" w:date="2025-11-06T15:11:00Z" w16du:dateUtc="2025-11-06T06:11:00Z">
                <w:pPr>
                  <w:wordWrap/>
                </w:pPr>
              </w:pPrChange>
            </w:pPr>
          </w:p>
        </w:tc>
        <w:tc>
          <w:tcPr>
            <w:tcW w:w="1140" w:type="dxa"/>
            <w:tcBorders>
              <w:top w:val="single" w:sz="4" w:space="0" w:color="auto"/>
            </w:tcBorders>
            <w:vAlign w:val="center"/>
          </w:tcPr>
          <w:p w14:paraId="53D9E7E0" w14:textId="77777777" w:rsidR="00A73940" w:rsidRPr="007D4B70" w:rsidRDefault="00A73940">
            <w:pPr>
              <w:wordWrap/>
              <w:jc w:val="right"/>
              <w:rPr>
                <w:ins w:id="1298" w:author="나현종" w:date="2025-11-06T14:57:00Z" w16du:dateUtc="2025-11-06T05:57:00Z"/>
                <w:rFonts w:ascii="Batang" w:eastAsia="Batang" w:hAnsi="Batang" w:cs="Times New Roman"/>
              </w:rPr>
              <w:pPrChange w:id="1299" w:author="나현종" w:date="2025-11-06T15:11:00Z" w16du:dateUtc="2025-11-06T06:11:00Z">
                <w:pPr>
                  <w:wordWrap/>
                </w:pPr>
              </w:pPrChange>
            </w:pPr>
          </w:p>
        </w:tc>
        <w:tc>
          <w:tcPr>
            <w:tcW w:w="1140" w:type="dxa"/>
            <w:tcBorders>
              <w:top w:val="single" w:sz="4" w:space="0" w:color="auto"/>
            </w:tcBorders>
            <w:vAlign w:val="center"/>
          </w:tcPr>
          <w:p w14:paraId="69A150BE" w14:textId="77777777" w:rsidR="00A73940" w:rsidRPr="007D4B70" w:rsidRDefault="00A73940">
            <w:pPr>
              <w:wordWrap/>
              <w:jc w:val="right"/>
              <w:rPr>
                <w:ins w:id="1300" w:author="나현종" w:date="2025-11-06T14:57:00Z" w16du:dateUtc="2025-11-06T05:57:00Z"/>
                <w:rFonts w:ascii="Batang" w:eastAsia="Batang" w:hAnsi="Batang" w:cs="Times New Roman"/>
              </w:rPr>
              <w:pPrChange w:id="1301" w:author="나현종" w:date="2025-11-06T15:11:00Z" w16du:dateUtc="2025-11-06T06:11:00Z">
                <w:pPr>
                  <w:wordWrap/>
                </w:pPr>
              </w:pPrChange>
            </w:pPr>
          </w:p>
        </w:tc>
        <w:tc>
          <w:tcPr>
            <w:tcW w:w="1140" w:type="dxa"/>
            <w:tcBorders>
              <w:top w:val="single" w:sz="4" w:space="0" w:color="auto"/>
            </w:tcBorders>
            <w:vAlign w:val="center"/>
          </w:tcPr>
          <w:p w14:paraId="6CA37717" w14:textId="77777777" w:rsidR="00A73940" w:rsidRPr="007D4B70" w:rsidRDefault="00A73940">
            <w:pPr>
              <w:wordWrap/>
              <w:jc w:val="right"/>
              <w:rPr>
                <w:ins w:id="1302" w:author="나현종" w:date="2025-11-06T14:57:00Z" w16du:dateUtc="2025-11-06T05:57:00Z"/>
                <w:rFonts w:ascii="Batang" w:eastAsia="Batang" w:hAnsi="Batang" w:cs="Times New Roman"/>
              </w:rPr>
              <w:pPrChange w:id="1303" w:author="나현종" w:date="2025-11-06T15:11:00Z" w16du:dateUtc="2025-11-06T06:11:00Z">
                <w:pPr>
                  <w:wordWrap/>
                </w:pPr>
              </w:pPrChange>
            </w:pPr>
          </w:p>
        </w:tc>
      </w:tr>
      <w:tr w:rsidR="001E3A39" w:rsidRPr="007D4B70" w14:paraId="2F324B0B" w14:textId="77777777" w:rsidTr="00A73940">
        <w:trPr>
          <w:ins w:id="1304" w:author="나현종" w:date="2025-11-06T14:57:00Z"/>
        </w:trPr>
        <w:tc>
          <w:tcPr>
            <w:tcW w:w="1036" w:type="dxa"/>
            <w:vAlign w:val="center"/>
          </w:tcPr>
          <w:p w14:paraId="6D3E68A9" w14:textId="77777777" w:rsidR="00A73940" w:rsidRPr="007D4B70" w:rsidRDefault="00A73940">
            <w:pPr>
              <w:wordWrap/>
              <w:jc w:val="both"/>
              <w:rPr>
                <w:ins w:id="1305" w:author="나현종" w:date="2025-11-06T14:57:00Z" w16du:dateUtc="2025-11-06T05:57:00Z"/>
                <w:rFonts w:ascii="Batang" w:eastAsia="Batang" w:hAnsi="Batang" w:cs="Times New Roman"/>
              </w:rPr>
              <w:pPrChange w:id="1306" w:author="나현종" w:date="2025-11-06T15:10:00Z" w16du:dateUtc="2025-11-06T06:10:00Z">
                <w:pPr>
                  <w:wordWrap/>
                </w:pPr>
              </w:pPrChange>
            </w:pPr>
            <w:ins w:id="1307" w:author="나현종" w:date="2025-11-06T14:57:00Z" w16du:dateUtc="2025-11-06T05:57:00Z">
              <w:r>
                <w:rPr>
                  <w:rFonts w:ascii="Batang" w:eastAsia="Batang" w:hAnsi="Batang" w:cs="Times New Roman"/>
                </w:rPr>
                <w:t>15</w:t>
              </w:r>
            </w:ins>
          </w:p>
        </w:tc>
        <w:tc>
          <w:tcPr>
            <w:tcW w:w="2624" w:type="dxa"/>
            <w:vAlign w:val="center"/>
          </w:tcPr>
          <w:p w14:paraId="0E4215C1" w14:textId="77777777" w:rsidR="00A73940" w:rsidRPr="007D4B70" w:rsidRDefault="00A73940">
            <w:pPr>
              <w:wordWrap/>
              <w:jc w:val="both"/>
              <w:rPr>
                <w:ins w:id="1308" w:author="나현종" w:date="2025-11-06T14:57:00Z" w16du:dateUtc="2025-11-06T05:57:00Z"/>
                <w:rFonts w:ascii="Batang" w:eastAsia="Batang" w:hAnsi="Batang" w:cs="Times New Roman"/>
              </w:rPr>
              <w:pPrChange w:id="1309" w:author="나현종" w:date="2025-11-06T15:10:00Z" w16du:dateUtc="2025-11-06T06:10:00Z">
                <w:pPr>
                  <w:wordWrap/>
                </w:pPr>
              </w:pPrChange>
            </w:pPr>
            <w:ins w:id="1310" w:author="나현종" w:date="2025-11-06T14:57:00Z" w16du:dateUtc="2025-11-06T05:57:00Z">
              <w:r>
                <w:rPr>
                  <w:rFonts w:ascii="Batang" w:eastAsia="Batang" w:hAnsi="Batang" w:cs="Times New Roman"/>
                </w:rPr>
                <w:t>Materials</w:t>
              </w:r>
            </w:ins>
          </w:p>
        </w:tc>
        <w:tc>
          <w:tcPr>
            <w:tcW w:w="1140" w:type="dxa"/>
            <w:vAlign w:val="center"/>
          </w:tcPr>
          <w:p w14:paraId="1849586B" w14:textId="77777777" w:rsidR="00A73940" w:rsidRPr="007D4B70" w:rsidRDefault="00A73940">
            <w:pPr>
              <w:wordWrap/>
              <w:jc w:val="right"/>
              <w:rPr>
                <w:ins w:id="1311" w:author="나현종" w:date="2025-11-06T14:57:00Z" w16du:dateUtc="2025-11-06T05:57:00Z"/>
                <w:rFonts w:ascii="Batang" w:eastAsia="Batang" w:hAnsi="Batang" w:cs="Times New Roman"/>
              </w:rPr>
              <w:pPrChange w:id="1312" w:author="나현종" w:date="2025-11-06T15:11:00Z" w16du:dateUtc="2025-11-06T06:11:00Z">
                <w:pPr>
                  <w:wordWrap/>
                </w:pPr>
              </w:pPrChange>
            </w:pPr>
          </w:p>
        </w:tc>
        <w:tc>
          <w:tcPr>
            <w:tcW w:w="1140" w:type="dxa"/>
            <w:vAlign w:val="center"/>
          </w:tcPr>
          <w:p w14:paraId="50D1C967" w14:textId="77777777" w:rsidR="00A73940" w:rsidRPr="007D4B70" w:rsidRDefault="00A73940">
            <w:pPr>
              <w:wordWrap/>
              <w:jc w:val="right"/>
              <w:rPr>
                <w:ins w:id="1313" w:author="나현종" w:date="2025-11-06T14:57:00Z" w16du:dateUtc="2025-11-06T05:57:00Z"/>
                <w:rFonts w:ascii="Batang" w:eastAsia="Batang" w:hAnsi="Batang" w:cs="Times New Roman"/>
              </w:rPr>
              <w:pPrChange w:id="1314" w:author="나현종" w:date="2025-11-06T15:11:00Z" w16du:dateUtc="2025-11-06T06:11:00Z">
                <w:pPr>
                  <w:wordWrap/>
                </w:pPr>
              </w:pPrChange>
            </w:pPr>
          </w:p>
        </w:tc>
        <w:tc>
          <w:tcPr>
            <w:tcW w:w="1140" w:type="dxa"/>
            <w:vAlign w:val="center"/>
          </w:tcPr>
          <w:p w14:paraId="1B2847AA" w14:textId="77777777" w:rsidR="00A73940" w:rsidRPr="007D4B70" w:rsidRDefault="00A73940">
            <w:pPr>
              <w:wordWrap/>
              <w:jc w:val="right"/>
              <w:rPr>
                <w:ins w:id="1315" w:author="나현종" w:date="2025-11-06T14:57:00Z" w16du:dateUtc="2025-11-06T05:57:00Z"/>
                <w:rFonts w:ascii="Batang" w:eastAsia="Batang" w:hAnsi="Batang" w:cs="Times New Roman"/>
              </w:rPr>
              <w:pPrChange w:id="1316" w:author="나현종" w:date="2025-11-06T15:11:00Z" w16du:dateUtc="2025-11-06T06:11:00Z">
                <w:pPr>
                  <w:wordWrap/>
                </w:pPr>
              </w:pPrChange>
            </w:pPr>
          </w:p>
        </w:tc>
        <w:tc>
          <w:tcPr>
            <w:tcW w:w="1140" w:type="dxa"/>
            <w:vAlign w:val="center"/>
          </w:tcPr>
          <w:p w14:paraId="73521707" w14:textId="77777777" w:rsidR="00A73940" w:rsidRPr="007D4B70" w:rsidRDefault="00A73940">
            <w:pPr>
              <w:wordWrap/>
              <w:jc w:val="right"/>
              <w:rPr>
                <w:ins w:id="1317" w:author="나현종" w:date="2025-11-06T14:57:00Z" w16du:dateUtc="2025-11-06T05:57:00Z"/>
                <w:rFonts w:ascii="Batang" w:eastAsia="Batang" w:hAnsi="Batang" w:cs="Times New Roman"/>
              </w:rPr>
              <w:pPrChange w:id="1318" w:author="나현종" w:date="2025-11-06T15:11:00Z" w16du:dateUtc="2025-11-06T06:11:00Z">
                <w:pPr>
                  <w:wordWrap/>
                </w:pPr>
              </w:pPrChange>
            </w:pPr>
          </w:p>
        </w:tc>
        <w:tc>
          <w:tcPr>
            <w:tcW w:w="1140" w:type="dxa"/>
            <w:vAlign w:val="center"/>
          </w:tcPr>
          <w:p w14:paraId="2F4A5251" w14:textId="77777777" w:rsidR="00A73940" w:rsidRPr="007D4B70" w:rsidRDefault="00A73940">
            <w:pPr>
              <w:wordWrap/>
              <w:jc w:val="right"/>
              <w:rPr>
                <w:ins w:id="1319" w:author="나현종" w:date="2025-11-06T14:57:00Z" w16du:dateUtc="2025-11-06T05:57:00Z"/>
                <w:rFonts w:ascii="Batang" w:eastAsia="Batang" w:hAnsi="Batang" w:cs="Times New Roman"/>
              </w:rPr>
              <w:pPrChange w:id="1320" w:author="나현종" w:date="2025-11-06T15:11:00Z" w16du:dateUtc="2025-11-06T06:11:00Z">
                <w:pPr>
                  <w:wordWrap/>
                </w:pPr>
              </w:pPrChange>
            </w:pPr>
          </w:p>
        </w:tc>
      </w:tr>
      <w:tr w:rsidR="001E3A39" w:rsidRPr="007D4B70" w14:paraId="06E2A280" w14:textId="77777777" w:rsidTr="00A73940">
        <w:trPr>
          <w:ins w:id="1321" w:author="나현종" w:date="2025-11-06T14:57:00Z"/>
        </w:trPr>
        <w:tc>
          <w:tcPr>
            <w:tcW w:w="1036" w:type="dxa"/>
            <w:vAlign w:val="center"/>
          </w:tcPr>
          <w:p w14:paraId="19204A3C" w14:textId="77777777" w:rsidR="00A73940" w:rsidRPr="007D4B70" w:rsidRDefault="00A73940">
            <w:pPr>
              <w:wordWrap/>
              <w:jc w:val="both"/>
              <w:rPr>
                <w:ins w:id="1322" w:author="나현종" w:date="2025-11-06T14:57:00Z" w16du:dateUtc="2025-11-06T05:57:00Z"/>
                <w:rFonts w:ascii="Batang" w:eastAsia="Batang" w:hAnsi="Batang" w:cs="Times New Roman"/>
              </w:rPr>
              <w:pPrChange w:id="1323" w:author="나현종" w:date="2025-11-06T15:10:00Z" w16du:dateUtc="2025-11-06T06:10:00Z">
                <w:pPr>
                  <w:wordWrap/>
                </w:pPr>
              </w:pPrChange>
            </w:pPr>
            <w:ins w:id="1324" w:author="나현종" w:date="2025-11-06T14:57:00Z" w16du:dateUtc="2025-11-06T05:57:00Z">
              <w:r>
                <w:rPr>
                  <w:rFonts w:ascii="Batang" w:eastAsia="Batang" w:hAnsi="Batang" w:cs="Times New Roman"/>
                </w:rPr>
                <w:t>20</w:t>
              </w:r>
            </w:ins>
          </w:p>
        </w:tc>
        <w:tc>
          <w:tcPr>
            <w:tcW w:w="2624" w:type="dxa"/>
            <w:vAlign w:val="center"/>
          </w:tcPr>
          <w:p w14:paraId="06CC8F4E" w14:textId="77777777" w:rsidR="00A73940" w:rsidRPr="007D4B70" w:rsidRDefault="00A73940">
            <w:pPr>
              <w:wordWrap/>
              <w:jc w:val="both"/>
              <w:rPr>
                <w:ins w:id="1325" w:author="나현종" w:date="2025-11-06T14:57:00Z" w16du:dateUtc="2025-11-06T05:57:00Z"/>
                <w:rFonts w:ascii="Batang" w:eastAsia="Batang" w:hAnsi="Batang" w:cs="Times New Roman"/>
              </w:rPr>
              <w:pPrChange w:id="1326" w:author="나현종" w:date="2025-11-06T15:10:00Z" w16du:dateUtc="2025-11-06T06:10:00Z">
                <w:pPr>
                  <w:wordWrap/>
                </w:pPr>
              </w:pPrChange>
            </w:pPr>
            <w:ins w:id="1327" w:author="나현종" w:date="2025-11-06T14:57:00Z" w16du:dateUtc="2025-11-06T05:57:00Z">
              <w:r>
                <w:rPr>
                  <w:rFonts w:ascii="Batang" w:eastAsia="Batang" w:hAnsi="Batang" w:cs="Times New Roman"/>
                </w:rPr>
                <w:t>Industrials</w:t>
              </w:r>
            </w:ins>
          </w:p>
        </w:tc>
        <w:tc>
          <w:tcPr>
            <w:tcW w:w="1140" w:type="dxa"/>
            <w:vAlign w:val="center"/>
          </w:tcPr>
          <w:p w14:paraId="70A25CF4" w14:textId="77777777" w:rsidR="00A73940" w:rsidRPr="007D4B70" w:rsidRDefault="00A73940">
            <w:pPr>
              <w:wordWrap/>
              <w:jc w:val="right"/>
              <w:rPr>
                <w:ins w:id="1328" w:author="나현종" w:date="2025-11-06T14:57:00Z" w16du:dateUtc="2025-11-06T05:57:00Z"/>
                <w:rFonts w:ascii="Batang" w:eastAsia="Batang" w:hAnsi="Batang" w:cs="Times New Roman"/>
              </w:rPr>
              <w:pPrChange w:id="1329" w:author="나현종" w:date="2025-11-06T15:11:00Z" w16du:dateUtc="2025-11-06T06:11:00Z">
                <w:pPr>
                  <w:wordWrap/>
                </w:pPr>
              </w:pPrChange>
            </w:pPr>
          </w:p>
        </w:tc>
        <w:tc>
          <w:tcPr>
            <w:tcW w:w="1140" w:type="dxa"/>
            <w:vAlign w:val="center"/>
          </w:tcPr>
          <w:p w14:paraId="1FD4F0A2" w14:textId="77777777" w:rsidR="00A73940" w:rsidRPr="007D4B70" w:rsidRDefault="00A73940">
            <w:pPr>
              <w:wordWrap/>
              <w:jc w:val="right"/>
              <w:rPr>
                <w:ins w:id="1330" w:author="나현종" w:date="2025-11-06T14:57:00Z" w16du:dateUtc="2025-11-06T05:57:00Z"/>
                <w:rFonts w:ascii="Batang" w:eastAsia="Batang" w:hAnsi="Batang" w:cs="Times New Roman"/>
              </w:rPr>
              <w:pPrChange w:id="1331" w:author="나현종" w:date="2025-11-06T15:11:00Z" w16du:dateUtc="2025-11-06T06:11:00Z">
                <w:pPr>
                  <w:wordWrap/>
                </w:pPr>
              </w:pPrChange>
            </w:pPr>
          </w:p>
        </w:tc>
        <w:tc>
          <w:tcPr>
            <w:tcW w:w="1140" w:type="dxa"/>
            <w:vAlign w:val="center"/>
          </w:tcPr>
          <w:p w14:paraId="47203138" w14:textId="77777777" w:rsidR="00A73940" w:rsidRPr="007D4B70" w:rsidRDefault="00A73940">
            <w:pPr>
              <w:wordWrap/>
              <w:jc w:val="right"/>
              <w:rPr>
                <w:ins w:id="1332" w:author="나현종" w:date="2025-11-06T14:57:00Z" w16du:dateUtc="2025-11-06T05:57:00Z"/>
                <w:rFonts w:ascii="Batang" w:eastAsia="Batang" w:hAnsi="Batang" w:cs="Times New Roman"/>
              </w:rPr>
              <w:pPrChange w:id="1333" w:author="나현종" w:date="2025-11-06T15:11:00Z" w16du:dateUtc="2025-11-06T06:11:00Z">
                <w:pPr>
                  <w:wordWrap/>
                </w:pPr>
              </w:pPrChange>
            </w:pPr>
          </w:p>
        </w:tc>
        <w:tc>
          <w:tcPr>
            <w:tcW w:w="1140" w:type="dxa"/>
            <w:vAlign w:val="center"/>
          </w:tcPr>
          <w:p w14:paraId="390D1E4A" w14:textId="77777777" w:rsidR="00A73940" w:rsidRPr="007D4B70" w:rsidRDefault="00A73940">
            <w:pPr>
              <w:wordWrap/>
              <w:jc w:val="right"/>
              <w:rPr>
                <w:ins w:id="1334" w:author="나현종" w:date="2025-11-06T14:57:00Z" w16du:dateUtc="2025-11-06T05:57:00Z"/>
                <w:rFonts w:ascii="Batang" w:eastAsia="Batang" w:hAnsi="Batang" w:cs="Times New Roman"/>
              </w:rPr>
              <w:pPrChange w:id="1335" w:author="나현종" w:date="2025-11-06T15:11:00Z" w16du:dateUtc="2025-11-06T06:11:00Z">
                <w:pPr>
                  <w:wordWrap/>
                </w:pPr>
              </w:pPrChange>
            </w:pPr>
          </w:p>
        </w:tc>
        <w:tc>
          <w:tcPr>
            <w:tcW w:w="1140" w:type="dxa"/>
            <w:vAlign w:val="center"/>
          </w:tcPr>
          <w:p w14:paraId="474FDAC5" w14:textId="77777777" w:rsidR="00A73940" w:rsidRPr="007D4B70" w:rsidRDefault="00A73940">
            <w:pPr>
              <w:wordWrap/>
              <w:jc w:val="right"/>
              <w:rPr>
                <w:ins w:id="1336" w:author="나현종" w:date="2025-11-06T14:57:00Z" w16du:dateUtc="2025-11-06T05:57:00Z"/>
                <w:rFonts w:ascii="Batang" w:eastAsia="Batang" w:hAnsi="Batang" w:cs="Times New Roman"/>
              </w:rPr>
              <w:pPrChange w:id="1337" w:author="나현종" w:date="2025-11-06T15:11:00Z" w16du:dateUtc="2025-11-06T06:11:00Z">
                <w:pPr>
                  <w:wordWrap/>
                </w:pPr>
              </w:pPrChange>
            </w:pPr>
          </w:p>
        </w:tc>
      </w:tr>
      <w:tr w:rsidR="001E3A39" w:rsidRPr="007D4B70" w14:paraId="6C385D10" w14:textId="77777777" w:rsidTr="00A73940">
        <w:trPr>
          <w:ins w:id="1338" w:author="나현종" w:date="2025-11-06T14:57:00Z"/>
        </w:trPr>
        <w:tc>
          <w:tcPr>
            <w:tcW w:w="1036" w:type="dxa"/>
            <w:vAlign w:val="center"/>
          </w:tcPr>
          <w:p w14:paraId="7310E029" w14:textId="77777777" w:rsidR="00A73940" w:rsidRPr="007D4B70" w:rsidRDefault="00A73940">
            <w:pPr>
              <w:wordWrap/>
              <w:jc w:val="both"/>
              <w:rPr>
                <w:ins w:id="1339" w:author="나현종" w:date="2025-11-06T14:57:00Z" w16du:dateUtc="2025-11-06T05:57:00Z"/>
                <w:rFonts w:ascii="Batang" w:eastAsia="Batang" w:hAnsi="Batang" w:cs="Times New Roman"/>
              </w:rPr>
              <w:pPrChange w:id="1340" w:author="나현종" w:date="2025-11-06T15:10:00Z" w16du:dateUtc="2025-11-06T06:10:00Z">
                <w:pPr>
                  <w:wordWrap/>
                </w:pPr>
              </w:pPrChange>
            </w:pPr>
            <w:ins w:id="1341" w:author="나현종" w:date="2025-11-06T14:57:00Z" w16du:dateUtc="2025-11-06T05:57:00Z">
              <w:r>
                <w:rPr>
                  <w:rFonts w:ascii="Batang" w:eastAsia="Batang" w:hAnsi="Batang" w:cs="Times New Roman"/>
                </w:rPr>
                <w:t>25</w:t>
              </w:r>
            </w:ins>
          </w:p>
        </w:tc>
        <w:tc>
          <w:tcPr>
            <w:tcW w:w="2624" w:type="dxa"/>
            <w:vAlign w:val="center"/>
          </w:tcPr>
          <w:p w14:paraId="697478A8" w14:textId="77777777" w:rsidR="00A73940" w:rsidRPr="007D4B70" w:rsidRDefault="00A73940">
            <w:pPr>
              <w:wordWrap/>
              <w:jc w:val="both"/>
              <w:rPr>
                <w:ins w:id="1342" w:author="나현종" w:date="2025-11-06T14:57:00Z" w16du:dateUtc="2025-11-06T05:57:00Z"/>
                <w:rFonts w:ascii="Batang" w:eastAsia="Batang" w:hAnsi="Batang" w:cs="Times New Roman"/>
              </w:rPr>
              <w:pPrChange w:id="1343" w:author="나현종" w:date="2025-11-06T15:10:00Z" w16du:dateUtc="2025-11-06T06:10:00Z">
                <w:pPr>
                  <w:wordWrap/>
                </w:pPr>
              </w:pPrChange>
            </w:pPr>
            <w:ins w:id="1344" w:author="나현종" w:date="2025-11-06T14:57:00Z" w16du:dateUtc="2025-11-06T05:57:00Z">
              <w:r>
                <w:rPr>
                  <w:rFonts w:ascii="Batang" w:eastAsia="Batang" w:hAnsi="Batang" w:cs="Times New Roman"/>
                </w:rPr>
                <w:t>Consumer Discretionary</w:t>
              </w:r>
            </w:ins>
          </w:p>
        </w:tc>
        <w:tc>
          <w:tcPr>
            <w:tcW w:w="1140" w:type="dxa"/>
            <w:vAlign w:val="center"/>
          </w:tcPr>
          <w:p w14:paraId="3445B74C" w14:textId="77777777" w:rsidR="00A73940" w:rsidRPr="007D4B70" w:rsidRDefault="00A73940">
            <w:pPr>
              <w:wordWrap/>
              <w:jc w:val="right"/>
              <w:rPr>
                <w:ins w:id="1345" w:author="나현종" w:date="2025-11-06T14:57:00Z" w16du:dateUtc="2025-11-06T05:57:00Z"/>
                <w:rFonts w:ascii="Batang" w:eastAsia="Batang" w:hAnsi="Batang" w:cs="Times New Roman"/>
              </w:rPr>
              <w:pPrChange w:id="1346" w:author="나현종" w:date="2025-11-06T15:11:00Z" w16du:dateUtc="2025-11-06T06:11:00Z">
                <w:pPr>
                  <w:wordWrap/>
                </w:pPr>
              </w:pPrChange>
            </w:pPr>
          </w:p>
        </w:tc>
        <w:tc>
          <w:tcPr>
            <w:tcW w:w="1140" w:type="dxa"/>
            <w:vAlign w:val="center"/>
          </w:tcPr>
          <w:p w14:paraId="7195B885" w14:textId="77777777" w:rsidR="00A73940" w:rsidRPr="007D4B70" w:rsidRDefault="00A73940">
            <w:pPr>
              <w:wordWrap/>
              <w:jc w:val="right"/>
              <w:rPr>
                <w:ins w:id="1347" w:author="나현종" w:date="2025-11-06T14:57:00Z" w16du:dateUtc="2025-11-06T05:57:00Z"/>
                <w:rFonts w:ascii="Batang" w:eastAsia="Batang" w:hAnsi="Batang" w:cs="Times New Roman"/>
              </w:rPr>
              <w:pPrChange w:id="1348" w:author="나현종" w:date="2025-11-06T15:11:00Z" w16du:dateUtc="2025-11-06T06:11:00Z">
                <w:pPr>
                  <w:wordWrap/>
                </w:pPr>
              </w:pPrChange>
            </w:pPr>
          </w:p>
        </w:tc>
        <w:tc>
          <w:tcPr>
            <w:tcW w:w="1140" w:type="dxa"/>
            <w:vAlign w:val="center"/>
          </w:tcPr>
          <w:p w14:paraId="17D4C553" w14:textId="77777777" w:rsidR="00A73940" w:rsidRPr="007D4B70" w:rsidRDefault="00A73940">
            <w:pPr>
              <w:wordWrap/>
              <w:jc w:val="right"/>
              <w:rPr>
                <w:ins w:id="1349" w:author="나현종" w:date="2025-11-06T14:57:00Z" w16du:dateUtc="2025-11-06T05:57:00Z"/>
                <w:rFonts w:ascii="Batang" w:eastAsia="Batang" w:hAnsi="Batang" w:cs="Times New Roman"/>
              </w:rPr>
              <w:pPrChange w:id="1350" w:author="나현종" w:date="2025-11-06T15:11:00Z" w16du:dateUtc="2025-11-06T06:11:00Z">
                <w:pPr>
                  <w:wordWrap/>
                </w:pPr>
              </w:pPrChange>
            </w:pPr>
          </w:p>
        </w:tc>
        <w:tc>
          <w:tcPr>
            <w:tcW w:w="1140" w:type="dxa"/>
            <w:vAlign w:val="center"/>
          </w:tcPr>
          <w:p w14:paraId="58A2B022" w14:textId="77777777" w:rsidR="00A73940" w:rsidRPr="007D4B70" w:rsidRDefault="00A73940">
            <w:pPr>
              <w:wordWrap/>
              <w:jc w:val="right"/>
              <w:rPr>
                <w:ins w:id="1351" w:author="나현종" w:date="2025-11-06T14:57:00Z" w16du:dateUtc="2025-11-06T05:57:00Z"/>
                <w:rFonts w:ascii="Batang" w:eastAsia="Batang" w:hAnsi="Batang" w:cs="Times New Roman"/>
              </w:rPr>
              <w:pPrChange w:id="1352" w:author="나현종" w:date="2025-11-06T15:11:00Z" w16du:dateUtc="2025-11-06T06:11:00Z">
                <w:pPr>
                  <w:wordWrap/>
                </w:pPr>
              </w:pPrChange>
            </w:pPr>
          </w:p>
        </w:tc>
        <w:tc>
          <w:tcPr>
            <w:tcW w:w="1140" w:type="dxa"/>
            <w:vAlign w:val="center"/>
          </w:tcPr>
          <w:p w14:paraId="744BDDEB" w14:textId="77777777" w:rsidR="00A73940" w:rsidRPr="007D4B70" w:rsidRDefault="00A73940">
            <w:pPr>
              <w:wordWrap/>
              <w:jc w:val="right"/>
              <w:rPr>
                <w:ins w:id="1353" w:author="나현종" w:date="2025-11-06T14:57:00Z" w16du:dateUtc="2025-11-06T05:57:00Z"/>
                <w:rFonts w:ascii="Batang" w:eastAsia="Batang" w:hAnsi="Batang" w:cs="Times New Roman"/>
              </w:rPr>
              <w:pPrChange w:id="1354" w:author="나현종" w:date="2025-11-06T15:11:00Z" w16du:dateUtc="2025-11-06T06:11:00Z">
                <w:pPr>
                  <w:wordWrap/>
                </w:pPr>
              </w:pPrChange>
            </w:pPr>
          </w:p>
        </w:tc>
      </w:tr>
      <w:tr w:rsidR="001E3A39" w:rsidRPr="007D4B70" w14:paraId="76013692" w14:textId="77777777" w:rsidTr="00A73940">
        <w:trPr>
          <w:ins w:id="1355" w:author="나현종" w:date="2025-11-06T14:57:00Z"/>
        </w:trPr>
        <w:tc>
          <w:tcPr>
            <w:tcW w:w="1036" w:type="dxa"/>
            <w:vAlign w:val="center"/>
          </w:tcPr>
          <w:p w14:paraId="62C6F2DE" w14:textId="77777777" w:rsidR="00A73940" w:rsidRPr="007D4B70" w:rsidRDefault="00A73940">
            <w:pPr>
              <w:wordWrap/>
              <w:jc w:val="both"/>
              <w:rPr>
                <w:ins w:id="1356" w:author="나현종" w:date="2025-11-06T14:57:00Z" w16du:dateUtc="2025-11-06T05:57:00Z"/>
                <w:rFonts w:ascii="Batang" w:eastAsia="Batang" w:hAnsi="Batang" w:cs="Times New Roman"/>
              </w:rPr>
              <w:pPrChange w:id="1357" w:author="나현종" w:date="2025-11-06T15:10:00Z" w16du:dateUtc="2025-11-06T06:10:00Z">
                <w:pPr>
                  <w:wordWrap/>
                </w:pPr>
              </w:pPrChange>
            </w:pPr>
            <w:ins w:id="1358" w:author="나현종" w:date="2025-11-06T14:57:00Z" w16du:dateUtc="2025-11-06T05:57:00Z">
              <w:r>
                <w:rPr>
                  <w:rFonts w:ascii="Batang" w:eastAsia="Batang" w:hAnsi="Batang" w:cs="Times New Roman"/>
                </w:rPr>
                <w:t>30</w:t>
              </w:r>
            </w:ins>
          </w:p>
        </w:tc>
        <w:tc>
          <w:tcPr>
            <w:tcW w:w="2624" w:type="dxa"/>
            <w:vAlign w:val="center"/>
          </w:tcPr>
          <w:p w14:paraId="05602590" w14:textId="77777777" w:rsidR="00A73940" w:rsidRPr="007D4B70" w:rsidRDefault="00A73940">
            <w:pPr>
              <w:wordWrap/>
              <w:jc w:val="both"/>
              <w:rPr>
                <w:ins w:id="1359" w:author="나현종" w:date="2025-11-06T14:57:00Z" w16du:dateUtc="2025-11-06T05:57:00Z"/>
                <w:rFonts w:ascii="Batang" w:eastAsia="Batang" w:hAnsi="Batang" w:cs="Times New Roman"/>
              </w:rPr>
              <w:pPrChange w:id="1360" w:author="나현종" w:date="2025-11-06T15:10:00Z" w16du:dateUtc="2025-11-06T06:10:00Z">
                <w:pPr>
                  <w:wordWrap/>
                </w:pPr>
              </w:pPrChange>
            </w:pPr>
            <w:ins w:id="1361" w:author="나현종" w:date="2025-11-06T14:57:00Z" w16du:dateUtc="2025-11-06T05:57:00Z">
              <w:r>
                <w:rPr>
                  <w:rFonts w:ascii="Batang" w:eastAsia="Batang" w:hAnsi="Batang" w:cs="Times New Roman"/>
                </w:rPr>
                <w:t>Consumer Staples</w:t>
              </w:r>
            </w:ins>
          </w:p>
        </w:tc>
        <w:tc>
          <w:tcPr>
            <w:tcW w:w="1140" w:type="dxa"/>
            <w:vAlign w:val="center"/>
          </w:tcPr>
          <w:p w14:paraId="548DC2E7" w14:textId="77777777" w:rsidR="00A73940" w:rsidRPr="007D4B70" w:rsidRDefault="00A73940">
            <w:pPr>
              <w:wordWrap/>
              <w:jc w:val="right"/>
              <w:rPr>
                <w:ins w:id="1362" w:author="나현종" w:date="2025-11-06T14:57:00Z" w16du:dateUtc="2025-11-06T05:57:00Z"/>
                <w:rFonts w:ascii="Batang" w:eastAsia="Batang" w:hAnsi="Batang" w:cs="Times New Roman"/>
              </w:rPr>
              <w:pPrChange w:id="1363" w:author="나현종" w:date="2025-11-06T15:11:00Z" w16du:dateUtc="2025-11-06T06:11:00Z">
                <w:pPr>
                  <w:wordWrap/>
                </w:pPr>
              </w:pPrChange>
            </w:pPr>
          </w:p>
        </w:tc>
        <w:tc>
          <w:tcPr>
            <w:tcW w:w="1140" w:type="dxa"/>
            <w:vAlign w:val="center"/>
          </w:tcPr>
          <w:p w14:paraId="5D7AFD98" w14:textId="77777777" w:rsidR="00A73940" w:rsidRPr="007D4B70" w:rsidRDefault="00A73940">
            <w:pPr>
              <w:wordWrap/>
              <w:jc w:val="right"/>
              <w:rPr>
                <w:ins w:id="1364" w:author="나현종" w:date="2025-11-06T14:57:00Z" w16du:dateUtc="2025-11-06T05:57:00Z"/>
                <w:rFonts w:ascii="Batang" w:eastAsia="Batang" w:hAnsi="Batang" w:cs="Times New Roman"/>
              </w:rPr>
              <w:pPrChange w:id="1365" w:author="나현종" w:date="2025-11-06T15:11:00Z" w16du:dateUtc="2025-11-06T06:11:00Z">
                <w:pPr>
                  <w:wordWrap/>
                </w:pPr>
              </w:pPrChange>
            </w:pPr>
          </w:p>
        </w:tc>
        <w:tc>
          <w:tcPr>
            <w:tcW w:w="1140" w:type="dxa"/>
            <w:vAlign w:val="center"/>
          </w:tcPr>
          <w:p w14:paraId="525F9CB7" w14:textId="77777777" w:rsidR="00A73940" w:rsidRPr="007D4B70" w:rsidRDefault="00A73940">
            <w:pPr>
              <w:wordWrap/>
              <w:jc w:val="right"/>
              <w:rPr>
                <w:ins w:id="1366" w:author="나현종" w:date="2025-11-06T14:57:00Z" w16du:dateUtc="2025-11-06T05:57:00Z"/>
                <w:rFonts w:ascii="Batang" w:eastAsia="Batang" w:hAnsi="Batang" w:cs="Times New Roman"/>
              </w:rPr>
              <w:pPrChange w:id="1367" w:author="나현종" w:date="2025-11-06T15:11:00Z" w16du:dateUtc="2025-11-06T06:11:00Z">
                <w:pPr>
                  <w:wordWrap/>
                </w:pPr>
              </w:pPrChange>
            </w:pPr>
          </w:p>
        </w:tc>
        <w:tc>
          <w:tcPr>
            <w:tcW w:w="1140" w:type="dxa"/>
            <w:vAlign w:val="center"/>
          </w:tcPr>
          <w:p w14:paraId="390BF2EB" w14:textId="77777777" w:rsidR="00A73940" w:rsidRPr="007D4B70" w:rsidRDefault="00A73940">
            <w:pPr>
              <w:wordWrap/>
              <w:jc w:val="right"/>
              <w:rPr>
                <w:ins w:id="1368" w:author="나현종" w:date="2025-11-06T14:57:00Z" w16du:dateUtc="2025-11-06T05:57:00Z"/>
                <w:rFonts w:ascii="Batang" w:eastAsia="Batang" w:hAnsi="Batang" w:cs="Times New Roman"/>
              </w:rPr>
              <w:pPrChange w:id="1369" w:author="나현종" w:date="2025-11-06T15:11:00Z" w16du:dateUtc="2025-11-06T06:11:00Z">
                <w:pPr>
                  <w:wordWrap/>
                </w:pPr>
              </w:pPrChange>
            </w:pPr>
          </w:p>
        </w:tc>
        <w:tc>
          <w:tcPr>
            <w:tcW w:w="1140" w:type="dxa"/>
            <w:vAlign w:val="center"/>
          </w:tcPr>
          <w:p w14:paraId="1A73046E" w14:textId="77777777" w:rsidR="00A73940" w:rsidRPr="007D4B70" w:rsidRDefault="00A73940">
            <w:pPr>
              <w:wordWrap/>
              <w:jc w:val="right"/>
              <w:rPr>
                <w:ins w:id="1370" w:author="나현종" w:date="2025-11-06T14:57:00Z" w16du:dateUtc="2025-11-06T05:57:00Z"/>
                <w:rFonts w:ascii="Batang" w:eastAsia="Batang" w:hAnsi="Batang" w:cs="Times New Roman"/>
              </w:rPr>
              <w:pPrChange w:id="1371" w:author="나현종" w:date="2025-11-06T15:11:00Z" w16du:dateUtc="2025-11-06T06:11:00Z">
                <w:pPr>
                  <w:wordWrap/>
                </w:pPr>
              </w:pPrChange>
            </w:pPr>
          </w:p>
        </w:tc>
      </w:tr>
      <w:tr w:rsidR="001E3A39" w:rsidRPr="007D4B70" w14:paraId="358F3E48" w14:textId="77777777" w:rsidTr="00A73940">
        <w:trPr>
          <w:ins w:id="1372" w:author="나현종" w:date="2025-11-06T14:57:00Z"/>
        </w:trPr>
        <w:tc>
          <w:tcPr>
            <w:tcW w:w="1036" w:type="dxa"/>
            <w:vAlign w:val="center"/>
          </w:tcPr>
          <w:p w14:paraId="59DADC98" w14:textId="77777777" w:rsidR="00A73940" w:rsidRPr="007D4B70" w:rsidRDefault="00A73940">
            <w:pPr>
              <w:wordWrap/>
              <w:jc w:val="both"/>
              <w:rPr>
                <w:ins w:id="1373" w:author="나현종" w:date="2025-11-06T14:57:00Z" w16du:dateUtc="2025-11-06T05:57:00Z"/>
                <w:rFonts w:ascii="Batang" w:eastAsia="Batang" w:hAnsi="Batang" w:cs="Times New Roman"/>
              </w:rPr>
              <w:pPrChange w:id="1374" w:author="나현종" w:date="2025-11-06T15:10:00Z" w16du:dateUtc="2025-11-06T06:10:00Z">
                <w:pPr>
                  <w:wordWrap/>
                </w:pPr>
              </w:pPrChange>
            </w:pPr>
            <w:ins w:id="1375" w:author="나현종" w:date="2025-11-06T14:57:00Z" w16du:dateUtc="2025-11-06T05:57:00Z">
              <w:r>
                <w:rPr>
                  <w:rFonts w:ascii="Batang" w:eastAsia="Batang" w:hAnsi="Batang" w:cs="Times New Roman"/>
                </w:rPr>
                <w:t>35</w:t>
              </w:r>
            </w:ins>
          </w:p>
        </w:tc>
        <w:tc>
          <w:tcPr>
            <w:tcW w:w="2624" w:type="dxa"/>
            <w:vAlign w:val="center"/>
          </w:tcPr>
          <w:p w14:paraId="3C4D9A3F" w14:textId="77777777" w:rsidR="00A73940" w:rsidRPr="007D4B70" w:rsidRDefault="00A73940">
            <w:pPr>
              <w:wordWrap/>
              <w:jc w:val="both"/>
              <w:rPr>
                <w:ins w:id="1376" w:author="나현종" w:date="2025-11-06T14:57:00Z" w16du:dateUtc="2025-11-06T05:57:00Z"/>
                <w:rFonts w:ascii="Batang" w:eastAsia="Batang" w:hAnsi="Batang" w:cs="Times New Roman"/>
              </w:rPr>
              <w:pPrChange w:id="1377" w:author="나현종" w:date="2025-11-06T15:10:00Z" w16du:dateUtc="2025-11-06T06:10:00Z">
                <w:pPr>
                  <w:wordWrap/>
                </w:pPr>
              </w:pPrChange>
            </w:pPr>
            <w:ins w:id="1378" w:author="나현종" w:date="2025-11-06T14:57:00Z" w16du:dateUtc="2025-11-06T05:57:00Z">
              <w:r>
                <w:rPr>
                  <w:rFonts w:ascii="Batang" w:eastAsia="Batang" w:hAnsi="Batang" w:cs="Times New Roman"/>
                </w:rPr>
                <w:t>Health Care</w:t>
              </w:r>
            </w:ins>
          </w:p>
        </w:tc>
        <w:tc>
          <w:tcPr>
            <w:tcW w:w="1140" w:type="dxa"/>
            <w:vAlign w:val="center"/>
          </w:tcPr>
          <w:p w14:paraId="0823335D" w14:textId="77777777" w:rsidR="00A73940" w:rsidRPr="007D4B70" w:rsidRDefault="00A73940">
            <w:pPr>
              <w:wordWrap/>
              <w:jc w:val="right"/>
              <w:rPr>
                <w:ins w:id="1379" w:author="나현종" w:date="2025-11-06T14:57:00Z" w16du:dateUtc="2025-11-06T05:57:00Z"/>
                <w:rFonts w:ascii="Batang" w:eastAsia="Batang" w:hAnsi="Batang" w:cs="Times New Roman"/>
              </w:rPr>
              <w:pPrChange w:id="1380" w:author="나현종" w:date="2025-11-06T15:11:00Z" w16du:dateUtc="2025-11-06T06:11:00Z">
                <w:pPr>
                  <w:wordWrap/>
                </w:pPr>
              </w:pPrChange>
            </w:pPr>
          </w:p>
        </w:tc>
        <w:tc>
          <w:tcPr>
            <w:tcW w:w="1140" w:type="dxa"/>
            <w:vAlign w:val="center"/>
          </w:tcPr>
          <w:p w14:paraId="49762D68" w14:textId="77777777" w:rsidR="00A73940" w:rsidRPr="007D4B70" w:rsidRDefault="00A73940">
            <w:pPr>
              <w:wordWrap/>
              <w:jc w:val="right"/>
              <w:rPr>
                <w:ins w:id="1381" w:author="나현종" w:date="2025-11-06T14:57:00Z" w16du:dateUtc="2025-11-06T05:57:00Z"/>
                <w:rFonts w:ascii="Batang" w:eastAsia="Batang" w:hAnsi="Batang" w:cs="Times New Roman"/>
              </w:rPr>
              <w:pPrChange w:id="1382" w:author="나현종" w:date="2025-11-06T15:11:00Z" w16du:dateUtc="2025-11-06T06:11:00Z">
                <w:pPr>
                  <w:wordWrap/>
                </w:pPr>
              </w:pPrChange>
            </w:pPr>
          </w:p>
        </w:tc>
        <w:tc>
          <w:tcPr>
            <w:tcW w:w="1140" w:type="dxa"/>
            <w:vAlign w:val="center"/>
          </w:tcPr>
          <w:p w14:paraId="55B8D894" w14:textId="77777777" w:rsidR="00A73940" w:rsidRPr="007D4B70" w:rsidRDefault="00A73940">
            <w:pPr>
              <w:wordWrap/>
              <w:jc w:val="right"/>
              <w:rPr>
                <w:ins w:id="1383" w:author="나현종" w:date="2025-11-06T14:57:00Z" w16du:dateUtc="2025-11-06T05:57:00Z"/>
                <w:rFonts w:ascii="Batang" w:eastAsia="Batang" w:hAnsi="Batang" w:cs="Times New Roman"/>
              </w:rPr>
              <w:pPrChange w:id="1384" w:author="나현종" w:date="2025-11-06T15:11:00Z" w16du:dateUtc="2025-11-06T06:11:00Z">
                <w:pPr>
                  <w:wordWrap/>
                </w:pPr>
              </w:pPrChange>
            </w:pPr>
          </w:p>
        </w:tc>
        <w:tc>
          <w:tcPr>
            <w:tcW w:w="1140" w:type="dxa"/>
            <w:vAlign w:val="center"/>
          </w:tcPr>
          <w:p w14:paraId="2F5991E3" w14:textId="77777777" w:rsidR="00A73940" w:rsidRPr="007D4B70" w:rsidRDefault="00A73940">
            <w:pPr>
              <w:wordWrap/>
              <w:jc w:val="right"/>
              <w:rPr>
                <w:ins w:id="1385" w:author="나현종" w:date="2025-11-06T14:57:00Z" w16du:dateUtc="2025-11-06T05:57:00Z"/>
                <w:rFonts w:ascii="Batang" w:eastAsia="Batang" w:hAnsi="Batang" w:cs="Times New Roman"/>
              </w:rPr>
              <w:pPrChange w:id="1386" w:author="나현종" w:date="2025-11-06T15:11:00Z" w16du:dateUtc="2025-11-06T06:11:00Z">
                <w:pPr>
                  <w:wordWrap/>
                </w:pPr>
              </w:pPrChange>
            </w:pPr>
          </w:p>
        </w:tc>
        <w:tc>
          <w:tcPr>
            <w:tcW w:w="1140" w:type="dxa"/>
            <w:vAlign w:val="center"/>
          </w:tcPr>
          <w:p w14:paraId="1A3E8F6D" w14:textId="77777777" w:rsidR="00A73940" w:rsidRPr="007D4B70" w:rsidRDefault="00A73940">
            <w:pPr>
              <w:wordWrap/>
              <w:jc w:val="right"/>
              <w:rPr>
                <w:ins w:id="1387" w:author="나현종" w:date="2025-11-06T14:57:00Z" w16du:dateUtc="2025-11-06T05:57:00Z"/>
                <w:rFonts w:ascii="Batang" w:eastAsia="Batang" w:hAnsi="Batang" w:cs="Times New Roman"/>
              </w:rPr>
              <w:pPrChange w:id="1388" w:author="나현종" w:date="2025-11-06T15:11:00Z" w16du:dateUtc="2025-11-06T06:11:00Z">
                <w:pPr>
                  <w:wordWrap/>
                </w:pPr>
              </w:pPrChange>
            </w:pPr>
          </w:p>
        </w:tc>
      </w:tr>
      <w:tr w:rsidR="001E3A39" w:rsidRPr="007D4B70" w14:paraId="124D8B7B" w14:textId="77777777" w:rsidTr="00A73940">
        <w:trPr>
          <w:ins w:id="1389" w:author="나현종" w:date="2025-11-06T14:57:00Z"/>
        </w:trPr>
        <w:tc>
          <w:tcPr>
            <w:tcW w:w="1036" w:type="dxa"/>
            <w:vAlign w:val="center"/>
          </w:tcPr>
          <w:p w14:paraId="64EA1F46" w14:textId="77777777" w:rsidR="00A73940" w:rsidRPr="007D4B70" w:rsidRDefault="00A73940">
            <w:pPr>
              <w:wordWrap/>
              <w:jc w:val="both"/>
              <w:rPr>
                <w:ins w:id="1390" w:author="나현종" w:date="2025-11-06T14:57:00Z" w16du:dateUtc="2025-11-06T05:57:00Z"/>
                <w:rFonts w:ascii="Batang" w:eastAsia="Batang" w:hAnsi="Batang" w:cs="Times New Roman"/>
              </w:rPr>
              <w:pPrChange w:id="1391" w:author="나현종" w:date="2025-11-06T15:10:00Z" w16du:dateUtc="2025-11-06T06:10:00Z">
                <w:pPr>
                  <w:wordWrap/>
                </w:pPr>
              </w:pPrChange>
            </w:pPr>
            <w:ins w:id="1392" w:author="나현종" w:date="2025-11-06T14:57:00Z" w16du:dateUtc="2025-11-06T05:57:00Z">
              <w:r>
                <w:rPr>
                  <w:rFonts w:ascii="Batang" w:eastAsia="Batang" w:hAnsi="Batang" w:cs="Times New Roman"/>
                </w:rPr>
                <w:t>40</w:t>
              </w:r>
            </w:ins>
          </w:p>
        </w:tc>
        <w:tc>
          <w:tcPr>
            <w:tcW w:w="2624" w:type="dxa"/>
            <w:vAlign w:val="center"/>
          </w:tcPr>
          <w:p w14:paraId="04BEB0AD" w14:textId="77777777" w:rsidR="00A73940" w:rsidRPr="007D4B70" w:rsidRDefault="00A73940">
            <w:pPr>
              <w:wordWrap/>
              <w:jc w:val="both"/>
              <w:rPr>
                <w:ins w:id="1393" w:author="나현종" w:date="2025-11-06T14:57:00Z" w16du:dateUtc="2025-11-06T05:57:00Z"/>
                <w:rFonts w:ascii="Batang" w:eastAsia="Batang" w:hAnsi="Batang" w:cs="Times New Roman"/>
              </w:rPr>
              <w:pPrChange w:id="1394" w:author="나현종" w:date="2025-11-06T15:10:00Z" w16du:dateUtc="2025-11-06T06:10:00Z">
                <w:pPr>
                  <w:wordWrap/>
                </w:pPr>
              </w:pPrChange>
            </w:pPr>
            <w:ins w:id="1395" w:author="나현종" w:date="2025-11-06T14:57:00Z" w16du:dateUtc="2025-11-06T05:57:00Z">
              <w:r>
                <w:rPr>
                  <w:rFonts w:ascii="Batang" w:eastAsia="Batang" w:hAnsi="Batang" w:cs="Times New Roman"/>
                </w:rPr>
                <w:t>Financials</w:t>
              </w:r>
            </w:ins>
          </w:p>
        </w:tc>
        <w:tc>
          <w:tcPr>
            <w:tcW w:w="1140" w:type="dxa"/>
            <w:vAlign w:val="center"/>
          </w:tcPr>
          <w:p w14:paraId="228C9412" w14:textId="77777777" w:rsidR="00A73940" w:rsidRPr="007D4B70" w:rsidRDefault="00A73940">
            <w:pPr>
              <w:wordWrap/>
              <w:jc w:val="right"/>
              <w:rPr>
                <w:ins w:id="1396" w:author="나현종" w:date="2025-11-06T14:57:00Z" w16du:dateUtc="2025-11-06T05:57:00Z"/>
                <w:rFonts w:ascii="Batang" w:eastAsia="Batang" w:hAnsi="Batang" w:cs="Times New Roman"/>
              </w:rPr>
              <w:pPrChange w:id="1397" w:author="나현종" w:date="2025-11-06T15:11:00Z" w16du:dateUtc="2025-11-06T06:11:00Z">
                <w:pPr>
                  <w:wordWrap/>
                </w:pPr>
              </w:pPrChange>
            </w:pPr>
          </w:p>
        </w:tc>
        <w:tc>
          <w:tcPr>
            <w:tcW w:w="1140" w:type="dxa"/>
            <w:vAlign w:val="center"/>
          </w:tcPr>
          <w:p w14:paraId="06194B5D" w14:textId="77777777" w:rsidR="00A73940" w:rsidRPr="007D4B70" w:rsidRDefault="00A73940">
            <w:pPr>
              <w:wordWrap/>
              <w:jc w:val="right"/>
              <w:rPr>
                <w:ins w:id="1398" w:author="나현종" w:date="2025-11-06T14:57:00Z" w16du:dateUtc="2025-11-06T05:57:00Z"/>
                <w:rFonts w:ascii="Batang" w:eastAsia="Batang" w:hAnsi="Batang" w:cs="Times New Roman"/>
              </w:rPr>
              <w:pPrChange w:id="1399" w:author="나현종" w:date="2025-11-06T15:11:00Z" w16du:dateUtc="2025-11-06T06:11:00Z">
                <w:pPr>
                  <w:wordWrap/>
                </w:pPr>
              </w:pPrChange>
            </w:pPr>
          </w:p>
        </w:tc>
        <w:tc>
          <w:tcPr>
            <w:tcW w:w="1140" w:type="dxa"/>
            <w:vAlign w:val="center"/>
          </w:tcPr>
          <w:p w14:paraId="136CD394" w14:textId="77777777" w:rsidR="00A73940" w:rsidRPr="007D4B70" w:rsidRDefault="00A73940">
            <w:pPr>
              <w:wordWrap/>
              <w:jc w:val="right"/>
              <w:rPr>
                <w:ins w:id="1400" w:author="나현종" w:date="2025-11-06T14:57:00Z" w16du:dateUtc="2025-11-06T05:57:00Z"/>
                <w:rFonts w:ascii="Batang" w:eastAsia="Batang" w:hAnsi="Batang" w:cs="Times New Roman"/>
              </w:rPr>
              <w:pPrChange w:id="1401" w:author="나현종" w:date="2025-11-06T15:11:00Z" w16du:dateUtc="2025-11-06T06:11:00Z">
                <w:pPr>
                  <w:wordWrap/>
                </w:pPr>
              </w:pPrChange>
            </w:pPr>
          </w:p>
        </w:tc>
        <w:tc>
          <w:tcPr>
            <w:tcW w:w="1140" w:type="dxa"/>
            <w:vAlign w:val="center"/>
          </w:tcPr>
          <w:p w14:paraId="50FD8F5C" w14:textId="77777777" w:rsidR="00A73940" w:rsidRPr="007D4B70" w:rsidRDefault="00A73940">
            <w:pPr>
              <w:wordWrap/>
              <w:jc w:val="right"/>
              <w:rPr>
                <w:ins w:id="1402" w:author="나현종" w:date="2025-11-06T14:57:00Z" w16du:dateUtc="2025-11-06T05:57:00Z"/>
                <w:rFonts w:ascii="Batang" w:eastAsia="Batang" w:hAnsi="Batang" w:cs="Times New Roman"/>
              </w:rPr>
              <w:pPrChange w:id="1403" w:author="나현종" w:date="2025-11-06T15:11:00Z" w16du:dateUtc="2025-11-06T06:11:00Z">
                <w:pPr>
                  <w:wordWrap/>
                </w:pPr>
              </w:pPrChange>
            </w:pPr>
          </w:p>
        </w:tc>
        <w:tc>
          <w:tcPr>
            <w:tcW w:w="1140" w:type="dxa"/>
            <w:vAlign w:val="center"/>
          </w:tcPr>
          <w:p w14:paraId="2A7197E9" w14:textId="77777777" w:rsidR="00A73940" w:rsidRPr="007D4B70" w:rsidRDefault="00A73940">
            <w:pPr>
              <w:wordWrap/>
              <w:jc w:val="right"/>
              <w:rPr>
                <w:ins w:id="1404" w:author="나현종" w:date="2025-11-06T14:57:00Z" w16du:dateUtc="2025-11-06T05:57:00Z"/>
                <w:rFonts w:ascii="Batang" w:eastAsia="Batang" w:hAnsi="Batang" w:cs="Times New Roman"/>
              </w:rPr>
              <w:pPrChange w:id="1405" w:author="나현종" w:date="2025-11-06T15:11:00Z" w16du:dateUtc="2025-11-06T06:11:00Z">
                <w:pPr>
                  <w:wordWrap/>
                </w:pPr>
              </w:pPrChange>
            </w:pPr>
          </w:p>
        </w:tc>
      </w:tr>
      <w:tr w:rsidR="001E3A39" w:rsidRPr="007D4B70" w14:paraId="34C725E0" w14:textId="77777777" w:rsidTr="00A73940">
        <w:trPr>
          <w:ins w:id="1406" w:author="나현종" w:date="2025-11-06T14:57:00Z"/>
        </w:trPr>
        <w:tc>
          <w:tcPr>
            <w:tcW w:w="1036" w:type="dxa"/>
            <w:vAlign w:val="center"/>
          </w:tcPr>
          <w:p w14:paraId="2D91675F" w14:textId="77777777" w:rsidR="00A73940" w:rsidRPr="007D4B70" w:rsidRDefault="00A73940">
            <w:pPr>
              <w:wordWrap/>
              <w:jc w:val="both"/>
              <w:rPr>
                <w:ins w:id="1407" w:author="나현종" w:date="2025-11-06T14:57:00Z" w16du:dateUtc="2025-11-06T05:57:00Z"/>
                <w:rFonts w:ascii="Batang" w:eastAsia="Batang" w:hAnsi="Batang" w:cs="Times New Roman"/>
              </w:rPr>
              <w:pPrChange w:id="1408" w:author="나현종" w:date="2025-11-06T15:10:00Z" w16du:dateUtc="2025-11-06T06:10:00Z">
                <w:pPr>
                  <w:wordWrap/>
                </w:pPr>
              </w:pPrChange>
            </w:pPr>
            <w:ins w:id="1409" w:author="나현종" w:date="2025-11-06T14:57:00Z" w16du:dateUtc="2025-11-06T05:57:00Z">
              <w:r>
                <w:rPr>
                  <w:rFonts w:ascii="Batang" w:eastAsia="Batang" w:hAnsi="Batang" w:cs="Times New Roman"/>
                </w:rPr>
                <w:t>45</w:t>
              </w:r>
            </w:ins>
          </w:p>
        </w:tc>
        <w:tc>
          <w:tcPr>
            <w:tcW w:w="2624" w:type="dxa"/>
            <w:vAlign w:val="center"/>
          </w:tcPr>
          <w:p w14:paraId="3E377284" w14:textId="77777777" w:rsidR="00A73940" w:rsidRPr="007D4B70" w:rsidRDefault="00A73940">
            <w:pPr>
              <w:wordWrap/>
              <w:jc w:val="both"/>
              <w:rPr>
                <w:ins w:id="1410" w:author="나현종" w:date="2025-11-06T14:57:00Z" w16du:dateUtc="2025-11-06T05:57:00Z"/>
                <w:rFonts w:ascii="Batang" w:eastAsia="Batang" w:hAnsi="Batang" w:cs="Times New Roman"/>
              </w:rPr>
              <w:pPrChange w:id="1411" w:author="나현종" w:date="2025-11-06T15:10:00Z" w16du:dateUtc="2025-11-06T06:10:00Z">
                <w:pPr>
                  <w:wordWrap/>
                </w:pPr>
              </w:pPrChange>
            </w:pPr>
            <w:ins w:id="1412" w:author="나현종" w:date="2025-11-06T14:57:00Z" w16du:dateUtc="2025-11-06T05:57:00Z">
              <w:r>
                <w:rPr>
                  <w:rFonts w:ascii="Batang" w:eastAsia="Batang" w:hAnsi="Batang" w:cs="Times New Roman"/>
                </w:rPr>
                <w:t>Information Technology</w:t>
              </w:r>
            </w:ins>
          </w:p>
        </w:tc>
        <w:tc>
          <w:tcPr>
            <w:tcW w:w="1140" w:type="dxa"/>
            <w:vAlign w:val="center"/>
          </w:tcPr>
          <w:p w14:paraId="703104F9" w14:textId="77777777" w:rsidR="00A73940" w:rsidRPr="007D4B70" w:rsidRDefault="00A73940">
            <w:pPr>
              <w:wordWrap/>
              <w:jc w:val="right"/>
              <w:rPr>
                <w:ins w:id="1413" w:author="나현종" w:date="2025-11-06T14:57:00Z" w16du:dateUtc="2025-11-06T05:57:00Z"/>
                <w:rFonts w:ascii="Batang" w:eastAsia="Batang" w:hAnsi="Batang" w:cs="Times New Roman"/>
              </w:rPr>
              <w:pPrChange w:id="1414" w:author="나현종" w:date="2025-11-06T15:11:00Z" w16du:dateUtc="2025-11-06T06:11:00Z">
                <w:pPr>
                  <w:wordWrap/>
                </w:pPr>
              </w:pPrChange>
            </w:pPr>
          </w:p>
        </w:tc>
        <w:tc>
          <w:tcPr>
            <w:tcW w:w="1140" w:type="dxa"/>
            <w:vAlign w:val="center"/>
          </w:tcPr>
          <w:p w14:paraId="2398A830" w14:textId="77777777" w:rsidR="00A73940" w:rsidRPr="007D4B70" w:rsidRDefault="00A73940">
            <w:pPr>
              <w:wordWrap/>
              <w:jc w:val="right"/>
              <w:rPr>
                <w:ins w:id="1415" w:author="나현종" w:date="2025-11-06T14:57:00Z" w16du:dateUtc="2025-11-06T05:57:00Z"/>
                <w:rFonts w:ascii="Batang" w:eastAsia="Batang" w:hAnsi="Batang" w:cs="Times New Roman"/>
              </w:rPr>
              <w:pPrChange w:id="1416" w:author="나현종" w:date="2025-11-06T15:11:00Z" w16du:dateUtc="2025-11-06T06:11:00Z">
                <w:pPr>
                  <w:wordWrap/>
                </w:pPr>
              </w:pPrChange>
            </w:pPr>
          </w:p>
        </w:tc>
        <w:tc>
          <w:tcPr>
            <w:tcW w:w="1140" w:type="dxa"/>
            <w:vAlign w:val="center"/>
          </w:tcPr>
          <w:p w14:paraId="32790A49" w14:textId="77777777" w:rsidR="00A73940" w:rsidRPr="007D4B70" w:rsidRDefault="00A73940">
            <w:pPr>
              <w:wordWrap/>
              <w:jc w:val="right"/>
              <w:rPr>
                <w:ins w:id="1417" w:author="나현종" w:date="2025-11-06T14:57:00Z" w16du:dateUtc="2025-11-06T05:57:00Z"/>
                <w:rFonts w:ascii="Batang" w:eastAsia="Batang" w:hAnsi="Batang" w:cs="Times New Roman"/>
              </w:rPr>
              <w:pPrChange w:id="1418" w:author="나현종" w:date="2025-11-06T15:11:00Z" w16du:dateUtc="2025-11-06T06:11:00Z">
                <w:pPr>
                  <w:wordWrap/>
                </w:pPr>
              </w:pPrChange>
            </w:pPr>
          </w:p>
        </w:tc>
        <w:tc>
          <w:tcPr>
            <w:tcW w:w="1140" w:type="dxa"/>
            <w:vAlign w:val="center"/>
          </w:tcPr>
          <w:p w14:paraId="688C6BFB" w14:textId="77777777" w:rsidR="00A73940" w:rsidRPr="007D4B70" w:rsidRDefault="00A73940">
            <w:pPr>
              <w:wordWrap/>
              <w:jc w:val="right"/>
              <w:rPr>
                <w:ins w:id="1419" w:author="나현종" w:date="2025-11-06T14:57:00Z" w16du:dateUtc="2025-11-06T05:57:00Z"/>
                <w:rFonts w:ascii="Batang" w:eastAsia="Batang" w:hAnsi="Batang" w:cs="Times New Roman"/>
              </w:rPr>
              <w:pPrChange w:id="1420" w:author="나현종" w:date="2025-11-06T15:11:00Z" w16du:dateUtc="2025-11-06T06:11:00Z">
                <w:pPr>
                  <w:wordWrap/>
                </w:pPr>
              </w:pPrChange>
            </w:pPr>
          </w:p>
        </w:tc>
        <w:tc>
          <w:tcPr>
            <w:tcW w:w="1140" w:type="dxa"/>
            <w:vAlign w:val="center"/>
          </w:tcPr>
          <w:p w14:paraId="6E1777BD" w14:textId="77777777" w:rsidR="00A73940" w:rsidRPr="007D4B70" w:rsidRDefault="00A73940">
            <w:pPr>
              <w:wordWrap/>
              <w:jc w:val="right"/>
              <w:rPr>
                <w:ins w:id="1421" w:author="나현종" w:date="2025-11-06T14:57:00Z" w16du:dateUtc="2025-11-06T05:57:00Z"/>
                <w:rFonts w:ascii="Batang" w:eastAsia="Batang" w:hAnsi="Batang" w:cs="Times New Roman"/>
              </w:rPr>
              <w:pPrChange w:id="1422" w:author="나현종" w:date="2025-11-06T15:11:00Z" w16du:dateUtc="2025-11-06T06:11:00Z">
                <w:pPr>
                  <w:wordWrap/>
                </w:pPr>
              </w:pPrChange>
            </w:pPr>
          </w:p>
        </w:tc>
      </w:tr>
      <w:tr w:rsidR="001E3A39" w:rsidRPr="007D4B70" w14:paraId="5217FE48" w14:textId="77777777" w:rsidTr="00A73940">
        <w:trPr>
          <w:ins w:id="1423" w:author="나현종" w:date="2025-11-06T14:57:00Z"/>
        </w:trPr>
        <w:tc>
          <w:tcPr>
            <w:tcW w:w="1036" w:type="dxa"/>
            <w:vAlign w:val="center"/>
          </w:tcPr>
          <w:p w14:paraId="32ED94F7" w14:textId="77777777" w:rsidR="00A73940" w:rsidRPr="007D4B70" w:rsidRDefault="00A73940">
            <w:pPr>
              <w:wordWrap/>
              <w:jc w:val="both"/>
              <w:rPr>
                <w:ins w:id="1424" w:author="나현종" w:date="2025-11-06T14:57:00Z" w16du:dateUtc="2025-11-06T05:57:00Z"/>
                <w:rFonts w:ascii="Batang" w:eastAsia="Batang" w:hAnsi="Batang" w:cs="Times New Roman"/>
              </w:rPr>
              <w:pPrChange w:id="1425" w:author="나현종" w:date="2025-11-06T15:10:00Z" w16du:dateUtc="2025-11-06T06:10:00Z">
                <w:pPr>
                  <w:wordWrap/>
                </w:pPr>
              </w:pPrChange>
            </w:pPr>
            <w:ins w:id="1426" w:author="나현종" w:date="2025-11-06T14:57:00Z" w16du:dateUtc="2025-11-06T05:57:00Z">
              <w:r>
                <w:rPr>
                  <w:rFonts w:ascii="Batang" w:eastAsia="Batang" w:hAnsi="Batang" w:cs="Times New Roman"/>
                </w:rPr>
                <w:t>50</w:t>
              </w:r>
            </w:ins>
          </w:p>
        </w:tc>
        <w:tc>
          <w:tcPr>
            <w:tcW w:w="2624" w:type="dxa"/>
            <w:vAlign w:val="center"/>
          </w:tcPr>
          <w:p w14:paraId="5F7887A5" w14:textId="77777777" w:rsidR="00A73940" w:rsidRPr="007D4B70" w:rsidRDefault="00A73940">
            <w:pPr>
              <w:wordWrap/>
              <w:jc w:val="both"/>
              <w:rPr>
                <w:ins w:id="1427" w:author="나현종" w:date="2025-11-06T14:57:00Z" w16du:dateUtc="2025-11-06T05:57:00Z"/>
                <w:rFonts w:ascii="Batang" w:eastAsia="Batang" w:hAnsi="Batang" w:cs="Times New Roman"/>
              </w:rPr>
              <w:pPrChange w:id="1428" w:author="나현종" w:date="2025-11-06T15:10:00Z" w16du:dateUtc="2025-11-06T06:10:00Z">
                <w:pPr>
                  <w:wordWrap/>
                </w:pPr>
              </w:pPrChange>
            </w:pPr>
            <w:ins w:id="1429" w:author="나현종" w:date="2025-11-06T14:57:00Z" w16du:dateUtc="2025-11-06T05:57:00Z">
              <w:r>
                <w:rPr>
                  <w:rFonts w:ascii="Batang" w:eastAsia="Batang" w:hAnsi="Batang" w:cs="Times New Roman"/>
                </w:rPr>
                <w:t>Communication Services</w:t>
              </w:r>
            </w:ins>
          </w:p>
        </w:tc>
        <w:tc>
          <w:tcPr>
            <w:tcW w:w="1140" w:type="dxa"/>
            <w:vAlign w:val="center"/>
          </w:tcPr>
          <w:p w14:paraId="2DF89C76" w14:textId="77777777" w:rsidR="00A73940" w:rsidRPr="007D4B70" w:rsidRDefault="00A73940">
            <w:pPr>
              <w:wordWrap/>
              <w:jc w:val="right"/>
              <w:rPr>
                <w:ins w:id="1430" w:author="나현종" w:date="2025-11-06T14:57:00Z" w16du:dateUtc="2025-11-06T05:57:00Z"/>
                <w:rFonts w:ascii="Batang" w:eastAsia="Batang" w:hAnsi="Batang" w:cs="Times New Roman"/>
              </w:rPr>
              <w:pPrChange w:id="1431" w:author="나현종" w:date="2025-11-06T15:11:00Z" w16du:dateUtc="2025-11-06T06:11:00Z">
                <w:pPr>
                  <w:wordWrap/>
                </w:pPr>
              </w:pPrChange>
            </w:pPr>
          </w:p>
        </w:tc>
        <w:tc>
          <w:tcPr>
            <w:tcW w:w="1140" w:type="dxa"/>
            <w:vAlign w:val="center"/>
          </w:tcPr>
          <w:p w14:paraId="35971457" w14:textId="77777777" w:rsidR="00A73940" w:rsidRPr="007D4B70" w:rsidRDefault="00A73940">
            <w:pPr>
              <w:wordWrap/>
              <w:jc w:val="right"/>
              <w:rPr>
                <w:ins w:id="1432" w:author="나현종" w:date="2025-11-06T14:57:00Z" w16du:dateUtc="2025-11-06T05:57:00Z"/>
                <w:rFonts w:ascii="Batang" w:eastAsia="Batang" w:hAnsi="Batang" w:cs="Times New Roman"/>
              </w:rPr>
              <w:pPrChange w:id="1433" w:author="나현종" w:date="2025-11-06T15:11:00Z" w16du:dateUtc="2025-11-06T06:11:00Z">
                <w:pPr>
                  <w:wordWrap/>
                </w:pPr>
              </w:pPrChange>
            </w:pPr>
          </w:p>
        </w:tc>
        <w:tc>
          <w:tcPr>
            <w:tcW w:w="1140" w:type="dxa"/>
            <w:vAlign w:val="center"/>
          </w:tcPr>
          <w:p w14:paraId="7FF40D4A" w14:textId="77777777" w:rsidR="00A73940" w:rsidRPr="007D4B70" w:rsidRDefault="00A73940">
            <w:pPr>
              <w:wordWrap/>
              <w:jc w:val="right"/>
              <w:rPr>
                <w:ins w:id="1434" w:author="나현종" w:date="2025-11-06T14:57:00Z" w16du:dateUtc="2025-11-06T05:57:00Z"/>
                <w:rFonts w:ascii="Batang" w:eastAsia="Batang" w:hAnsi="Batang" w:cs="Times New Roman"/>
              </w:rPr>
              <w:pPrChange w:id="1435" w:author="나현종" w:date="2025-11-06T15:11:00Z" w16du:dateUtc="2025-11-06T06:11:00Z">
                <w:pPr>
                  <w:wordWrap/>
                </w:pPr>
              </w:pPrChange>
            </w:pPr>
          </w:p>
        </w:tc>
        <w:tc>
          <w:tcPr>
            <w:tcW w:w="1140" w:type="dxa"/>
            <w:vAlign w:val="center"/>
          </w:tcPr>
          <w:p w14:paraId="50AEDF38" w14:textId="77777777" w:rsidR="00A73940" w:rsidRPr="007D4B70" w:rsidRDefault="00A73940">
            <w:pPr>
              <w:wordWrap/>
              <w:jc w:val="right"/>
              <w:rPr>
                <w:ins w:id="1436" w:author="나현종" w:date="2025-11-06T14:57:00Z" w16du:dateUtc="2025-11-06T05:57:00Z"/>
                <w:rFonts w:ascii="Batang" w:eastAsia="Batang" w:hAnsi="Batang" w:cs="Times New Roman"/>
              </w:rPr>
              <w:pPrChange w:id="1437" w:author="나현종" w:date="2025-11-06T15:11:00Z" w16du:dateUtc="2025-11-06T06:11:00Z">
                <w:pPr>
                  <w:wordWrap/>
                </w:pPr>
              </w:pPrChange>
            </w:pPr>
          </w:p>
        </w:tc>
        <w:tc>
          <w:tcPr>
            <w:tcW w:w="1140" w:type="dxa"/>
            <w:vAlign w:val="center"/>
          </w:tcPr>
          <w:p w14:paraId="5FB6539D" w14:textId="77777777" w:rsidR="00A73940" w:rsidRPr="007D4B70" w:rsidRDefault="00A73940">
            <w:pPr>
              <w:wordWrap/>
              <w:jc w:val="right"/>
              <w:rPr>
                <w:ins w:id="1438" w:author="나현종" w:date="2025-11-06T14:57:00Z" w16du:dateUtc="2025-11-06T05:57:00Z"/>
                <w:rFonts w:ascii="Batang" w:eastAsia="Batang" w:hAnsi="Batang" w:cs="Times New Roman"/>
              </w:rPr>
              <w:pPrChange w:id="1439" w:author="나현종" w:date="2025-11-06T15:11:00Z" w16du:dateUtc="2025-11-06T06:11:00Z">
                <w:pPr>
                  <w:wordWrap/>
                </w:pPr>
              </w:pPrChange>
            </w:pPr>
          </w:p>
        </w:tc>
      </w:tr>
      <w:tr w:rsidR="001E3A39" w:rsidRPr="007D4B70" w14:paraId="5C9F4B3A" w14:textId="77777777" w:rsidTr="00A73940">
        <w:trPr>
          <w:ins w:id="1440" w:author="나현종" w:date="2025-11-06T14:57:00Z"/>
        </w:trPr>
        <w:tc>
          <w:tcPr>
            <w:tcW w:w="1036" w:type="dxa"/>
            <w:vAlign w:val="center"/>
          </w:tcPr>
          <w:p w14:paraId="30BB4B7A" w14:textId="77777777" w:rsidR="00A73940" w:rsidRPr="007D4B70" w:rsidRDefault="00A73940">
            <w:pPr>
              <w:wordWrap/>
              <w:jc w:val="both"/>
              <w:rPr>
                <w:ins w:id="1441" w:author="나현종" w:date="2025-11-06T14:57:00Z" w16du:dateUtc="2025-11-06T05:57:00Z"/>
                <w:rFonts w:ascii="Batang" w:eastAsia="Batang" w:hAnsi="Batang" w:cs="Times New Roman"/>
              </w:rPr>
              <w:pPrChange w:id="1442" w:author="나현종" w:date="2025-11-06T15:10:00Z" w16du:dateUtc="2025-11-06T06:10:00Z">
                <w:pPr>
                  <w:wordWrap/>
                </w:pPr>
              </w:pPrChange>
            </w:pPr>
            <w:ins w:id="1443" w:author="나현종" w:date="2025-11-06T14:57:00Z" w16du:dateUtc="2025-11-06T05:57:00Z">
              <w:r>
                <w:rPr>
                  <w:rFonts w:ascii="Batang" w:eastAsia="Batang" w:hAnsi="Batang" w:cs="Times New Roman"/>
                </w:rPr>
                <w:t>55</w:t>
              </w:r>
            </w:ins>
          </w:p>
        </w:tc>
        <w:tc>
          <w:tcPr>
            <w:tcW w:w="2624" w:type="dxa"/>
            <w:vAlign w:val="center"/>
          </w:tcPr>
          <w:p w14:paraId="1C4B43B7" w14:textId="77777777" w:rsidR="00A73940" w:rsidRPr="007D4B70" w:rsidRDefault="00A73940">
            <w:pPr>
              <w:wordWrap/>
              <w:jc w:val="both"/>
              <w:rPr>
                <w:ins w:id="1444" w:author="나현종" w:date="2025-11-06T14:57:00Z" w16du:dateUtc="2025-11-06T05:57:00Z"/>
                <w:rFonts w:ascii="Batang" w:eastAsia="Batang" w:hAnsi="Batang" w:cs="Times New Roman"/>
              </w:rPr>
              <w:pPrChange w:id="1445" w:author="나현종" w:date="2025-11-06T15:10:00Z" w16du:dateUtc="2025-11-06T06:10:00Z">
                <w:pPr>
                  <w:wordWrap/>
                </w:pPr>
              </w:pPrChange>
            </w:pPr>
            <w:ins w:id="1446" w:author="나현종" w:date="2025-11-06T14:57:00Z" w16du:dateUtc="2025-11-06T05:57:00Z">
              <w:r>
                <w:rPr>
                  <w:rFonts w:ascii="Batang" w:eastAsia="Batang" w:hAnsi="Batang" w:cs="Times New Roman"/>
                </w:rPr>
                <w:t>Utilities</w:t>
              </w:r>
            </w:ins>
          </w:p>
        </w:tc>
        <w:tc>
          <w:tcPr>
            <w:tcW w:w="1140" w:type="dxa"/>
            <w:vAlign w:val="center"/>
          </w:tcPr>
          <w:p w14:paraId="0E718665" w14:textId="77777777" w:rsidR="00A73940" w:rsidRPr="007D4B70" w:rsidRDefault="00A73940">
            <w:pPr>
              <w:wordWrap/>
              <w:jc w:val="right"/>
              <w:rPr>
                <w:ins w:id="1447" w:author="나현종" w:date="2025-11-06T14:57:00Z" w16du:dateUtc="2025-11-06T05:57:00Z"/>
                <w:rFonts w:ascii="Batang" w:eastAsia="Batang" w:hAnsi="Batang" w:cs="Times New Roman"/>
              </w:rPr>
              <w:pPrChange w:id="1448" w:author="나현종" w:date="2025-11-06T15:11:00Z" w16du:dateUtc="2025-11-06T06:11:00Z">
                <w:pPr>
                  <w:wordWrap/>
                </w:pPr>
              </w:pPrChange>
            </w:pPr>
          </w:p>
        </w:tc>
        <w:tc>
          <w:tcPr>
            <w:tcW w:w="1140" w:type="dxa"/>
            <w:vAlign w:val="center"/>
          </w:tcPr>
          <w:p w14:paraId="343D8C09" w14:textId="77777777" w:rsidR="00A73940" w:rsidRPr="007D4B70" w:rsidRDefault="00A73940">
            <w:pPr>
              <w:wordWrap/>
              <w:jc w:val="right"/>
              <w:rPr>
                <w:ins w:id="1449" w:author="나현종" w:date="2025-11-06T14:57:00Z" w16du:dateUtc="2025-11-06T05:57:00Z"/>
                <w:rFonts w:ascii="Batang" w:eastAsia="Batang" w:hAnsi="Batang" w:cs="Times New Roman"/>
              </w:rPr>
              <w:pPrChange w:id="1450" w:author="나현종" w:date="2025-11-06T15:11:00Z" w16du:dateUtc="2025-11-06T06:11:00Z">
                <w:pPr>
                  <w:wordWrap/>
                </w:pPr>
              </w:pPrChange>
            </w:pPr>
          </w:p>
        </w:tc>
        <w:tc>
          <w:tcPr>
            <w:tcW w:w="1140" w:type="dxa"/>
            <w:vAlign w:val="center"/>
          </w:tcPr>
          <w:p w14:paraId="383209B7" w14:textId="77777777" w:rsidR="00A73940" w:rsidRPr="007D4B70" w:rsidRDefault="00A73940">
            <w:pPr>
              <w:wordWrap/>
              <w:jc w:val="right"/>
              <w:rPr>
                <w:ins w:id="1451" w:author="나현종" w:date="2025-11-06T14:57:00Z" w16du:dateUtc="2025-11-06T05:57:00Z"/>
                <w:rFonts w:ascii="Batang" w:eastAsia="Batang" w:hAnsi="Batang" w:cs="Times New Roman"/>
              </w:rPr>
              <w:pPrChange w:id="1452" w:author="나현종" w:date="2025-11-06T15:11:00Z" w16du:dateUtc="2025-11-06T06:11:00Z">
                <w:pPr>
                  <w:wordWrap/>
                </w:pPr>
              </w:pPrChange>
            </w:pPr>
          </w:p>
        </w:tc>
        <w:tc>
          <w:tcPr>
            <w:tcW w:w="1140" w:type="dxa"/>
            <w:vAlign w:val="center"/>
          </w:tcPr>
          <w:p w14:paraId="72AB8027" w14:textId="77777777" w:rsidR="00A73940" w:rsidRPr="007D4B70" w:rsidRDefault="00A73940">
            <w:pPr>
              <w:wordWrap/>
              <w:jc w:val="right"/>
              <w:rPr>
                <w:ins w:id="1453" w:author="나현종" w:date="2025-11-06T14:57:00Z" w16du:dateUtc="2025-11-06T05:57:00Z"/>
                <w:rFonts w:ascii="Batang" w:eastAsia="Batang" w:hAnsi="Batang" w:cs="Times New Roman"/>
              </w:rPr>
              <w:pPrChange w:id="1454" w:author="나현종" w:date="2025-11-06T15:11:00Z" w16du:dateUtc="2025-11-06T06:11:00Z">
                <w:pPr>
                  <w:wordWrap/>
                </w:pPr>
              </w:pPrChange>
            </w:pPr>
          </w:p>
        </w:tc>
        <w:tc>
          <w:tcPr>
            <w:tcW w:w="1140" w:type="dxa"/>
            <w:vAlign w:val="center"/>
          </w:tcPr>
          <w:p w14:paraId="38604DBB" w14:textId="77777777" w:rsidR="00A73940" w:rsidRPr="007D4B70" w:rsidRDefault="00A73940">
            <w:pPr>
              <w:wordWrap/>
              <w:jc w:val="right"/>
              <w:rPr>
                <w:ins w:id="1455" w:author="나현종" w:date="2025-11-06T14:57:00Z" w16du:dateUtc="2025-11-06T05:57:00Z"/>
                <w:rFonts w:ascii="Batang" w:eastAsia="Batang" w:hAnsi="Batang" w:cs="Times New Roman"/>
              </w:rPr>
              <w:pPrChange w:id="1456" w:author="나현종" w:date="2025-11-06T15:11:00Z" w16du:dateUtc="2025-11-06T06:11:00Z">
                <w:pPr>
                  <w:wordWrap/>
                </w:pPr>
              </w:pPrChange>
            </w:pPr>
          </w:p>
        </w:tc>
      </w:tr>
      <w:tr w:rsidR="001E3A39" w:rsidRPr="007D4B70" w14:paraId="4641CE7A" w14:textId="77777777" w:rsidTr="00A73940">
        <w:trPr>
          <w:ins w:id="1457" w:author="나현종" w:date="2025-11-06T14:57:00Z"/>
        </w:trPr>
        <w:tc>
          <w:tcPr>
            <w:tcW w:w="1036" w:type="dxa"/>
            <w:vAlign w:val="center"/>
          </w:tcPr>
          <w:p w14:paraId="19581A8E" w14:textId="77777777" w:rsidR="00A73940" w:rsidRPr="007D4B70" w:rsidRDefault="00A73940">
            <w:pPr>
              <w:wordWrap/>
              <w:jc w:val="both"/>
              <w:rPr>
                <w:ins w:id="1458" w:author="나현종" w:date="2025-11-06T14:57:00Z" w16du:dateUtc="2025-11-06T05:57:00Z"/>
                <w:rFonts w:ascii="Batang" w:eastAsia="Batang" w:hAnsi="Batang" w:cs="Times New Roman"/>
              </w:rPr>
              <w:pPrChange w:id="1459" w:author="나현종" w:date="2025-11-06T15:10:00Z" w16du:dateUtc="2025-11-06T06:10:00Z">
                <w:pPr>
                  <w:wordWrap/>
                </w:pPr>
              </w:pPrChange>
            </w:pPr>
            <w:ins w:id="1460" w:author="나현종" w:date="2025-11-06T14:57:00Z" w16du:dateUtc="2025-11-06T05:57:00Z">
              <w:r>
                <w:rPr>
                  <w:rFonts w:ascii="Batang" w:eastAsia="Batang" w:hAnsi="Batang" w:cs="Times New Roman"/>
                </w:rPr>
                <w:t>60</w:t>
              </w:r>
            </w:ins>
          </w:p>
        </w:tc>
        <w:tc>
          <w:tcPr>
            <w:tcW w:w="2624" w:type="dxa"/>
            <w:vAlign w:val="center"/>
          </w:tcPr>
          <w:p w14:paraId="63FF870F" w14:textId="77777777" w:rsidR="00A73940" w:rsidRPr="007D4B70" w:rsidRDefault="00A73940">
            <w:pPr>
              <w:wordWrap/>
              <w:jc w:val="both"/>
              <w:rPr>
                <w:ins w:id="1461" w:author="나현종" w:date="2025-11-06T14:57:00Z" w16du:dateUtc="2025-11-06T05:57:00Z"/>
                <w:rFonts w:ascii="Batang" w:eastAsia="Batang" w:hAnsi="Batang" w:cs="Times New Roman"/>
              </w:rPr>
              <w:pPrChange w:id="1462" w:author="나현종" w:date="2025-11-06T15:10:00Z" w16du:dateUtc="2025-11-06T06:10:00Z">
                <w:pPr>
                  <w:wordWrap/>
                </w:pPr>
              </w:pPrChange>
            </w:pPr>
            <w:ins w:id="1463" w:author="나현종" w:date="2025-11-06T14:57:00Z" w16du:dateUtc="2025-11-06T05:57:00Z">
              <w:r>
                <w:rPr>
                  <w:rFonts w:ascii="Batang" w:eastAsia="Batang" w:hAnsi="Batang" w:cs="Times New Roman"/>
                </w:rPr>
                <w:t>Real Estate</w:t>
              </w:r>
            </w:ins>
          </w:p>
        </w:tc>
        <w:tc>
          <w:tcPr>
            <w:tcW w:w="1140" w:type="dxa"/>
            <w:vAlign w:val="center"/>
          </w:tcPr>
          <w:p w14:paraId="5CED439B" w14:textId="77777777" w:rsidR="00A73940" w:rsidRPr="007D4B70" w:rsidRDefault="00A73940">
            <w:pPr>
              <w:wordWrap/>
              <w:jc w:val="right"/>
              <w:rPr>
                <w:ins w:id="1464" w:author="나현종" w:date="2025-11-06T14:57:00Z" w16du:dateUtc="2025-11-06T05:57:00Z"/>
                <w:rFonts w:ascii="Batang" w:eastAsia="Batang" w:hAnsi="Batang" w:cs="Times New Roman"/>
              </w:rPr>
              <w:pPrChange w:id="1465" w:author="나현종" w:date="2025-11-06T15:11:00Z" w16du:dateUtc="2025-11-06T06:11:00Z">
                <w:pPr>
                  <w:wordWrap/>
                </w:pPr>
              </w:pPrChange>
            </w:pPr>
          </w:p>
        </w:tc>
        <w:tc>
          <w:tcPr>
            <w:tcW w:w="1140" w:type="dxa"/>
            <w:vAlign w:val="center"/>
          </w:tcPr>
          <w:p w14:paraId="15478680" w14:textId="77777777" w:rsidR="00A73940" w:rsidRPr="007D4B70" w:rsidRDefault="00A73940">
            <w:pPr>
              <w:wordWrap/>
              <w:jc w:val="right"/>
              <w:rPr>
                <w:ins w:id="1466" w:author="나현종" w:date="2025-11-06T14:57:00Z" w16du:dateUtc="2025-11-06T05:57:00Z"/>
                <w:rFonts w:ascii="Batang" w:eastAsia="Batang" w:hAnsi="Batang" w:cs="Times New Roman"/>
              </w:rPr>
              <w:pPrChange w:id="1467" w:author="나현종" w:date="2025-11-06T15:11:00Z" w16du:dateUtc="2025-11-06T06:11:00Z">
                <w:pPr>
                  <w:wordWrap/>
                </w:pPr>
              </w:pPrChange>
            </w:pPr>
          </w:p>
        </w:tc>
        <w:tc>
          <w:tcPr>
            <w:tcW w:w="1140" w:type="dxa"/>
            <w:vAlign w:val="center"/>
          </w:tcPr>
          <w:p w14:paraId="73FF9345" w14:textId="77777777" w:rsidR="00A73940" w:rsidRPr="007D4B70" w:rsidRDefault="00A73940">
            <w:pPr>
              <w:wordWrap/>
              <w:jc w:val="right"/>
              <w:rPr>
                <w:ins w:id="1468" w:author="나현종" w:date="2025-11-06T14:57:00Z" w16du:dateUtc="2025-11-06T05:57:00Z"/>
                <w:rFonts w:ascii="Batang" w:eastAsia="Batang" w:hAnsi="Batang" w:cs="Times New Roman"/>
              </w:rPr>
              <w:pPrChange w:id="1469" w:author="나현종" w:date="2025-11-06T15:11:00Z" w16du:dateUtc="2025-11-06T06:11:00Z">
                <w:pPr>
                  <w:wordWrap/>
                </w:pPr>
              </w:pPrChange>
            </w:pPr>
          </w:p>
        </w:tc>
        <w:tc>
          <w:tcPr>
            <w:tcW w:w="1140" w:type="dxa"/>
            <w:vAlign w:val="center"/>
          </w:tcPr>
          <w:p w14:paraId="2EC1B5CE" w14:textId="77777777" w:rsidR="00A73940" w:rsidRPr="007D4B70" w:rsidRDefault="00A73940">
            <w:pPr>
              <w:wordWrap/>
              <w:jc w:val="right"/>
              <w:rPr>
                <w:ins w:id="1470" w:author="나현종" w:date="2025-11-06T14:57:00Z" w16du:dateUtc="2025-11-06T05:57:00Z"/>
                <w:rFonts w:ascii="Batang" w:eastAsia="Batang" w:hAnsi="Batang" w:cs="Times New Roman"/>
              </w:rPr>
              <w:pPrChange w:id="1471" w:author="나현종" w:date="2025-11-06T15:11:00Z" w16du:dateUtc="2025-11-06T06:11:00Z">
                <w:pPr>
                  <w:wordWrap/>
                </w:pPr>
              </w:pPrChange>
            </w:pPr>
          </w:p>
        </w:tc>
        <w:tc>
          <w:tcPr>
            <w:tcW w:w="1140" w:type="dxa"/>
            <w:vAlign w:val="center"/>
          </w:tcPr>
          <w:p w14:paraId="58685D80" w14:textId="77777777" w:rsidR="00A73940" w:rsidRPr="007D4B70" w:rsidRDefault="00A73940">
            <w:pPr>
              <w:wordWrap/>
              <w:jc w:val="right"/>
              <w:rPr>
                <w:ins w:id="1472" w:author="나현종" w:date="2025-11-06T14:57:00Z" w16du:dateUtc="2025-11-06T05:57:00Z"/>
                <w:rFonts w:ascii="Batang" w:eastAsia="Batang" w:hAnsi="Batang" w:cs="Times New Roman"/>
              </w:rPr>
              <w:pPrChange w:id="1473" w:author="나현종" w:date="2025-11-06T15:11:00Z" w16du:dateUtc="2025-11-06T06:11:00Z">
                <w:pPr>
                  <w:wordWrap/>
                </w:pPr>
              </w:pPrChange>
            </w:pPr>
          </w:p>
        </w:tc>
      </w:tr>
    </w:tbl>
    <w:p w14:paraId="26E2511F" w14:textId="77777777" w:rsidR="00BB5F7D" w:rsidRPr="00BB5F7D" w:rsidRDefault="00BB5F7D" w:rsidP="00BB5F7D">
      <w:pPr>
        <w:wordWrap/>
        <w:rPr>
          <w:ins w:id="1474" w:author="나현종" w:date="2025-11-06T14:56:00Z" w16du:dateUtc="2025-11-06T05:56:00Z"/>
          <w:rFonts w:ascii="Batang" w:eastAsia="Batang" w:hAnsi="Batang" w:cs="Times New Roman"/>
        </w:rPr>
      </w:pPr>
    </w:p>
    <w:p w14:paraId="405977D0" w14:textId="5A983723" w:rsidR="00BB5F7D" w:rsidRDefault="00BB5F7D">
      <w:pPr>
        <w:widowControl/>
        <w:wordWrap/>
        <w:autoSpaceDE/>
        <w:autoSpaceDN/>
        <w:spacing w:after="160"/>
        <w:rPr>
          <w:ins w:id="1475" w:author="나현종" w:date="2025-11-06T14:59:00Z" w16du:dateUtc="2025-11-06T05:59:00Z"/>
          <w:rFonts w:ascii="Batang" w:eastAsia="Batang" w:hAnsi="Batang" w:cs="Times New Roman"/>
        </w:rPr>
      </w:pPr>
      <w:ins w:id="1476" w:author="나현종" w:date="2025-11-06T14:59:00Z" w16du:dateUtc="2025-11-06T05:59:00Z">
        <w:r>
          <w:rPr>
            <w:rFonts w:ascii="Batang" w:eastAsia="Batang" w:hAnsi="Batang" w:cs="Times New Roman"/>
          </w:rPr>
          <w:br w:type="page"/>
        </w:r>
      </w:ins>
    </w:p>
    <w:p w14:paraId="1C882E88" w14:textId="749D1033" w:rsidR="00BB5F7D" w:rsidRPr="00A73940" w:rsidDel="00BB5F7D" w:rsidRDefault="00BB5F7D">
      <w:pPr>
        <w:widowControl/>
        <w:wordWrap/>
        <w:autoSpaceDE/>
        <w:autoSpaceDN/>
        <w:jc w:val="center"/>
        <w:rPr>
          <w:del w:id="1477" w:author="나현종" w:date="2025-11-06T14:57:00Z" w16du:dateUtc="2025-11-06T05:57:00Z"/>
          <w:rFonts w:ascii="Batang" w:eastAsia="Batang" w:hAnsi="Batang" w:cs="Times New Roman"/>
          <w:b/>
          <w:bCs/>
          <w:rPrChange w:id="1478" w:author="나현종" w:date="2025-11-06T15:06:00Z" w16du:dateUtc="2025-11-06T06:06:00Z">
            <w:rPr>
              <w:del w:id="1479" w:author="나현종" w:date="2025-11-06T14:57:00Z" w16du:dateUtc="2025-11-06T05:57:00Z"/>
              <w:rFonts w:ascii="Batang" w:eastAsia="Batang" w:hAnsi="Batang" w:cs="Times New Roman"/>
            </w:rPr>
          </w:rPrChange>
        </w:rPr>
        <w:pPrChange w:id="1480" w:author="나현종" w:date="2025-11-06T15:06:00Z" w16du:dateUtc="2025-11-06T06:06:00Z">
          <w:pPr>
            <w:widowControl/>
            <w:wordWrap/>
            <w:autoSpaceDE/>
            <w:autoSpaceDN/>
          </w:pPr>
        </w:pPrChange>
      </w:pPr>
      <w:ins w:id="1481" w:author="나현종" w:date="2025-11-06T14:59:00Z" w16du:dateUtc="2025-11-06T05:59:00Z">
        <w:r>
          <w:rPr>
            <w:rFonts w:ascii="Batang" w:eastAsia="Batang" w:hAnsi="Batang" w:cs="Times New Roman"/>
            <w:b/>
            <w:bCs/>
            <w:rPrChange w:id="1482" w:author="나현종" w:date="2025-11-06T15:06:00Z" w16du:dateUtc="2025-11-06T06:06:00Z">
              <w:rPr>
                <w:rFonts w:ascii="Batang" w:eastAsia="Batang" w:hAnsi="Batang" w:cs="Times New Roman"/>
              </w:rPr>
            </w:rPrChange>
          </w:rPr>
          <w:t>Table 3. Portfolio Performance Comparison (Out-of-Sample: 2024.05-2024.12)</w:t>
        </w:r>
      </w:ins>
    </w:p>
    <w:p w14:paraId="31C24DCD" w14:textId="77777777" w:rsidR="00BB5F7D" w:rsidRDefault="00BB5F7D">
      <w:pPr>
        <w:wordWrap/>
        <w:jc w:val="center"/>
        <w:rPr>
          <w:ins w:id="1483" w:author="나현종" w:date="2025-11-06T14:59:00Z" w16du:dateUtc="2025-11-06T05:59:00Z"/>
          <w:rFonts w:ascii="Batang" w:eastAsia="Batang" w:hAnsi="Batang" w:cs="Times New Roman"/>
        </w:rPr>
        <w:pPrChange w:id="1484" w:author="나현종" w:date="2025-11-06T15:06:00Z" w16du:dateUtc="2025-11-06T06:06:00Z">
          <w:pPr>
            <w:wordWrap/>
          </w:pPr>
        </w:pPrChange>
      </w:pPr>
    </w:p>
    <w:p w14:paraId="768DBC19" w14:textId="76B7582D" w:rsidR="00BB5F7D" w:rsidRPr="00A73940" w:rsidRDefault="00A73940">
      <w:pPr>
        <w:wordWrap/>
        <w:jc w:val="both"/>
        <w:rPr>
          <w:ins w:id="1485" w:author="나현종" w:date="2025-11-06T15:08:00Z" w16du:dateUtc="2025-11-06T06:08:00Z"/>
          <w:rFonts w:ascii="Batang" w:eastAsia="Batang" w:hAnsi="Batang" w:cs="Times New Roman"/>
          <w:sz w:val="18"/>
          <w:szCs w:val="18"/>
          <w:rPrChange w:id="1486" w:author="나현종" w:date="2025-11-06T15:08:00Z" w16du:dateUtc="2025-11-06T06:08:00Z">
            <w:rPr>
              <w:ins w:id="1487" w:author="나현종" w:date="2025-11-06T15:08:00Z" w16du:dateUtc="2025-11-06T06:08:00Z"/>
              <w:rFonts w:ascii="Batang" w:eastAsia="Batang" w:hAnsi="Batang" w:cs="Times New Roman"/>
            </w:rPr>
          </w:rPrChange>
        </w:rPr>
        <w:pPrChange w:id="1488" w:author="나현종" w:date="2025-11-06T15:08:00Z" w16du:dateUtc="2025-11-06T06:08:00Z">
          <w:pPr>
            <w:wordWrap/>
          </w:pPr>
        </w:pPrChange>
      </w:pPr>
      <w:ins w:id="1489" w:author="나현종" w:date="2025-11-06T15:08:00Z" w16du:dateUtc="2025-11-06T06:08: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This table compares portfolio performance during the out-of-sample period (2024.05-2024.12, 152 trading days). Panel A compares the AI-BL portfolio (Tier 3: returns + macro + accounting) </w:t>
        </w:r>
        <w:del w:id="900058" w:author="Claude" w:date="2026-10-28T00:00: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delText xml:space="preserve">against the S&amp;P 500 value-weighted market benchmark</w:delText>
          </w:r>
        </w:del>
      </w:ins>
      <w:ins w:id="900059" w:author="Claude" w:date="2026-10-28T00:00: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against the no-view (market-equilibrium) Black-Litterman benchmark</w:t>
        </w:r>
      </w:ins>
      <w:ins w:id="900060" w:author="나현종" w:date="2025-11-06T15:08:00Z" w16du:dateUtc="2025-11-06T06:08: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 Cumulative returns are computed over the 8-month period. Information ratio = mean daily market-relative (active) return / std × √252. The Difference column reports differences with t-statistics from paired t-tests in parentheses. Panel B compares AI-BL portfolios across information integration levels. </w:t>
        </w:r>
        <w:del w:id="900061" w:author="Claude" w:date="2026-10-28T00:00: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delText xml:space="preserve">Tier 1 uses returns only. Tier 2 adds macroeconomic indicators. Tier 3 adds </w:delText>
          </w:r>
        </w:del>
      </w:ins>
      <w:ins w:id="900062" w:author="Claude" w:date="2026-10-28T00:00:00Z">
        <w:r>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Tier 1 uses technical (return-based) indicators only. Tier 2 adds accounting fundamentals. Tier 3 further adds </w:t>
        </w:r>
      </w:ins>
      <w:ins w:id="900063" w:author="나현종" w:date="2025-11-06T15:08:00Z" w16du:dateUtc="2025-11-06T06:08:00Z">
        <w:r>
          <w:rPr>
            <w:rFonts w:ascii="Batang" w:eastAsia="Batang" w:hAnsi="Batang" w:cs="Times New Roman"/>
            <w:sz w:val="18"/>
            <w:szCs w:val="18"/>
            <w:rPrChange w:id="1491" w:author="나현종" w:date="2025-11-06T15:08:00Z" w16du:dateUtc="2025-11-06T06:08:00Z">
              <w:rPr>
                <w:rFonts w:ascii="Batang" w:eastAsia="Batang" w:hAnsi="Batang" w:cs="Times New Roman"/>
              </w:rPr>
            </w:rPrChange>
          </w:rPr>
          <w:t>accounting fundamentals</w:t>
        </w:r>
        <w:r>
          <w:rPr>
            <w:rFonts w:ascii="Batang" w:eastAsia="Batang" w:hAnsi="Batang" w:cs="Times New Roman"/>
            <w:sz w:val="18"/>
            <w:szCs w:val="18"/>
            <w:rPrChange w:id="1492" w:author="나현종" w:date="2025-11-06T15:08:00Z" w16du:dateUtc="2025-11-06T06:08:00Z">
              <w:rPr>
                <w:rFonts w:ascii="Batang" w:eastAsia="Batang" w:hAnsi="Batang" w:cs="Times New Roman"/>
              </w:rPr>
            </w:rPrChange>
          </w:rPr>
          <w:t>. Columns 4-6 report pairwise differences with t-statistics. All portfolios use monthly rebalancing with no-short-sale constraints. ***, **, * denote significance at 1%, 5%, 10% levels.</w:t>
        </w:r>
      </w:ins>
    </w:p>
    <w:p w14:paraId="0EEE7D7E" w14:textId="77777777" w:rsidR="00A73940" w:rsidRDefault="00A73940" w:rsidP="00A45CD8">
      <w:pPr>
        <w:wordWrap/>
        <w:rPr>
          <w:ins w:id="1493" w:author="나현종" w:date="2025-11-06T14:59:00Z" w16du:dateUtc="2025-11-06T05:59:00Z"/>
          <w:rFonts w:ascii="Batang" w:eastAsia="Batang" w:hAnsi="Batang" w:cs="Times New Roman"/>
        </w:rPr>
      </w:pPr>
    </w:p>
    <w:p w14:paraId="4CC4D8AB" w14:textId="77777777" w:rsidR="00A73940" w:rsidRPr="00A73940" w:rsidRDefault="00A73940" w:rsidP="00A73940">
      <w:pPr>
        <w:widowControl/>
        <w:wordWrap/>
        <w:autoSpaceDE/>
        <w:autoSpaceDN/>
        <w:rPr>
          <w:ins w:id="1494" w:author="나현종" w:date="2025-11-06T15:04:00Z" w16du:dateUtc="2025-11-06T06:04:00Z"/>
          <w:rFonts w:ascii="Batang" w:eastAsia="Batang" w:hAnsi="Batang" w:cs="Times New Roman"/>
          <w:b/>
          <w:bCs/>
          <w:rPrChange w:id="1495" w:author="나현종" w:date="2025-11-06T15:06:00Z" w16du:dateUtc="2025-11-06T06:06:00Z">
            <w:rPr>
              <w:ins w:id="1496" w:author="나현종" w:date="2025-11-06T15:04:00Z" w16du:dateUtc="2025-11-06T06:04:00Z"/>
              <w:rFonts w:ascii="Batang" w:eastAsia="Batang" w:hAnsi="Batang" w:cs="Times New Roman"/>
            </w:rPr>
          </w:rPrChange>
        </w:rPr>
      </w:pPr>
      <w:ins w:id="1497" w:author="나현종" w:date="2025-11-06T15:04:00Z" w16du:dateUtc="2025-11-06T06:04:00Z">
        <w:del w:id="900070" w:author="Claude" w:date="2026-10-28T00:00:00Z">
          <w:r>
            <w:rPr>
              <w:rFonts w:ascii="Batang" w:eastAsia="Batang" w:hAnsi="Batang" w:cs="Times New Roman"/>
              <w:b/>
              <w:bCs/>
              <w:rPrChange w:id="1498" w:author="나현종" w:date="2025-11-06T15:06:00Z" w16du:dateUtc="2025-11-06T06:06:00Z">
                <w:rPr>
                  <w:rFonts w:ascii="Batang" w:eastAsia="Batang" w:hAnsi="Batang" w:cs="Times New Roman"/>
                </w:rPr>
              </w:rPrChange>
            </w:rPr>
            <w:delText xml:space="preserve">Panel A: AI-BL Portfolio vs Market Benchmark</w:delText>
          </w:r>
        </w:del>
      </w:ins>
      <w:ins w:id="900071" w:author="Claude" w:date="2026-10-28T00:00:00Z">
        <w:r>
          <w:rPr>
            <w:rFonts w:ascii="Batang" w:eastAsia="Batang" w:hAnsi="Batang" w:cs="Times New Roman"/>
            <w:b/>
            <w:bCs/>
            <w:rPrChange w:id="1498" w:author="나현종" w:date="2025-11-06T15:06:00Z" w16du:dateUtc="2025-11-06T06:06:00Z">
              <w:rPr>
                <w:rFonts w:ascii="Batang" w:eastAsia="Batang" w:hAnsi="Batang" w:cs="Times New Roman"/>
              </w:rPr>
            </w:rPrChange>
          </w:rPr>
          <w:t xml:space="preserve">Panel A: AI-BL Portfolio vs No-view BL Benchmark</w:t>
        </w:r>
      </w:ins>
      <w:ins w:id="900072" w:author="나현종" w:date="2025-11-06T15:04:00Z" w16du:dateUtc="2025-11-06T06:04:00Z"/>
    </w:p>
    <w:p w14:paraId="36B8F3D6" w14:textId="77777777" w:rsidR="00A73940" w:rsidRPr="00A73940" w:rsidRDefault="00A73940" w:rsidP="00A73940">
      <w:pPr>
        <w:widowControl/>
        <w:wordWrap/>
        <w:autoSpaceDE/>
        <w:autoSpaceDN/>
        <w:rPr>
          <w:ins w:id="1499"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1500" w:author="나현종" w:date="2025-11-06T15:08:00Z" w16du:dateUtc="2025-11-06T06:08:00Z">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256"/>
        <w:gridCol w:w="2031"/>
        <w:gridCol w:w="2031"/>
        <w:gridCol w:w="2032"/>
        <w:tblGridChange w:id="1501">
          <w:tblGrid>
            <w:gridCol w:w="3256"/>
            <w:gridCol w:w="2031"/>
            <w:gridCol w:w="2031"/>
            <w:gridCol w:w="2032"/>
          </w:tblGrid>
        </w:tblGridChange>
      </w:tblGrid>
      <w:tr w:rsidR="00A73940" w:rsidRPr="00495514" w14:paraId="1B0DDE6B" w14:textId="77777777" w:rsidTr="00A73940">
        <w:trPr>
          <w:ins w:id="1502" w:author="나현종" w:date="2025-11-06T15:04:00Z"/>
        </w:trPr>
        <w:tc>
          <w:tcPr>
            <w:tcW w:w="3256" w:type="dxa"/>
            <w:tcBorders>
              <w:bottom w:val="single" w:sz="4" w:space="0" w:color="auto"/>
            </w:tcBorders>
            <w:vAlign w:val="center"/>
            <w:tcPrChange w:id="1503" w:author="나현종" w:date="2025-11-06T15:08:00Z" w16du:dateUtc="2025-11-06T06:08:00Z">
              <w:tcPr>
                <w:tcW w:w="3256" w:type="dxa"/>
                <w:vAlign w:val="center"/>
              </w:tcPr>
            </w:tcPrChange>
          </w:tcPr>
          <w:p w14:paraId="1D2F3601" w14:textId="77777777" w:rsidR="00A73940" w:rsidRPr="00495514" w:rsidRDefault="00A73940">
            <w:pPr>
              <w:widowControl/>
              <w:wordWrap/>
              <w:autoSpaceDE/>
              <w:autoSpaceDN/>
              <w:jc w:val="center"/>
              <w:rPr>
                <w:ins w:id="1504" w:author="나현종" w:date="2025-11-06T15:04:00Z" w16du:dateUtc="2025-11-06T06:04:00Z"/>
                <w:rFonts w:ascii="Batang" w:eastAsia="Batang" w:hAnsi="Batang" w:cs="Times New Roman"/>
              </w:rPr>
              <w:pPrChange w:id="1505" w:author="나현종" w:date="2025-11-06T15:07:00Z" w16du:dateUtc="2025-11-06T06:07:00Z">
                <w:pPr>
                  <w:widowControl/>
                  <w:wordWrap/>
                  <w:autoSpaceDE/>
                  <w:autoSpaceDN/>
                </w:pPr>
              </w:pPrChange>
            </w:pPr>
          </w:p>
        </w:tc>
        <w:tc>
          <w:tcPr>
            <w:tcW w:w="2031" w:type="dxa"/>
            <w:tcBorders>
              <w:bottom w:val="single" w:sz="4" w:space="0" w:color="auto"/>
            </w:tcBorders>
            <w:vAlign w:val="center"/>
            <w:tcPrChange w:id="1506" w:author="나현종" w:date="2025-11-06T15:08:00Z" w16du:dateUtc="2025-11-06T06:08:00Z">
              <w:tcPr>
                <w:tcW w:w="2031" w:type="dxa"/>
                <w:vAlign w:val="center"/>
              </w:tcPr>
            </w:tcPrChange>
          </w:tcPr>
          <w:p w14:paraId="37377E95" w14:textId="77777777" w:rsidR="00A73940" w:rsidRPr="00495514" w:rsidRDefault="00A73940">
            <w:pPr>
              <w:widowControl/>
              <w:wordWrap/>
              <w:autoSpaceDE/>
              <w:autoSpaceDN/>
              <w:jc w:val="center"/>
              <w:rPr>
                <w:ins w:id="1507" w:author="나현종" w:date="2025-11-06T15:04:00Z" w16du:dateUtc="2025-11-06T06:04:00Z"/>
                <w:rFonts w:ascii="Batang" w:eastAsia="Batang" w:hAnsi="Batang" w:cs="Times New Roman"/>
              </w:rPr>
              <w:pPrChange w:id="1508" w:author="나현종" w:date="2025-11-06T15:07:00Z" w16du:dateUtc="2025-11-06T06:07:00Z">
                <w:pPr>
                  <w:widowControl/>
                  <w:wordWrap/>
                  <w:autoSpaceDE/>
                  <w:autoSpaceDN/>
                </w:pPr>
              </w:pPrChange>
            </w:pPr>
            <w:ins w:id="1509" w:author="나현종" w:date="2025-11-06T15:04:00Z" w16du:dateUtc="2025-11-06T06:04:00Z">
              <w:del w:id="900067" w:author="Claude" w:date="2026-10-28T00:00:00Z">
                <w:r>
                  <w:rPr>
                    <w:rFonts w:ascii="Batang" w:eastAsia="Batang" w:hAnsi="Batang" w:cs="Times New Roman"/>
                  </w:rPr>
                  <w:delText xml:space="preserve">Benchmark (VW Market)</w:delText>
                </w:r>
              </w:del>
            </w:ins>
            <w:ins w:id="900068" w:author="Claude" w:date="2026-10-28T00:00:00Z">
              <w:r>
                <w:rPr>
                  <w:rFonts w:ascii="Batang" w:eastAsia="Batang" w:hAnsi="Batang" w:cs="Times New Roman"/>
                </w:rPr>
                <w:t xml:space="preserve">Benchmark (No-view BL)</w:t>
              </w:r>
            </w:ins>
            <w:ins w:id="900069" w:author="나현종" w:date="2025-11-06T15:04:00Z" w16du:dateUtc="2025-11-06T06:04:00Z"/>
          </w:p>
        </w:tc>
        <w:tc>
          <w:tcPr>
            <w:tcW w:w="2031" w:type="dxa"/>
            <w:tcBorders>
              <w:bottom w:val="single" w:sz="4" w:space="0" w:color="auto"/>
            </w:tcBorders>
            <w:vAlign w:val="center"/>
            <w:tcPrChange w:id="1510" w:author="나현종" w:date="2025-11-06T15:08:00Z" w16du:dateUtc="2025-11-06T06:08:00Z">
              <w:tcPr>
                <w:tcW w:w="2031" w:type="dxa"/>
                <w:vAlign w:val="center"/>
              </w:tcPr>
            </w:tcPrChange>
          </w:tcPr>
          <w:p w14:paraId="66FFF923" w14:textId="671D3BD3" w:rsidR="00A73940" w:rsidRPr="00495514" w:rsidRDefault="00A73940">
            <w:pPr>
              <w:widowControl/>
              <w:wordWrap/>
              <w:autoSpaceDE/>
              <w:autoSpaceDN/>
              <w:jc w:val="center"/>
              <w:rPr>
                <w:ins w:id="1511" w:author="나현종" w:date="2025-11-06T15:04:00Z" w16du:dateUtc="2025-11-06T06:04:00Z"/>
                <w:rFonts w:ascii="Batang" w:eastAsia="Batang" w:hAnsi="Batang" w:cs="Times New Roman"/>
              </w:rPr>
              <w:pPrChange w:id="1512" w:author="나현종" w:date="2025-11-06T15:07:00Z" w16du:dateUtc="2025-11-06T06:07:00Z">
                <w:pPr>
                  <w:widowControl/>
                  <w:wordWrap/>
                  <w:autoSpaceDE/>
                  <w:autoSpaceDN/>
                </w:pPr>
              </w:pPrChange>
            </w:pPr>
            <w:ins w:id="1513" w:author="나현종" w:date="2025-11-06T15:04:00Z" w16du:dateUtc="2025-11-06T06:04:00Z">
              <w:r>
                <w:rPr>
                  <w:rFonts w:ascii="Batang" w:eastAsia="Batang" w:hAnsi="Batang" w:cs="Times New Roman"/>
                </w:rPr>
                <w:t>AI-BL (</w:t>
              </w:r>
            </w:ins>
            <w:ins w:id="1514" w:author="나현종" w:date="2025-11-06T15:05:00Z" w16du:dateUtc="2025-11-06T06:05:00Z">
              <w:r>
                <w:rPr>
                  <w:rFonts w:ascii="Batang" w:eastAsia="Batang" w:hAnsi="Batang" w:cs="Times New Roman" w:hint="eastAsia"/>
                </w:rPr>
                <w:t>Tier3</w:t>
              </w:r>
            </w:ins>
            <w:ins w:id="1515" w:author="나현종" w:date="2025-11-06T15:04:00Z" w16du:dateUtc="2025-11-06T06:04:00Z">
              <w:r>
                <w:rPr>
                  <w:rFonts w:ascii="Batang" w:eastAsia="Batang" w:hAnsi="Batang" w:cs="Times New Roman"/>
                </w:rPr>
                <w:t>)</w:t>
              </w:r>
            </w:ins>
          </w:p>
        </w:tc>
        <w:tc>
          <w:tcPr>
            <w:tcW w:w="2032" w:type="dxa"/>
            <w:tcBorders>
              <w:bottom w:val="single" w:sz="4" w:space="0" w:color="auto"/>
            </w:tcBorders>
            <w:vAlign w:val="center"/>
            <w:tcPrChange w:id="1516" w:author="나현종" w:date="2025-11-06T15:08:00Z" w16du:dateUtc="2025-11-06T06:08:00Z">
              <w:tcPr>
                <w:tcW w:w="2032" w:type="dxa"/>
                <w:vAlign w:val="center"/>
              </w:tcPr>
            </w:tcPrChange>
          </w:tcPr>
          <w:p w14:paraId="03CB47BC" w14:textId="77777777" w:rsidR="00A73940" w:rsidRDefault="00A73940">
            <w:pPr>
              <w:widowControl/>
              <w:wordWrap/>
              <w:autoSpaceDE/>
              <w:autoSpaceDN/>
              <w:jc w:val="center"/>
              <w:rPr>
                <w:ins w:id="1517" w:author="나현종" w:date="2025-11-06T15:05:00Z" w16du:dateUtc="2025-11-06T06:05:00Z"/>
                <w:rFonts w:ascii="Batang" w:eastAsia="Batang" w:hAnsi="Batang" w:cs="Times New Roman"/>
              </w:rPr>
              <w:pPrChange w:id="1518" w:author="나현종" w:date="2025-11-06T15:07:00Z" w16du:dateUtc="2025-11-06T06:07:00Z">
                <w:pPr>
                  <w:widowControl/>
                  <w:wordWrap/>
                  <w:autoSpaceDE/>
                  <w:autoSpaceDN/>
                </w:pPr>
              </w:pPrChange>
            </w:pPr>
            <w:ins w:id="1519" w:author="나현종" w:date="2025-11-06T15:04:00Z" w16du:dateUtc="2025-11-06T06:04:00Z">
              <w:r>
                <w:rPr>
                  <w:rFonts w:ascii="Batang" w:eastAsia="Batang" w:hAnsi="Batang" w:cs="Times New Roman"/>
                </w:rPr>
                <w:t>Difference</w:t>
              </w:r>
            </w:ins>
          </w:p>
          <w:p w14:paraId="050599D9" w14:textId="4EA53BBF" w:rsidR="00A73940" w:rsidRPr="00495514" w:rsidRDefault="00A73940">
            <w:pPr>
              <w:widowControl/>
              <w:wordWrap/>
              <w:autoSpaceDE/>
              <w:autoSpaceDN/>
              <w:jc w:val="center"/>
              <w:rPr>
                <w:ins w:id="1520" w:author="나현종" w:date="2025-11-06T15:04:00Z" w16du:dateUtc="2025-11-06T06:04:00Z"/>
                <w:rFonts w:ascii="Batang" w:eastAsia="Batang" w:hAnsi="Batang" w:cs="Times New Roman"/>
              </w:rPr>
              <w:pPrChange w:id="1521" w:author="나현종" w:date="2025-11-06T15:07:00Z" w16du:dateUtc="2025-11-06T06:07:00Z">
                <w:pPr>
                  <w:widowControl/>
                  <w:wordWrap/>
                  <w:autoSpaceDE/>
                  <w:autoSpaceDN/>
                </w:pPr>
              </w:pPrChange>
            </w:pPr>
            <w:ins w:id="1522" w:author="나현종" w:date="2025-11-06T15:07:00Z" w16du:dateUtc="2025-11-06T06:07:00Z">
              <w:r>
                <w:rPr>
                  <w:rFonts w:ascii="Batang" w:eastAsia="Batang" w:hAnsi="Batang" w:cs="Times New Roman" w:hint="eastAsia"/>
                </w:rPr>
                <w:t>(t-stat)</w:t>
              </w:r>
            </w:ins>
          </w:p>
        </w:tc>
      </w:tr>
      <w:tr w:rsidR="00A73940" w:rsidRPr="00495514" w14:paraId="2410B6D3" w14:textId="77777777" w:rsidTr="00A73940">
        <w:trPr>
          <w:ins w:id="1523" w:author="나현종" w:date="2025-11-06T15:04:00Z"/>
        </w:trPr>
        <w:tc>
          <w:tcPr>
            <w:tcW w:w="3256" w:type="dxa"/>
            <w:tcBorders>
              <w:top w:val="single" w:sz="4" w:space="0" w:color="auto"/>
              <w:bottom w:val="nil"/>
            </w:tcBorders>
            <w:tcPrChange w:id="1524" w:author="나현종" w:date="2025-11-06T15:07:00Z" w16du:dateUtc="2025-11-06T06:07:00Z">
              <w:tcPr>
                <w:tcW w:w="3256" w:type="dxa"/>
              </w:tcPr>
            </w:tcPrChange>
          </w:tcPr>
          <w:p w14:paraId="15242330" w14:textId="40EAF26B" w:rsidR="00A73940" w:rsidRPr="00495514" w:rsidRDefault="00A73940">
            <w:pPr>
              <w:widowControl/>
              <w:wordWrap/>
              <w:autoSpaceDE/>
              <w:autoSpaceDN/>
              <w:rPr>
                <w:ins w:id="1525" w:author="나현종" w:date="2025-11-06T15:04:00Z" w16du:dateUtc="2025-11-06T06:04:00Z"/>
                <w:rFonts w:ascii="Batang" w:eastAsia="Batang" w:hAnsi="Batang" w:cs="Times New Roman"/>
              </w:rPr>
            </w:pPr>
            <w:ins w:id="1526" w:author="나현종" w:date="2025-11-06T15:04:00Z" w16du:dateUtc="2025-11-06T06:04:00Z">
              <w:r>
                <w:rPr>
                  <w:rFonts w:ascii="Batang" w:eastAsia="Batang" w:hAnsi="Batang" w:cs="Times New Roman"/>
                </w:rPr>
                <w:t xml:space="preserve">Cumulative Return </w:t>
              </w:r>
            </w:ins>
          </w:p>
        </w:tc>
        <w:tc>
          <w:tcPr>
            <w:tcW w:w="2031" w:type="dxa"/>
            <w:tcBorders>
              <w:top w:val="single" w:sz="4" w:space="0" w:color="auto"/>
              <w:bottom w:val="nil"/>
            </w:tcBorders>
            <w:vAlign w:val="center"/>
            <w:tcPrChange w:id="1527" w:author="나현종" w:date="2025-11-06T15:07:00Z" w16du:dateUtc="2025-11-06T06:07:00Z">
              <w:tcPr>
                <w:tcW w:w="2031" w:type="dxa"/>
                <w:vAlign w:val="center"/>
              </w:tcPr>
            </w:tcPrChange>
          </w:tcPr>
          <w:p w14:paraId="2666A55B" w14:textId="77777777" w:rsidR="00A73940" w:rsidRPr="00495514" w:rsidRDefault="00A73940">
            <w:pPr>
              <w:widowControl/>
              <w:wordWrap/>
              <w:autoSpaceDE/>
              <w:autoSpaceDN/>
              <w:jc w:val="right"/>
              <w:rPr>
                <w:ins w:id="1528" w:author="나현종" w:date="2025-11-06T15:04:00Z" w16du:dateUtc="2025-11-06T06:04:00Z"/>
                <w:rFonts w:ascii="Batang" w:eastAsia="Batang" w:hAnsi="Batang" w:cs="Times New Roman"/>
              </w:rPr>
              <w:pPrChange w:id="1529"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0.099</w:t>
              </w:r>
            </w:ins>
          </w:p>
        </w:tc>
        <w:tc>
          <w:tcPr>
            <w:tcW w:w="2031" w:type="dxa"/>
            <w:tcBorders>
              <w:top w:val="single" w:sz="4" w:space="0" w:color="auto"/>
              <w:bottom w:val="nil"/>
            </w:tcBorders>
            <w:vAlign w:val="center"/>
            <w:tcPrChange w:id="1530" w:author="나현종" w:date="2025-11-06T15:07:00Z" w16du:dateUtc="2025-11-06T06:07:00Z">
              <w:tcPr>
                <w:tcW w:w="2031" w:type="dxa"/>
                <w:vAlign w:val="center"/>
              </w:tcPr>
            </w:tcPrChange>
          </w:tcPr>
          <w:p w14:paraId="4AE26162" w14:textId="77777777" w:rsidR="00A73940" w:rsidRPr="00495514" w:rsidRDefault="00A73940">
            <w:pPr>
              <w:widowControl/>
              <w:wordWrap/>
              <w:autoSpaceDE/>
              <w:autoSpaceDN/>
              <w:jc w:val="right"/>
              <w:rPr>
                <w:ins w:id="1531" w:author="나현종" w:date="2025-11-06T15:04:00Z" w16du:dateUtc="2025-11-06T06:04:00Z"/>
                <w:rFonts w:ascii="Batang" w:eastAsia="Batang" w:hAnsi="Batang" w:cs="Times New Roman"/>
              </w:rPr>
              <w:pPrChange w:id="1532"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0.180</w:t>
              </w:r>
            </w:ins>
          </w:p>
        </w:tc>
        <w:tc>
          <w:tcPr>
            <w:tcW w:w="2032" w:type="dxa"/>
            <w:tcBorders>
              <w:top w:val="single" w:sz="4" w:space="0" w:color="auto"/>
              <w:bottom w:val="nil"/>
            </w:tcBorders>
            <w:vAlign w:val="center"/>
            <w:tcPrChange w:id="1533" w:author="나현종" w:date="2025-11-06T15:07:00Z" w16du:dateUtc="2025-11-06T06:07:00Z">
              <w:tcPr>
                <w:tcW w:w="2032" w:type="dxa"/>
                <w:vAlign w:val="center"/>
              </w:tcPr>
            </w:tcPrChange>
          </w:tcPr>
          <w:p w14:paraId="69BED7D2" w14:textId="07F68EC7" w:rsidR="00A73940" w:rsidRPr="00495514" w:rsidRDefault="00A73940">
            <w:pPr>
              <w:widowControl/>
              <w:wordWrap/>
              <w:autoSpaceDE/>
              <w:autoSpaceDN/>
              <w:jc w:val="right"/>
              <w:rPr>
                <w:ins w:id="1534" w:author="나현종" w:date="2025-11-06T15:04:00Z" w16du:dateUtc="2025-11-06T06:04:00Z"/>
                <w:rFonts w:ascii="Batang" w:eastAsia="Batang" w:hAnsi="Batang" w:cs="Times New Roman"/>
              </w:rPr>
              <w:pPrChange w:id="1535"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0.082 (0.98)</w:t>
              </w:r>
            </w:ins>
          </w:p>
        </w:tc>
      </w:tr>
      <w:tr w:rsidR="00A73940" w:rsidRPr="00495514" w14:paraId="3E4A0FEF" w14:textId="77777777" w:rsidTr="00A73940">
        <w:trPr>
          <w:ins w:id="1536" w:author="나현종" w:date="2025-11-06T15:04:00Z"/>
        </w:trPr>
        <w:tc>
          <w:tcPr>
            <w:tcW w:w="3256" w:type="dxa"/>
            <w:tcBorders>
              <w:top w:val="nil"/>
              <w:bottom w:val="single" w:sz="4" w:space="0" w:color="auto"/>
            </w:tcBorders>
            <w:tcPrChange w:id="1537" w:author="나현종" w:date="2025-11-06T15:08:00Z" w16du:dateUtc="2025-11-06T06:08:00Z">
              <w:tcPr>
                <w:tcW w:w="3256" w:type="dxa"/>
              </w:tcPr>
            </w:tcPrChange>
          </w:tcPr>
          <w:p w14:paraId="683EBF3A" w14:textId="77777777" w:rsidR="00A73940" w:rsidRPr="00495514" w:rsidRDefault="00A73940">
            <w:pPr>
              <w:widowControl/>
              <w:wordWrap/>
              <w:autoSpaceDE/>
              <w:autoSpaceDN/>
              <w:rPr>
                <w:ins w:id="1538" w:author="나현종" w:date="2025-11-06T15:04:00Z" w16du:dateUtc="2025-11-06T06:04:00Z"/>
                <w:rFonts w:ascii="Batang" w:eastAsia="Batang" w:hAnsi="Batang" w:cs="Times New Roman"/>
              </w:rPr>
            </w:pPr>
            <w:ins w:id="1539" w:author="나현종" w:date="2025-11-06T15:04:00Z" w16du:dateUtc="2025-11-06T06:04:00Z">
              <w:r>
                <w:rPr>
                  <w:rFonts w:ascii="Batang" w:eastAsia="Batang" w:hAnsi="Batang" w:cs="Times New Roman"/>
                </w:rPr>
                <w:t>Information Ratio</w:t>
              </w:r>
            </w:ins>
          </w:p>
        </w:tc>
        <w:tc>
          <w:tcPr>
            <w:tcW w:w="2031" w:type="dxa"/>
            <w:tcBorders>
              <w:top w:val="nil"/>
              <w:bottom w:val="single" w:sz="4" w:space="0" w:color="auto"/>
            </w:tcBorders>
            <w:vAlign w:val="center"/>
            <w:tcPrChange w:id="1540" w:author="나현종" w:date="2025-11-06T15:08:00Z" w16du:dateUtc="2025-11-06T06:08:00Z">
              <w:tcPr>
                <w:tcW w:w="2031" w:type="dxa"/>
                <w:vAlign w:val="center"/>
              </w:tcPr>
            </w:tcPrChange>
          </w:tcPr>
          <w:p w14:paraId="4A3B12D9" w14:textId="77777777" w:rsidR="00A73940" w:rsidRPr="00495514" w:rsidRDefault="00A73940">
            <w:pPr>
              <w:widowControl/>
              <w:wordWrap/>
              <w:autoSpaceDE/>
              <w:autoSpaceDN/>
              <w:jc w:val="right"/>
              <w:rPr>
                <w:ins w:id="1541" w:author="나현종" w:date="2025-11-06T15:04:00Z" w16du:dateUtc="2025-11-06T06:04:00Z"/>
                <w:rFonts w:ascii="Batang" w:eastAsia="Batang" w:hAnsi="Batang" w:cs="Times New Roman"/>
              </w:rPr>
              <w:pPrChange w:id="1542"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0.919</w:t>
              </w:r>
            </w:ins>
          </w:p>
        </w:tc>
        <w:tc>
          <w:tcPr>
            <w:tcW w:w="2031" w:type="dxa"/>
            <w:tcBorders>
              <w:top w:val="nil"/>
              <w:bottom w:val="single" w:sz="4" w:space="0" w:color="auto"/>
            </w:tcBorders>
            <w:vAlign w:val="center"/>
            <w:tcPrChange w:id="1543" w:author="나현종" w:date="2025-11-06T15:08:00Z" w16du:dateUtc="2025-11-06T06:08:00Z">
              <w:tcPr>
                <w:tcW w:w="2031" w:type="dxa"/>
                <w:vAlign w:val="center"/>
              </w:tcPr>
            </w:tcPrChange>
          </w:tcPr>
          <w:p w14:paraId="574EF58F" w14:textId="77777777" w:rsidR="00A73940" w:rsidRPr="00495514" w:rsidRDefault="00A73940">
            <w:pPr>
              <w:widowControl/>
              <w:wordWrap/>
              <w:autoSpaceDE/>
              <w:autoSpaceDN/>
              <w:jc w:val="right"/>
              <w:rPr>
                <w:ins w:id="1544" w:author="나현종" w:date="2025-11-06T15:04:00Z" w16du:dateUtc="2025-11-06T06:04:00Z"/>
                <w:rFonts w:ascii="Batang" w:eastAsia="Batang" w:hAnsi="Batang" w:cs="Times New Roman"/>
              </w:rPr>
              <w:pPrChange w:id="1545"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0.536</w:t>
              </w:r>
            </w:ins>
          </w:p>
        </w:tc>
        <w:tc>
          <w:tcPr>
            <w:tcW w:w="2032" w:type="dxa"/>
            <w:tcBorders>
              <w:top w:val="nil"/>
              <w:bottom w:val="single" w:sz="4" w:space="0" w:color="auto"/>
            </w:tcBorders>
            <w:vAlign w:val="center"/>
            <w:tcPrChange w:id="1546" w:author="나현종" w:date="2025-11-06T15:08:00Z" w16du:dateUtc="2025-11-06T06:08:00Z">
              <w:tcPr>
                <w:tcW w:w="2032" w:type="dxa"/>
                <w:vAlign w:val="center"/>
              </w:tcPr>
            </w:tcPrChange>
          </w:tcPr>
          <w:p w14:paraId="0B2F49EA" w14:textId="18D012A1" w:rsidR="00A73940" w:rsidRPr="00495514" w:rsidRDefault="00A73940">
            <w:pPr>
              <w:widowControl/>
              <w:wordWrap/>
              <w:autoSpaceDE/>
              <w:autoSpaceDN/>
              <w:jc w:val="right"/>
              <w:rPr>
                <w:ins w:id="1547" w:author="나현종" w:date="2025-11-06T15:04:00Z" w16du:dateUtc="2025-11-06T06:04:00Z"/>
                <w:rFonts w:ascii="Batang" w:eastAsia="Batang" w:hAnsi="Batang" w:cs="Times New Roman"/>
              </w:rPr>
              <w:pPrChange w:id="1548"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-0.383 (-2.51)</w:t>
              </w:r>
            </w:ins>
          </w:p>
        </w:tc>
      </w:tr>
      <w:tr w:rsidR="00A73940" w:rsidRPr="00495514" w14:paraId="078872A1" w14:textId="77777777" w:rsidTr="00A73940">
        <w:trPr>
          <w:ins w:id="1549" w:author="나현종" w:date="2025-11-06T15:04:00Z"/>
        </w:trPr>
        <w:tc>
          <w:tcPr>
            <w:tcW w:w="3256" w:type="dxa"/>
            <w:tcBorders>
              <w:top w:val="single" w:sz="4" w:space="0" w:color="auto"/>
            </w:tcBorders>
            <w:tcPrChange w:id="1550" w:author="나현종" w:date="2025-11-06T15:08:00Z" w16du:dateUtc="2025-11-06T06:08:00Z">
              <w:tcPr>
                <w:tcW w:w="3256" w:type="dxa"/>
              </w:tcPr>
            </w:tcPrChange>
          </w:tcPr>
          <w:p w14:paraId="01329DD4" w14:textId="77777777" w:rsidR="00A73940" w:rsidRPr="00495514" w:rsidRDefault="00A73940">
            <w:pPr>
              <w:widowControl/>
              <w:wordWrap/>
              <w:autoSpaceDE/>
              <w:autoSpaceDN/>
              <w:rPr>
                <w:ins w:id="1551" w:author="나현종" w:date="2025-11-06T15:04:00Z" w16du:dateUtc="2025-11-06T06:04:00Z"/>
                <w:rFonts w:ascii="Batang" w:eastAsia="Batang" w:hAnsi="Batang" w:cs="Times New Roman"/>
              </w:rPr>
            </w:pPr>
            <w:ins w:id="1552" w:author="나현종" w:date="2025-11-06T15:04:00Z" w16du:dateUtc="2025-11-06T06:04:00Z">
              <w:r>
                <w:rPr>
                  <w:rFonts w:ascii="Batang" w:eastAsia="Batang" w:hAnsi="Batang" w:cs="Times New Roman"/>
                </w:rPr>
                <w:t>N (repetitions)</w:t>
              </w:r>
            </w:ins>
          </w:p>
        </w:tc>
        <w:tc>
          <w:tcPr>
            <w:tcW w:w="2031" w:type="dxa"/>
            <w:tcBorders>
              <w:top w:val="single" w:sz="4" w:space="0" w:color="auto"/>
            </w:tcBorders>
            <w:vAlign w:val="center"/>
            <w:tcPrChange w:id="1553" w:author="나현종" w:date="2025-11-06T15:08:00Z" w16du:dateUtc="2025-11-06T06:08:00Z">
              <w:tcPr>
                <w:tcW w:w="2031" w:type="dxa"/>
                <w:vAlign w:val="center"/>
              </w:tcPr>
            </w:tcPrChange>
          </w:tcPr>
          <w:p w14:paraId="0DDD726F" w14:textId="7186A2D3" w:rsidR="00A73940" w:rsidRPr="00495514" w:rsidRDefault="00A73940">
            <w:pPr>
              <w:widowControl/>
              <w:wordWrap/>
              <w:autoSpaceDE/>
              <w:autoSpaceDN/>
              <w:jc w:val="right"/>
              <w:rPr>
                <w:ins w:id="1554" w:author="나현종" w:date="2025-11-06T15:04:00Z" w16du:dateUtc="2025-11-06T06:04:00Z"/>
                <w:rFonts w:ascii="Batang" w:eastAsia="Batang" w:hAnsi="Batang" w:cs="Times New Roman"/>
              </w:rPr>
              <w:pPrChange w:id="1555"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50</w:t>
              </w:r>
            </w:ins>
          </w:p>
        </w:tc>
        <w:tc>
          <w:tcPr>
            <w:tcW w:w="2031" w:type="dxa"/>
            <w:tcBorders>
              <w:top w:val="single" w:sz="4" w:space="0" w:color="auto"/>
            </w:tcBorders>
            <w:vAlign w:val="center"/>
            <w:tcPrChange w:id="1556" w:author="나현종" w:date="2025-11-06T15:08:00Z" w16du:dateUtc="2025-11-06T06:08:00Z">
              <w:tcPr>
                <w:tcW w:w="2031" w:type="dxa"/>
                <w:vAlign w:val="center"/>
              </w:tcPr>
            </w:tcPrChange>
          </w:tcPr>
          <w:p w14:paraId="037BCA72" w14:textId="32F80FE5" w:rsidR="00A73940" w:rsidRPr="00495514" w:rsidRDefault="00A73940">
            <w:pPr>
              <w:widowControl/>
              <w:wordWrap/>
              <w:autoSpaceDE/>
              <w:autoSpaceDN/>
              <w:jc w:val="right"/>
              <w:rPr>
                <w:ins w:id="1557" w:author="나현종" w:date="2025-11-06T15:04:00Z" w16du:dateUtc="2025-11-06T06:04:00Z"/>
                <w:rFonts w:ascii="Batang" w:eastAsia="Batang" w:hAnsi="Batang" w:cs="Times New Roman"/>
              </w:rPr>
              <w:pPrChange w:id="1558"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50</w:t>
              </w:r>
            </w:ins>
          </w:p>
        </w:tc>
        <w:tc>
          <w:tcPr>
            <w:tcW w:w="2032" w:type="dxa"/>
            <w:tcBorders>
              <w:top w:val="single" w:sz="4" w:space="0" w:color="auto"/>
            </w:tcBorders>
            <w:vAlign w:val="center"/>
            <w:tcPrChange w:id="1559" w:author="나현종" w:date="2025-11-06T15:08:00Z" w16du:dateUtc="2025-11-06T06:08:00Z">
              <w:tcPr>
                <w:tcW w:w="2032" w:type="dxa"/>
                <w:vAlign w:val="center"/>
              </w:tcPr>
            </w:tcPrChange>
          </w:tcPr>
          <w:p w14:paraId="3F122648" w14:textId="77777777" w:rsidR="00A73940" w:rsidRPr="00495514" w:rsidRDefault="00A73940">
            <w:pPr>
              <w:widowControl/>
              <w:wordWrap/>
              <w:autoSpaceDE/>
              <w:autoSpaceDN/>
              <w:jc w:val="right"/>
              <w:rPr>
                <w:ins w:id="1560" w:author="나현종" w:date="2025-11-06T15:04:00Z" w16du:dateUtc="2025-11-06T06:04:00Z"/>
                <w:rFonts w:ascii="Batang" w:eastAsia="Batang" w:hAnsi="Batang" w:cs="Times New Roman"/>
              </w:rPr>
              <w:pPrChange w:id="1561" w:author="나현종" w:date="2025-11-06T15:07:00Z" w16du:dateUtc="2025-11-06T06:07:00Z">
                <w:pPr>
                  <w:widowControl/>
                  <w:wordWrap/>
                  <w:autoSpaceDE/>
                  <w:autoSpaceDN/>
                </w:pPr>
              </w:pPrChange>
            </w:pPr>
            <w:ins w:id="1526" w:author="나현종" w:date="2025-11-06T15:04:00Z" w16du:dateUtc="2025-11-06T06:04:00Z">
              <w:r>
                <w:rPr>
                  <w:rFonts w:ascii="Batang" w:eastAsia="Batang" w:hAnsi="Batang" w:cs="Times New Roman"/>
                </w:rPr>
                <w:t xml:space="preserve">-</w:t>
              </w:r>
            </w:ins>
          </w:p>
        </w:tc>
      </w:tr>
    </w:tbl>
    <w:p w14:paraId="2FDCD29B" w14:textId="77777777" w:rsidR="00A73940" w:rsidRPr="00A73940" w:rsidRDefault="00A73940" w:rsidP="00A73940">
      <w:pPr>
        <w:widowControl/>
        <w:wordWrap/>
        <w:autoSpaceDE/>
        <w:autoSpaceDN/>
        <w:rPr>
          <w:ins w:id="1562" w:author="나현종" w:date="2025-11-06T15:04:00Z" w16du:dateUtc="2025-11-06T06:04:00Z"/>
          <w:rFonts w:ascii="Batang" w:eastAsia="Batang" w:hAnsi="Batang" w:cs="Times New Roman"/>
        </w:rPr>
      </w:pPr>
    </w:p>
    <w:p w14:paraId="45884E43" w14:textId="77777777" w:rsidR="00A73940" w:rsidRPr="00A73940" w:rsidRDefault="00A73940" w:rsidP="00A73940">
      <w:pPr>
        <w:widowControl/>
        <w:wordWrap/>
        <w:autoSpaceDE/>
        <w:autoSpaceDN/>
        <w:rPr>
          <w:ins w:id="1563" w:author="나현종" w:date="2025-11-06T15:04:00Z" w16du:dateUtc="2025-11-06T06:04:00Z"/>
          <w:rFonts w:ascii="Batang" w:eastAsia="Batang" w:hAnsi="Batang" w:cs="Times New Roman"/>
          <w:b/>
          <w:bCs/>
          <w:rPrChange w:id="1564" w:author="나현종" w:date="2025-11-06T15:06:00Z" w16du:dateUtc="2025-11-06T06:06:00Z">
            <w:rPr>
              <w:ins w:id="1565" w:author="나현종" w:date="2025-11-06T15:04:00Z" w16du:dateUtc="2025-11-06T06:04:00Z"/>
              <w:rFonts w:ascii="Batang" w:eastAsia="Batang" w:hAnsi="Batang" w:cs="Times New Roman"/>
            </w:rPr>
          </w:rPrChange>
        </w:rPr>
      </w:pPr>
      <w:ins w:id="1566" w:author="나현종" w:date="2025-11-06T15:04:00Z" w16du:dateUtc="2025-11-06T06:04:00Z">
        <w:r>
          <w:rPr>
            <w:rFonts w:ascii="Batang" w:eastAsia="Batang" w:hAnsi="Batang" w:cs="Times New Roman"/>
            <w:b/>
            <w:bCs/>
            <w:rPrChange w:id="1567" w:author="나현종" w:date="2025-11-06T15:06:00Z" w16du:dateUtc="2025-11-06T06:06:00Z">
              <w:rPr>
                <w:rFonts w:ascii="Batang" w:eastAsia="Batang" w:hAnsi="Batang" w:cs="Times New Roman"/>
              </w:rPr>
            </w:rPrChange>
          </w:rPr>
          <w:t>Panel B: Performance by Information Integration Level</w:t>
        </w:r>
      </w:ins>
    </w:p>
    <w:p w14:paraId="192F44E5" w14:textId="77777777" w:rsidR="00A73940" w:rsidRPr="00A73940" w:rsidRDefault="00A73940" w:rsidP="00A73940">
      <w:pPr>
        <w:widowControl/>
        <w:wordWrap/>
        <w:autoSpaceDE/>
        <w:autoSpaceDN/>
        <w:rPr>
          <w:ins w:id="1568"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569" w:author="나현종" w:date="2025-11-06T15:08:00Z" w16du:dateUtc="2025-11-06T06:08:00Z">
          <w:tblPr>
            <w:tblStyle w:val="TableGrid"/>
            <w:tblW w:w="0" w:type="auto"/>
            <w:tblLayout w:type="fixed"/>
            <w:tblLook w:val="04A0" w:firstRow="1" w:lastRow="0" w:firstColumn="1" w:lastColumn="0" w:noHBand="0" w:noVBand="1"/>
          </w:tblPr>
        </w:tblPrChange>
      </w:tblPr>
      <w:tblGrid>
        <w:gridCol w:w="2276"/>
        <w:gridCol w:w="1179"/>
        <w:gridCol w:w="1179"/>
        <w:gridCol w:w="1179"/>
        <w:gridCol w:w="1179"/>
        <w:gridCol w:w="1179"/>
        <w:gridCol w:w="1179"/>
        <w:tblGridChange w:id="1570">
          <w:tblGrid>
            <w:gridCol w:w="115"/>
            <w:gridCol w:w="2161"/>
            <w:gridCol w:w="115"/>
            <w:gridCol w:w="1064"/>
            <w:gridCol w:w="115"/>
            <w:gridCol w:w="1064"/>
            <w:gridCol w:w="115"/>
            <w:gridCol w:w="1064"/>
            <w:gridCol w:w="115"/>
            <w:gridCol w:w="1064"/>
            <w:gridCol w:w="115"/>
            <w:gridCol w:w="1064"/>
            <w:gridCol w:w="115"/>
            <w:gridCol w:w="1064"/>
            <w:gridCol w:w="115"/>
          </w:tblGrid>
        </w:tblGridChange>
      </w:tblGrid>
      <w:tr w:rsidR="00A73940" w:rsidRPr="0031431D" w14:paraId="367CB43B" w14:textId="77777777" w:rsidTr="00A73940">
        <w:trPr>
          <w:ins w:id="1571" w:author="나현종" w:date="2025-11-06T15:05:00Z"/>
          <w:trPrChange w:id="1572" w:author="나현종" w:date="2025-11-06T15:08:00Z" w16du:dateUtc="2025-11-06T06:08:00Z">
            <w:trPr>
              <w:gridBefore w:val="1"/>
            </w:trPr>
          </w:trPrChange>
        </w:trPr>
        <w:tc>
          <w:tcPr>
            <w:tcW w:w="2276" w:type="dxa"/>
            <w:tcBorders>
              <w:bottom w:val="single" w:sz="4" w:space="0" w:color="auto"/>
            </w:tcBorders>
            <w:vAlign w:val="center"/>
            <w:tcPrChange w:id="1573" w:author="나현종" w:date="2025-11-06T15:08:00Z" w16du:dateUtc="2025-11-06T06:08:00Z">
              <w:tcPr>
                <w:tcW w:w="2276" w:type="dxa"/>
                <w:gridSpan w:val="2"/>
                <w:vAlign w:val="center"/>
              </w:tcPr>
            </w:tcPrChange>
          </w:tcPr>
          <w:p w14:paraId="0BA4532D" w14:textId="77777777" w:rsidR="00A73940" w:rsidRPr="0031431D" w:rsidRDefault="00A73940">
            <w:pPr>
              <w:widowControl/>
              <w:wordWrap/>
              <w:autoSpaceDE/>
              <w:autoSpaceDN/>
              <w:jc w:val="center"/>
              <w:rPr>
                <w:ins w:id="1574" w:author="나현종" w:date="2025-11-06T15:05:00Z" w16du:dateUtc="2025-11-06T06:05:00Z"/>
                <w:rFonts w:ascii="Batang" w:eastAsia="Batang" w:hAnsi="Batang" w:cs="Times New Roman"/>
              </w:rPr>
              <w:pPrChange w:id="1575" w:author="나현종" w:date="2025-11-06T15:07:00Z" w16du:dateUtc="2025-11-06T06:07:00Z">
                <w:pPr>
                  <w:widowControl/>
                  <w:wordWrap/>
                  <w:autoSpaceDE/>
                  <w:autoSpaceDN/>
                </w:pPr>
              </w:pPrChange>
            </w:pPr>
          </w:p>
        </w:tc>
        <w:tc>
          <w:tcPr>
            <w:tcW w:w="1179" w:type="dxa"/>
            <w:tcBorders>
              <w:bottom w:val="single" w:sz="4" w:space="0" w:color="auto"/>
            </w:tcBorders>
            <w:vAlign w:val="center"/>
            <w:tcPrChange w:id="1576" w:author="나현종" w:date="2025-11-06T15:08:00Z" w16du:dateUtc="2025-11-06T06:08:00Z">
              <w:tcPr>
                <w:tcW w:w="1179" w:type="dxa"/>
                <w:gridSpan w:val="2"/>
                <w:vAlign w:val="center"/>
              </w:tcPr>
            </w:tcPrChange>
          </w:tcPr>
          <w:p w14:paraId="3A1793F4" w14:textId="6E53465A" w:rsidR="00A73940" w:rsidRPr="0031431D" w:rsidRDefault="00A73940">
            <w:pPr>
              <w:widowControl/>
              <w:wordWrap/>
              <w:autoSpaceDE/>
              <w:autoSpaceDN/>
              <w:jc w:val="center"/>
              <w:rPr>
                <w:ins w:id="1577" w:author="나현종" w:date="2025-11-06T15:05:00Z" w16du:dateUtc="2025-11-06T06:05:00Z"/>
                <w:rFonts w:ascii="Batang" w:eastAsia="Batang" w:hAnsi="Batang" w:cs="Times New Roman"/>
              </w:rPr>
              <w:pPrChange w:id="1578" w:author="나현종" w:date="2025-11-06T15:07:00Z" w16du:dateUtc="2025-11-06T06:07:00Z">
                <w:pPr>
                  <w:widowControl/>
                  <w:wordWrap/>
                  <w:autoSpaceDE/>
                  <w:autoSpaceDN/>
                </w:pPr>
              </w:pPrChange>
            </w:pPr>
            <w:ins w:id="1579" w:author="나현종" w:date="2025-11-06T15:05:00Z" w16du:dateUtc="2025-11-06T06:05:00Z">
              <w:r>
                <w:rPr>
                  <w:rFonts w:ascii="Batang" w:eastAsia="Batang" w:hAnsi="Batang" w:cs="Times New Roman"/>
                </w:rPr>
                <w:t>Tier 1</w:t>
              </w:r>
            </w:ins>
          </w:p>
        </w:tc>
        <w:tc>
          <w:tcPr>
            <w:tcW w:w="1179" w:type="dxa"/>
            <w:tcBorders>
              <w:bottom w:val="single" w:sz="4" w:space="0" w:color="auto"/>
            </w:tcBorders>
            <w:vAlign w:val="center"/>
            <w:tcPrChange w:id="1580" w:author="나현종" w:date="2025-11-06T15:08:00Z" w16du:dateUtc="2025-11-06T06:08:00Z">
              <w:tcPr>
                <w:tcW w:w="1179" w:type="dxa"/>
                <w:gridSpan w:val="2"/>
                <w:vAlign w:val="center"/>
              </w:tcPr>
            </w:tcPrChange>
          </w:tcPr>
          <w:p w14:paraId="3593D0BB" w14:textId="14A1AE4B" w:rsidR="00A73940" w:rsidRPr="0031431D" w:rsidRDefault="00A73940">
            <w:pPr>
              <w:widowControl/>
              <w:wordWrap/>
              <w:autoSpaceDE/>
              <w:autoSpaceDN/>
              <w:jc w:val="center"/>
              <w:rPr>
                <w:ins w:id="1581" w:author="나현종" w:date="2025-11-06T15:05:00Z" w16du:dateUtc="2025-11-06T06:05:00Z"/>
                <w:rFonts w:ascii="Batang" w:eastAsia="Batang" w:hAnsi="Batang" w:cs="Times New Roman"/>
              </w:rPr>
              <w:pPrChange w:id="1582" w:author="나현종" w:date="2025-11-06T15:07:00Z" w16du:dateUtc="2025-11-06T06:07:00Z">
                <w:pPr>
                  <w:widowControl/>
                  <w:wordWrap/>
                  <w:autoSpaceDE/>
                  <w:autoSpaceDN/>
                </w:pPr>
              </w:pPrChange>
            </w:pPr>
            <w:ins w:id="1583" w:author="나현종" w:date="2025-11-06T15:05:00Z" w16du:dateUtc="2025-11-06T06:05:00Z">
              <w:r>
                <w:rPr>
                  <w:rFonts w:ascii="Batang" w:eastAsia="Batang" w:hAnsi="Batang" w:cs="Times New Roman"/>
                </w:rPr>
                <w:t>Tier 2</w:t>
              </w:r>
            </w:ins>
          </w:p>
        </w:tc>
        <w:tc>
          <w:tcPr>
            <w:tcW w:w="1179" w:type="dxa"/>
            <w:tcBorders>
              <w:bottom w:val="single" w:sz="4" w:space="0" w:color="auto"/>
            </w:tcBorders>
            <w:vAlign w:val="center"/>
            <w:tcPrChange w:id="1584" w:author="나현종" w:date="2025-11-06T15:08:00Z" w16du:dateUtc="2025-11-06T06:08:00Z">
              <w:tcPr>
                <w:tcW w:w="1179" w:type="dxa"/>
                <w:gridSpan w:val="2"/>
                <w:vAlign w:val="center"/>
              </w:tcPr>
            </w:tcPrChange>
          </w:tcPr>
          <w:p w14:paraId="02BB6EA7" w14:textId="67D1A880" w:rsidR="00A73940" w:rsidRPr="0031431D" w:rsidRDefault="00A73940">
            <w:pPr>
              <w:widowControl/>
              <w:wordWrap/>
              <w:autoSpaceDE/>
              <w:autoSpaceDN/>
              <w:jc w:val="center"/>
              <w:rPr>
                <w:ins w:id="1585" w:author="나현종" w:date="2025-11-06T15:05:00Z" w16du:dateUtc="2025-11-06T06:05:00Z"/>
                <w:rFonts w:ascii="Batang" w:eastAsia="Batang" w:hAnsi="Batang" w:cs="Times New Roman"/>
              </w:rPr>
              <w:pPrChange w:id="1586" w:author="나현종" w:date="2025-11-06T15:07:00Z" w16du:dateUtc="2025-11-06T06:07:00Z">
                <w:pPr>
                  <w:widowControl/>
                  <w:wordWrap/>
                  <w:autoSpaceDE/>
                  <w:autoSpaceDN/>
                </w:pPr>
              </w:pPrChange>
            </w:pPr>
            <w:ins w:id="1587" w:author="나현종" w:date="2025-11-06T15:05:00Z" w16du:dateUtc="2025-11-06T06:05:00Z">
              <w:r>
                <w:rPr>
                  <w:rFonts w:ascii="Batang" w:eastAsia="Batang" w:hAnsi="Batang" w:cs="Times New Roman"/>
                </w:rPr>
                <w:t>Tier 3</w:t>
              </w:r>
            </w:ins>
          </w:p>
        </w:tc>
        <w:tc>
          <w:tcPr>
            <w:tcW w:w="1179" w:type="dxa"/>
            <w:tcBorders>
              <w:bottom w:val="single" w:sz="4" w:space="0" w:color="auto"/>
            </w:tcBorders>
            <w:vAlign w:val="center"/>
            <w:tcPrChange w:id="1588" w:author="나현종" w:date="2025-11-06T15:08:00Z" w16du:dateUtc="2025-11-06T06:08:00Z">
              <w:tcPr>
                <w:tcW w:w="1179" w:type="dxa"/>
                <w:gridSpan w:val="2"/>
                <w:vAlign w:val="center"/>
              </w:tcPr>
            </w:tcPrChange>
          </w:tcPr>
          <w:p w14:paraId="5C9C713A" w14:textId="77777777" w:rsidR="00A73940" w:rsidRDefault="00A73940">
            <w:pPr>
              <w:widowControl/>
              <w:wordWrap/>
              <w:autoSpaceDE/>
              <w:autoSpaceDN/>
              <w:jc w:val="center"/>
              <w:rPr>
                <w:ins w:id="1589" w:author="나현종" w:date="2025-11-06T15:05:00Z" w16du:dateUtc="2025-11-06T06:05:00Z"/>
                <w:rFonts w:ascii="Batang" w:eastAsia="Batang" w:hAnsi="Batang" w:cs="Times New Roman"/>
              </w:rPr>
              <w:pPrChange w:id="1590" w:author="나현종" w:date="2025-11-06T15:07:00Z" w16du:dateUtc="2025-11-06T06:07:00Z">
                <w:pPr>
                  <w:widowControl/>
                  <w:wordWrap/>
                  <w:autoSpaceDE/>
                  <w:autoSpaceDN/>
                </w:pPr>
              </w:pPrChange>
            </w:pPr>
            <w:ins w:id="1591" w:author="나현종" w:date="2025-11-06T15:05:00Z" w16du:dateUtc="2025-11-06T06:05:00Z">
              <w:r>
                <w:rPr>
                  <w:rFonts w:ascii="Batang" w:eastAsia="Batang" w:hAnsi="Batang" w:cs="Times New Roman"/>
                </w:rPr>
                <w:t>T2 - T1</w:t>
              </w:r>
            </w:ins>
          </w:p>
          <w:p w14:paraId="6B90B28A" w14:textId="6A93DA8F" w:rsidR="00A73940" w:rsidRPr="0031431D" w:rsidRDefault="00A73940">
            <w:pPr>
              <w:widowControl/>
              <w:wordWrap/>
              <w:autoSpaceDE/>
              <w:autoSpaceDN/>
              <w:jc w:val="center"/>
              <w:rPr>
                <w:ins w:id="1592" w:author="나현종" w:date="2025-11-06T15:05:00Z" w16du:dateUtc="2025-11-06T06:05:00Z"/>
                <w:rFonts w:ascii="Batang" w:eastAsia="Batang" w:hAnsi="Batang" w:cs="Times New Roman"/>
              </w:rPr>
              <w:pPrChange w:id="1593" w:author="나현종" w:date="2025-11-06T15:07:00Z" w16du:dateUtc="2025-11-06T06:07:00Z">
                <w:pPr>
                  <w:widowControl/>
                  <w:wordWrap/>
                  <w:autoSpaceDE/>
                  <w:autoSpaceDN/>
                </w:pPr>
              </w:pPrChange>
            </w:pPr>
            <w:ins w:id="1594" w:author="나현종" w:date="2025-11-06T15:05:00Z" w16du:dateUtc="2025-11-06T06:05:00Z">
              <w:r>
                <w:rPr>
                  <w:rFonts w:ascii="Batang" w:eastAsia="Batang" w:hAnsi="Batang" w:cs="Times New Roman"/>
                </w:rPr>
                <w:t>(t-stat)</w:t>
              </w:r>
            </w:ins>
          </w:p>
        </w:tc>
        <w:tc>
          <w:tcPr>
            <w:tcW w:w="1179" w:type="dxa"/>
            <w:tcBorders>
              <w:bottom w:val="single" w:sz="4" w:space="0" w:color="auto"/>
            </w:tcBorders>
            <w:vAlign w:val="center"/>
            <w:tcPrChange w:id="1595" w:author="나현종" w:date="2025-11-06T15:08:00Z" w16du:dateUtc="2025-11-06T06:08:00Z">
              <w:tcPr>
                <w:tcW w:w="1179" w:type="dxa"/>
                <w:gridSpan w:val="2"/>
                <w:vAlign w:val="center"/>
              </w:tcPr>
            </w:tcPrChange>
          </w:tcPr>
          <w:p w14:paraId="4FECB590" w14:textId="77777777" w:rsidR="00A73940" w:rsidRDefault="00A73940">
            <w:pPr>
              <w:widowControl/>
              <w:wordWrap/>
              <w:autoSpaceDE/>
              <w:autoSpaceDN/>
              <w:jc w:val="center"/>
              <w:rPr>
                <w:ins w:id="1596" w:author="나현종" w:date="2025-11-06T15:05:00Z" w16du:dateUtc="2025-11-06T06:05:00Z"/>
                <w:rFonts w:ascii="Batang" w:eastAsia="Batang" w:hAnsi="Batang" w:cs="Times New Roman"/>
              </w:rPr>
              <w:pPrChange w:id="1597" w:author="나현종" w:date="2025-11-06T15:07:00Z" w16du:dateUtc="2025-11-06T06:07:00Z">
                <w:pPr>
                  <w:widowControl/>
                  <w:wordWrap/>
                  <w:autoSpaceDE/>
                  <w:autoSpaceDN/>
                </w:pPr>
              </w:pPrChange>
            </w:pPr>
            <w:ins w:id="1598" w:author="나현종" w:date="2025-11-06T15:05:00Z" w16du:dateUtc="2025-11-06T06:05:00Z">
              <w:r>
                <w:rPr>
                  <w:rFonts w:ascii="Batang" w:eastAsia="Batang" w:hAnsi="Batang" w:cs="Times New Roman"/>
                </w:rPr>
                <w:t>T3 - T2</w:t>
              </w:r>
            </w:ins>
          </w:p>
          <w:p w14:paraId="291E48FB" w14:textId="5D401259" w:rsidR="00A73940" w:rsidRPr="0031431D" w:rsidRDefault="00A73940">
            <w:pPr>
              <w:widowControl/>
              <w:wordWrap/>
              <w:autoSpaceDE/>
              <w:autoSpaceDN/>
              <w:jc w:val="center"/>
              <w:rPr>
                <w:ins w:id="1599" w:author="나현종" w:date="2025-11-06T15:05:00Z" w16du:dateUtc="2025-11-06T06:05:00Z"/>
                <w:rFonts w:ascii="Batang" w:eastAsia="Batang" w:hAnsi="Batang" w:cs="Times New Roman"/>
              </w:rPr>
              <w:pPrChange w:id="1600" w:author="나현종" w:date="2025-11-06T15:07:00Z" w16du:dateUtc="2025-11-06T06:07:00Z">
                <w:pPr>
                  <w:widowControl/>
                  <w:wordWrap/>
                  <w:autoSpaceDE/>
                  <w:autoSpaceDN/>
                </w:pPr>
              </w:pPrChange>
            </w:pPr>
            <w:ins w:id="1601" w:author="나현종" w:date="2025-11-06T15:05:00Z" w16du:dateUtc="2025-11-06T06:05:00Z">
              <w:r>
                <w:rPr>
                  <w:rFonts w:ascii="Batang" w:eastAsia="Batang" w:hAnsi="Batang" w:cs="Times New Roman"/>
                </w:rPr>
                <w:t>(t-stat)</w:t>
              </w:r>
            </w:ins>
          </w:p>
        </w:tc>
        <w:tc>
          <w:tcPr>
            <w:tcW w:w="1179" w:type="dxa"/>
            <w:tcBorders>
              <w:bottom w:val="single" w:sz="4" w:space="0" w:color="auto"/>
            </w:tcBorders>
            <w:vAlign w:val="center"/>
            <w:tcPrChange w:id="1602" w:author="나현종" w:date="2025-11-06T15:08:00Z" w16du:dateUtc="2025-11-06T06:08:00Z">
              <w:tcPr>
                <w:tcW w:w="1179" w:type="dxa"/>
                <w:gridSpan w:val="2"/>
                <w:vAlign w:val="center"/>
              </w:tcPr>
            </w:tcPrChange>
          </w:tcPr>
          <w:p w14:paraId="1F80F690" w14:textId="77777777" w:rsidR="00A73940" w:rsidRDefault="00A73940">
            <w:pPr>
              <w:widowControl/>
              <w:wordWrap/>
              <w:autoSpaceDE/>
              <w:autoSpaceDN/>
              <w:jc w:val="center"/>
              <w:rPr>
                <w:ins w:id="1603" w:author="나현종" w:date="2025-11-06T15:05:00Z" w16du:dateUtc="2025-11-06T06:05:00Z"/>
                <w:rFonts w:ascii="Batang" w:eastAsia="Batang" w:hAnsi="Batang" w:cs="Times New Roman"/>
              </w:rPr>
              <w:pPrChange w:id="1604" w:author="나현종" w:date="2025-11-06T15:07:00Z" w16du:dateUtc="2025-11-06T06:07:00Z">
                <w:pPr>
                  <w:widowControl/>
                  <w:wordWrap/>
                  <w:autoSpaceDE/>
                  <w:autoSpaceDN/>
                </w:pPr>
              </w:pPrChange>
            </w:pPr>
            <w:ins w:id="1605" w:author="나현종" w:date="2025-11-06T15:05:00Z" w16du:dateUtc="2025-11-06T06:05:00Z">
              <w:r>
                <w:rPr>
                  <w:rFonts w:ascii="Batang" w:eastAsia="Batang" w:hAnsi="Batang" w:cs="Times New Roman"/>
                </w:rPr>
                <w:t>T3 - T1</w:t>
              </w:r>
            </w:ins>
          </w:p>
          <w:p w14:paraId="09E27E82" w14:textId="0F6B4A36" w:rsidR="00A73940" w:rsidRPr="0031431D" w:rsidRDefault="00A73940">
            <w:pPr>
              <w:widowControl/>
              <w:wordWrap/>
              <w:autoSpaceDE/>
              <w:autoSpaceDN/>
              <w:jc w:val="center"/>
              <w:rPr>
                <w:ins w:id="1606" w:author="나현종" w:date="2025-11-06T15:05:00Z" w16du:dateUtc="2025-11-06T06:05:00Z"/>
                <w:rFonts w:ascii="Batang" w:eastAsia="Batang" w:hAnsi="Batang" w:cs="Times New Roman"/>
              </w:rPr>
              <w:pPrChange w:id="1607" w:author="나현종" w:date="2025-11-06T15:07:00Z" w16du:dateUtc="2025-11-06T06:07:00Z">
                <w:pPr>
                  <w:widowControl/>
                  <w:wordWrap/>
                  <w:autoSpaceDE/>
                  <w:autoSpaceDN/>
                </w:pPr>
              </w:pPrChange>
            </w:pPr>
            <w:ins w:id="1608" w:author="나현종" w:date="2025-11-06T15:05:00Z" w16du:dateUtc="2025-11-06T06:05:00Z">
              <w:r>
                <w:rPr>
                  <w:rFonts w:ascii="Batang" w:eastAsia="Batang" w:hAnsi="Batang" w:cs="Times New Roman"/>
                </w:rPr>
                <w:t>(t-stat)</w:t>
              </w:r>
            </w:ins>
          </w:p>
        </w:tc>
      </w:tr>
      <w:tr w:rsidR="00A73940" w:rsidRPr="0031431D" w14:paraId="093A93FA" w14:textId="77777777" w:rsidTr="00A73940">
        <w:trPr>
          <w:ins w:id="1609" w:author="나현종" w:date="2025-11-06T15:05:00Z"/>
          <w:trPrChange w:id="1610" w:author="나현종" w:date="2025-11-06T15:08:00Z" w16du:dateUtc="2025-11-06T06:08:00Z">
            <w:trPr>
              <w:gridBefore w:val="1"/>
            </w:trPr>
          </w:trPrChange>
        </w:trPr>
        <w:tc>
          <w:tcPr>
            <w:tcW w:w="2276" w:type="dxa"/>
            <w:tcBorders>
              <w:top w:val="single" w:sz="4" w:space="0" w:color="auto"/>
              <w:bottom w:val="nil"/>
            </w:tcBorders>
            <w:tcPrChange w:id="1611" w:author="나현종" w:date="2025-11-06T15:08:00Z" w16du:dateUtc="2025-11-06T06:08:00Z">
              <w:tcPr>
                <w:tcW w:w="2276" w:type="dxa"/>
                <w:gridSpan w:val="2"/>
              </w:tcPr>
            </w:tcPrChange>
          </w:tcPr>
          <w:p w14:paraId="49C41DD8" w14:textId="705AF04C" w:rsidR="00A73940" w:rsidRPr="0031431D" w:rsidRDefault="00A73940">
            <w:pPr>
              <w:widowControl/>
              <w:wordWrap/>
              <w:autoSpaceDE/>
              <w:autoSpaceDN/>
              <w:rPr>
                <w:ins w:id="1612" w:author="나현종" w:date="2025-11-06T15:05:00Z" w16du:dateUtc="2025-11-06T06:05:00Z"/>
                <w:rFonts w:ascii="Batang" w:eastAsia="Batang" w:hAnsi="Batang" w:cs="Times New Roman"/>
              </w:rPr>
            </w:pPr>
            <w:ins w:id="1613" w:author="나현종" w:date="2025-11-06T15:05:00Z" w16du:dateUtc="2025-11-06T06:05:00Z">
              <w:r>
                <w:rPr>
                  <w:rFonts w:ascii="Batang" w:eastAsia="Batang" w:hAnsi="Batang" w:cs="Times New Roman"/>
                </w:rPr>
                <w:t>Cumulative Return</w:t>
              </w:r>
            </w:ins>
          </w:p>
        </w:tc>
        <w:tc>
          <w:tcPr>
            <w:tcW w:w="1179" w:type="dxa"/>
            <w:tcBorders>
              <w:top w:val="single" w:sz="4" w:space="0" w:color="auto"/>
              <w:bottom w:val="nil"/>
            </w:tcBorders>
            <w:vAlign w:val="center"/>
            <w:tcPrChange w:id="1614" w:author="나현종" w:date="2025-11-06T15:08:00Z" w16du:dateUtc="2025-11-06T06:08:00Z">
              <w:tcPr>
                <w:tcW w:w="1179" w:type="dxa"/>
                <w:gridSpan w:val="2"/>
                <w:vAlign w:val="center"/>
              </w:tcPr>
            </w:tcPrChange>
          </w:tcPr>
          <w:p w14:paraId="03B9CECD" w14:textId="77777777" w:rsidR="00A73940" w:rsidRPr="0031431D" w:rsidRDefault="00A73940">
            <w:pPr>
              <w:widowControl/>
              <w:wordWrap/>
              <w:autoSpaceDE/>
              <w:autoSpaceDN/>
              <w:jc w:val="right"/>
              <w:rPr>
                <w:ins w:id="1615" w:author="나현종" w:date="2025-11-06T15:05:00Z" w16du:dateUtc="2025-11-06T06:05:00Z"/>
                <w:rFonts w:ascii="Batang" w:eastAsia="Batang" w:hAnsi="Batang" w:cs="Times New Roman"/>
              </w:rPr>
              <w:pPrChange w:id="1616"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0.732</w:t>
              </w:r>
            </w:ins>
          </w:p>
        </w:tc>
        <w:tc>
          <w:tcPr>
            <w:tcW w:w="1179" w:type="dxa"/>
            <w:tcBorders>
              <w:top w:val="single" w:sz="4" w:space="0" w:color="auto"/>
              <w:bottom w:val="nil"/>
            </w:tcBorders>
            <w:vAlign w:val="center"/>
            <w:tcPrChange w:id="1617" w:author="나현종" w:date="2025-11-06T15:08:00Z" w16du:dateUtc="2025-11-06T06:08:00Z">
              <w:tcPr>
                <w:tcW w:w="1179" w:type="dxa"/>
                <w:gridSpan w:val="2"/>
                <w:vAlign w:val="center"/>
              </w:tcPr>
            </w:tcPrChange>
          </w:tcPr>
          <w:p w14:paraId="0A3F2E19" w14:textId="77777777" w:rsidR="00A73940" w:rsidRPr="0031431D" w:rsidRDefault="00A73940">
            <w:pPr>
              <w:widowControl/>
              <w:wordWrap/>
              <w:autoSpaceDE/>
              <w:autoSpaceDN/>
              <w:jc w:val="right"/>
              <w:rPr>
                <w:ins w:id="1618" w:author="나현종" w:date="2025-11-06T15:05:00Z" w16du:dateUtc="2025-11-06T06:05:00Z"/>
                <w:rFonts w:ascii="Batang" w:eastAsia="Batang" w:hAnsi="Batang" w:cs="Times New Roman"/>
              </w:rPr>
              <w:pPrChange w:id="1619"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0.489</w:t>
              </w:r>
            </w:ins>
          </w:p>
        </w:tc>
        <w:tc>
          <w:tcPr>
            <w:tcW w:w="1179" w:type="dxa"/>
            <w:tcBorders>
              <w:top w:val="single" w:sz="4" w:space="0" w:color="auto"/>
              <w:bottom w:val="nil"/>
            </w:tcBorders>
            <w:vAlign w:val="center"/>
            <w:tcPrChange w:id="1620" w:author="나현종" w:date="2025-11-06T15:08:00Z" w16du:dateUtc="2025-11-06T06:08:00Z">
              <w:tcPr>
                <w:tcW w:w="1179" w:type="dxa"/>
                <w:gridSpan w:val="2"/>
                <w:vAlign w:val="center"/>
              </w:tcPr>
            </w:tcPrChange>
          </w:tcPr>
          <w:p w14:paraId="34D81B39" w14:textId="77777777" w:rsidR="00A73940" w:rsidRPr="0031431D" w:rsidRDefault="00A73940">
            <w:pPr>
              <w:widowControl/>
              <w:wordWrap/>
              <w:autoSpaceDE/>
              <w:autoSpaceDN/>
              <w:jc w:val="right"/>
              <w:rPr>
                <w:ins w:id="1621" w:author="나현종" w:date="2025-11-06T15:05:00Z" w16du:dateUtc="2025-11-06T06:05:00Z"/>
                <w:rFonts w:ascii="Batang" w:eastAsia="Batang" w:hAnsi="Batang" w:cs="Times New Roman"/>
              </w:rPr>
              <w:pPrChange w:id="1622"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0.192</w:t>
              </w:r>
            </w:ins>
          </w:p>
        </w:tc>
        <w:tc>
          <w:tcPr>
            <w:tcW w:w="1179" w:type="dxa"/>
            <w:tcBorders>
              <w:top w:val="single" w:sz="4" w:space="0" w:color="auto"/>
              <w:bottom w:val="nil"/>
            </w:tcBorders>
            <w:vAlign w:val="center"/>
            <w:tcPrChange w:id="1623" w:author="나현종" w:date="2025-11-06T15:08:00Z" w16du:dateUtc="2025-11-06T06:08:00Z">
              <w:tcPr>
                <w:tcW w:w="1179" w:type="dxa"/>
                <w:gridSpan w:val="2"/>
                <w:vAlign w:val="center"/>
              </w:tcPr>
            </w:tcPrChange>
          </w:tcPr>
          <w:p w14:paraId="61991EA4" w14:textId="54953D1C" w:rsidR="00A73940" w:rsidRPr="0031431D" w:rsidRDefault="00A73940">
            <w:pPr>
              <w:widowControl/>
              <w:wordWrap/>
              <w:autoSpaceDE/>
              <w:autoSpaceDN/>
              <w:jc w:val="right"/>
              <w:rPr>
                <w:ins w:id="1624" w:author="나현종" w:date="2025-11-06T15:05:00Z" w16du:dateUtc="2025-11-06T06:05:00Z"/>
                <w:rFonts w:ascii="Batang" w:eastAsia="Batang" w:hAnsi="Batang" w:cs="Times New Roman"/>
              </w:rPr>
              <w:pPrChange w:id="1625"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-0.243 (-2.50)</w:t>
              </w:r>
            </w:ins>
          </w:p>
        </w:tc>
        <w:tc>
          <w:tcPr>
            <w:tcW w:w="1179" w:type="dxa"/>
            <w:tcBorders>
              <w:top w:val="single" w:sz="4" w:space="0" w:color="auto"/>
              <w:bottom w:val="nil"/>
            </w:tcBorders>
            <w:vAlign w:val="center"/>
            <w:tcPrChange w:id="1626" w:author="나현종" w:date="2025-11-06T15:08:00Z" w16du:dateUtc="2025-11-06T06:08:00Z">
              <w:tcPr>
                <w:tcW w:w="1179" w:type="dxa"/>
                <w:gridSpan w:val="2"/>
                <w:vAlign w:val="center"/>
              </w:tcPr>
            </w:tcPrChange>
          </w:tcPr>
          <w:p w14:paraId="4A39579D" w14:textId="04D0AD4E" w:rsidR="00A73940" w:rsidRPr="0031431D" w:rsidRDefault="00A73940">
            <w:pPr>
              <w:widowControl/>
              <w:wordWrap/>
              <w:autoSpaceDE/>
              <w:autoSpaceDN/>
              <w:jc w:val="right"/>
              <w:rPr>
                <w:ins w:id="1627" w:author="나현종" w:date="2025-11-06T15:05:00Z" w16du:dateUtc="2025-11-06T06:05:00Z"/>
                <w:rFonts w:ascii="Batang" w:eastAsia="Batang" w:hAnsi="Batang" w:cs="Times New Roman"/>
              </w:rPr>
              <w:pPrChange w:id="1628"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-0.297 (-2.51)</w:t>
              </w:r>
            </w:ins>
          </w:p>
        </w:tc>
        <w:tc>
          <w:tcPr>
            <w:tcW w:w="1179" w:type="dxa"/>
            <w:tcBorders>
              <w:top w:val="single" w:sz="4" w:space="0" w:color="auto"/>
              <w:bottom w:val="nil"/>
            </w:tcBorders>
            <w:vAlign w:val="center"/>
            <w:tcPrChange w:id="1629" w:author="나현종" w:date="2025-11-06T15:08:00Z" w16du:dateUtc="2025-11-06T06:08:00Z">
              <w:tcPr>
                <w:tcW w:w="1179" w:type="dxa"/>
                <w:gridSpan w:val="2"/>
                <w:vAlign w:val="center"/>
              </w:tcPr>
            </w:tcPrChange>
          </w:tcPr>
          <w:p w14:paraId="14E2FA4E" w14:textId="682F976A" w:rsidR="00A73940" w:rsidRPr="0031431D" w:rsidRDefault="00A73940">
            <w:pPr>
              <w:widowControl/>
              <w:wordWrap/>
              <w:autoSpaceDE/>
              <w:autoSpaceDN/>
              <w:jc w:val="right"/>
              <w:rPr>
                <w:ins w:id="1630" w:author="나현종" w:date="2025-11-06T15:05:00Z" w16du:dateUtc="2025-11-06T06:05:00Z"/>
                <w:rFonts w:ascii="Batang" w:eastAsia="Batang" w:hAnsi="Batang" w:cs="Times New Roman"/>
              </w:rPr>
              <w:pPrChange w:id="1631"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-0.540 (-5.77)</w:t>
              </w:r>
            </w:ins>
          </w:p>
        </w:tc>
      </w:tr>
      <w:tr w:rsidR="00A73940" w:rsidRPr="0031431D" w14:paraId="7157FF2E" w14:textId="77777777" w:rsidTr="00A73940">
        <w:trPr>
          <w:ins w:id="1632" w:author="나현종" w:date="2025-11-06T15:05:00Z"/>
          <w:trPrChange w:id="1633" w:author="나현종" w:date="2025-11-06T15:08:00Z" w16du:dateUtc="2025-11-06T06:08:00Z">
            <w:trPr>
              <w:gridBefore w:val="1"/>
            </w:trPr>
          </w:trPrChange>
        </w:trPr>
        <w:tc>
          <w:tcPr>
            <w:tcW w:w="2276" w:type="dxa"/>
            <w:tcBorders>
              <w:top w:val="nil"/>
              <w:bottom w:val="single" w:sz="4" w:space="0" w:color="auto"/>
            </w:tcBorders>
            <w:tcPrChange w:id="1634" w:author="나현종" w:date="2025-11-06T15:08:00Z" w16du:dateUtc="2025-11-06T06:08:00Z">
              <w:tcPr>
                <w:tcW w:w="2276" w:type="dxa"/>
                <w:gridSpan w:val="2"/>
              </w:tcPr>
            </w:tcPrChange>
          </w:tcPr>
          <w:p w14:paraId="105A000C" w14:textId="77777777" w:rsidR="00A73940" w:rsidRPr="0031431D" w:rsidRDefault="00A73940">
            <w:pPr>
              <w:widowControl/>
              <w:wordWrap/>
              <w:autoSpaceDE/>
              <w:autoSpaceDN/>
              <w:rPr>
                <w:ins w:id="1635" w:author="나현종" w:date="2025-11-06T15:05:00Z" w16du:dateUtc="2025-11-06T06:05:00Z"/>
                <w:rFonts w:ascii="Batang" w:eastAsia="Batang" w:hAnsi="Batang" w:cs="Times New Roman"/>
              </w:rPr>
            </w:pPr>
            <w:ins w:id="1636" w:author="나현종" w:date="2025-11-06T15:05:00Z" w16du:dateUtc="2025-11-06T06:05:00Z">
              <w:r>
                <w:rPr>
                  <w:rFonts w:ascii="Batang" w:eastAsia="Batang" w:hAnsi="Batang" w:cs="Times New Roman"/>
                </w:rPr>
                <w:t>Information Ratio</w:t>
              </w:r>
            </w:ins>
          </w:p>
        </w:tc>
        <w:tc>
          <w:tcPr>
            <w:tcW w:w="1179" w:type="dxa"/>
            <w:tcBorders>
              <w:top w:val="nil"/>
              <w:bottom w:val="single" w:sz="4" w:space="0" w:color="auto"/>
            </w:tcBorders>
            <w:vAlign w:val="center"/>
            <w:tcPrChange w:id="1637" w:author="나현종" w:date="2025-11-06T15:08:00Z" w16du:dateUtc="2025-11-06T06:08:00Z">
              <w:tcPr>
                <w:tcW w:w="1179" w:type="dxa"/>
                <w:gridSpan w:val="2"/>
                <w:vAlign w:val="center"/>
              </w:tcPr>
            </w:tcPrChange>
          </w:tcPr>
          <w:p w14:paraId="67C092B7" w14:textId="77777777" w:rsidR="00A73940" w:rsidRPr="0031431D" w:rsidRDefault="00A73940">
            <w:pPr>
              <w:widowControl/>
              <w:wordWrap/>
              <w:autoSpaceDE/>
              <w:autoSpaceDN/>
              <w:jc w:val="right"/>
              <w:rPr>
                <w:ins w:id="1638" w:author="나현종" w:date="2025-11-06T15:05:00Z" w16du:dateUtc="2025-11-06T06:05:00Z"/>
                <w:rFonts w:ascii="Batang" w:eastAsia="Batang" w:hAnsi="Batang" w:cs="Times New Roman"/>
              </w:rPr>
              <w:pPrChange w:id="1639"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1.483</w:t>
              </w:r>
            </w:ins>
          </w:p>
        </w:tc>
        <w:tc>
          <w:tcPr>
            <w:tcW w:w="1179" w:type="dxa"/>
            <w:tcBorders>
              <w:top w:val="nil"/>
              <w:bottom w:val="single" w:sz="4" w:space="0" w:color="auto"/>
            </w:tcBorders>
            <w:vAlign w:val="center"/>
            <w:tcPrChange w:id="1640" w:author="나현종" w:date="2025-11-06T15:08:00Z" w16du:dateUtc="2025-11-06T06:08:00Z">
              <w:tcPr>
                <w:tcW w:w="1179" w:type="dxa"/>
                <w:gridSpan w:val="2"/>
                <w:vAlign w:val="center"/>
              </w:tcPr>
            </w:tcPrChange>
          </w:tcPr>
          <w:p w14:paraId="61C965D2" w14:textId="77777777" w:rsidR="00A73940" w:rsidRPr="0031431D" w:rsidRDefault="00A73940">
            <w:pPr>
              <w:widowControl/>
              <w:wordWrap/>
              <w:autoSpaceDE/>
              <w:autoSpaceDN/>
              <w:jc w:val="right"/>
              <w:rPr>
                <w:ins w:id="1641" w:author="나현종" w:date="2025-11-06T15:05:00Z" w16du:dateUtc="2025-11-06T06:05:00Z"/>
                <w:rFonts w:ascii="Batang" w:eastAsia="Batang" w:hAnsi="Batang" w:cs="Times New Roman"/>
              </w:rPr>
              <w:pPrChange w:id="1642"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1.110</w:t>
              </w:r>
            </w:ins>
          </w:p>
        </w:tc>
        <w:tc>
          <w:tcPr>
            <w:tcW w:w="1179" w:type="dxa"/>
            <w:tcBorders>
              <w:top w:val="nil"/>
              <w:bottom w:val="single" w:sz="4" w:space="0" w:color="auto"/>
            </w:tcBorders>
            <w:vAlign w:val="center"/>
            <w:tcPrChange w:id="1643" w:author="나현종" w:date="2025-11-06T15:08:00Z" w16du:dateUtc="2025-11-06T06:08:00Z">
              <w:tcPr>
                <w:tcW w:w="1179" w:type="dxa"/>
                <w:gridSpan w:val="2"/>
                <w:vAlign w:val="center"/>
              </w:tcPr>
            </w:tcPrChange>
          </w:tcPr>
          <w:p w14:paraId="06542659" w14:textId="77777777" w:rsidR="00A73940" w:rsidRPr="0031431D" w:rsidRDefault="00A73940">
            <w:pPr>
              <w:widowControl/>
              <w:wordWrap/>
              <w:autoSpaceDE/>
              <w:autoSpaceDN/>
              <w:jc w:val="right"/>
              <w:rPr>
                <w:ins w:id="1644" w:author="나현종" w:date="2025-11-06T15:05:00Z" w16du:dateUtc="2025-11-06T06:05:00Z"/>
                <w:rFonts w:ascii="Batang" w:eastAsia="Batang" w:hAnsi="Batang" w:cs="Times New Roman"/>
              </w:rPr>
              <w:pPrChange w:id="1645"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0.574</w:t>
              </w:r>
            </w:ins>
          </w:p>
        </w:tc>
        <w:tc>
          <w:tcPr>
            <w:tcW w:w="1179" w:type="dxa"/>
            <w:tcBorders>
              <w:top w:val="nil"/>
              <w:bottom w:val="single" w:sz="4" w:space="0" w:color="auto"/>
            </w:tcBorders>
            <w:vAlign w:val="center"/>
            <w:tcPrChange w:id="1646" w:author="나현종" w:date="2025-11-06T15:08:00Z" w16du:dateUtc="2025-11-06T06:08:00Z">
              <w:tcPr>
                <w:tcW w:w="1179" w:type="dxa"/>
                <w:gridSpan w:val="2"/>
                <w:vAlign w:val="center"/>
              </w:tcPr>
            </w:tcPrChange>
          </w:tcPr>
          <w:p w14:paraId="654FDDE0" w14:textId="013B2C8E" w:rsidR="00A73940" w:rsidRPr="0031431D" w:rsidRDefault="00A73940">
            <w:pPr>
              <w:widowControl/>
              <w:wordWrap/>
              <w:autoSpaceDE/>
              <w:autoSpaceDN/>
              <w:jc w:val="right"/>
              <w:rPr>
                <w:ins w:id="1647" w:author="나현종" w:date="2025-11-06T15:05:00Z" w16du:dateUtc="2025-11-06T06:05:00Z"/>
                <w:rFonts w:ascii="Batang" w:eastAsia="Batang" w:hAnsi="Batang" w:cs="Times New Roman"/>
              </w:rPr>
              <w:pPrChange w:id="1648"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-0.373 (-2.42)</w:t>
              </w:r>
            </w:ins>
          </w:p>
        </w:tc>
        <w:tc>
          <w:tcPr>
            <w:tcW w:w="1179" w:type="dxa"/>
            <w:tcBorders>
              <w:top w:val="nil"/>
              <w:bottom w:val="single" w:sz="4" w:space="0" w:color="auto"/>
            </w:tcBorders>
            <w:vAlign w:val="center"/>
            <w:tcPrChange w:id="1649" w:author="나현종" w:date="2025-11-06T15:08:00Z" w16du:dateUtc="2025-11-06T06:08:00Z">
              <w:tcPr>
                <w:tcW w:w="1179" w:type="dxa"/>
                <w:gridSpan w:val="2"/>
                <w:vAlign w:val="center"/>
              </w:tcPr>
            </w:tcPrChange>
          </w:tcPr>
          <w:p w14:paraId="43FFC765" w14:textId="153083C0" w:rsidR="00A73940" w:rsidRPr="0031431D" w:rsidRDefault="00A73940">
            <w:pPr>
              <w:widowControl/>
              <w:wordWrap/>
              <w:autoSpaceDE/>
              <w:autoSpaceDN/>
              <w:jc w:val="right"/>
              <w:rPr>
                <w:ins w:id="1650" w:author="나현종" w:date="2025-11-06T15:05:00Z" w16du:dateUtc="2025-11-06T06:05:00Z"/>
                <w:rFonts w:ascii="Batang" w:eastAsia="Batang" w:hAnsi="Batang" w:cs="Times New Roman"/>
              </w:rPr>
              <w:pPrChange w:id="1651"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-0.537 (-2.54)</w:t>
              </w:r>
            </w:ins>
          </w:p>
        </w:tc>
        <w:tc>
          <w:tcPr>
            <w:tcW w:w="1179" w:type="dxa"/>
            <w:tcBorders>
              <w:top w:val="nil"/>
              <w:bottom w:val="single" w:sz="4" w:space="0" w:color="auto"/>
            </w:tcBorders>
            <w:vAlign w:val="center"/>
            <w:tcPrChange w:id="1652" w:author="나현종" w:date="2025-11-06T15:08:00Z" w16du:dateUtc="2025-11-06T06:08:00Z">
              <w:tcPr>
                <w:tcW w:w="1179" w:type="dxa"/>
                <w:gridSpan w:val="2"/>
                <w:vAlign w:val="center"/>
              </w:tcPr>
            </w:tcPrChange>
          </w:tcPr>
          <w:p w14:paraId="4691528B" w14:textId="7C5648B7" w:rsidR="00A73940" w:rsidRPr="0031431D" w:rsidRDefault="00A73940">
            <w:pPr>
              <w:widowControl/>
              <w:wordWrap/>
              <w:autoSpaceDE/>
              <w:autoSpaceDN/>
              <w:jc w:val="right"/>
              <w:rPr>
                <w:ins w:id="1653" w:author="나현종" w:date="2025-11-06T15:05:00Z" w16du:dateUtc="2025-11-06T06:05:00Z"/>
                <w:rFonts w:ascii="Batang" w:eastAsia="Batang" w:hAnsi="Batang" w:cs="Times New Roman"/>
              </w:rPr>
              <w:pPrChange w:id="1654"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-0.909 (-5.36)</w:t>
              </w:r>
            </w:ins>
          </w:p>
        </w:tc>
      </w:tr>
      <w:tr w:rsidR="00A73940" w:rsidRPr="0031431D" w14:paraId="0212DCFC" w14:textId="77777777" w:rsidTr="00A73940">
        <w:trPr>
          <w:ins w:id="1655" w:author="나현종" w:date="2025-11-06T15:05:00Z"/>
          <w:trPrChange w:id="1656" w:author="나현종" w:date="2025-11-06T15:08:00Z" w16du:dateUtc="2025-11-06T06:08:00Z">
            <w:trPr>
              <w:gridBefore w:val="1"/>
            </w:trPr>
          </w:trPrChange>
        </w:trPr>
        <w:tc>
          <w:tcPr>
            <w:tcW w:w="2276" w:type="dxa"/>
            <w:tcBorders>
              <w:top w:val="single" w:sz="4" w:space="0" w:color="auto"/>
            </w:tcBorders>
            <w:tcPrChange w:id="1657" w:author="나현종" w:date="2025-11-06T15:08:00Z" w16du:dateUtc="2025-11-06T06:08:00Z">
              <w:tcPr>
                <w:tcW w:w="2276" w:type="dxa"/>
                <w:gridSpan w:val="2"/>
              </w:tcPr>
            </w:tcPrChange>
          </w:tcPr>
          <w:p w14:paraId="7FCC1292" w14:textId="77777777" w:rsidR="00A73940" w:rsidRPr="0031431D" w:rsidRDefault="00A73940">
            <w:pPr>
              <w:widowControl/>
              <w:wordWrap/>
              <w:autoSpaceDE/>
              <w:autoSpaceDN/>
              <w:rPr>
                <w:ins w:id="1658" w:author="나현종" w:date="2025-11-06T15:05:00Z" w16du:dateUtc="2025-11-06T06:05:00Z"/>
                <w:rFonts w:ascii="Batang" w:eastAsia="Batang" w:hAnsi="Batang" w:cs="Times New Roman"/>
              </w:rPr>
            </w:pPr>
            <w:ins w:id="1659" w:author="나현종" w:date="2025-11-06T15:05:00Z" w16du:dateUtc="2025-11-06T06:05:00Z">
              <w:r>
                <w:rPr>
                  <w:rFonts w:ascii="Batang" w:eastAsia="Batang" w:hAnsi="Batang" w:cs="Times New Roman"/>
                </w:rPr>
                <w:t>N (repetitions)</w:t>
              </w:r>
            </w:ins>
          </w:p>
        </w:tc>
        <w:tc>
          <w:tcPr>
            <w:tcW w:w="1179" w:type="dxa"/>
            <w:tcBorders>
              <w:top w:val="single" w:sz="4" w:space="0" w:color="auto"/>
            </w:tcBorders>
            <w:vAlign w:val="center"/>
            <w:tcPrChange w:id="1660" w:author="나현종" w:date="2025-11-06T15:08:00Z" w16du:dateUtc="2025-11-06T06:08:00Z">
              <w:tcPr>
                <w:tcW w:w="1179" w:type="dxa"/>
                <w:gridSpan w:val="2"/>
                <w:vAlign w:val="center"/>
              </w:tcPr>
            </w:tcPrChange>
          </w:tcPr>
          <w:p w14:paraId="52F160C0" w14:textId="11E21774" w:rsidR="00A73940" w:rsidRPr="0031431D" w:rsidRDefault="00A73940">
            <w:pPr>
              <w:widowControl/>
              <w:wordWrap/>
              <w:autoSpaceDE/>
              <w:autoSpaceDN/>
              <w:jc w:val="right"/>
              <w:rPr>
                <w:ins w:id="1661" w:author="나현종" w:date="2025-11-06T15:05:00Z" w16du:dateUtc="2025-11-06T06:05:00Z"/>
                <w:rFonts w:ascii="Batang" w:eastAsia="Batang" w:hAnsi="Batang" w:cs="Times New Roman"/>
              </w:rPr>
              <w:pPrChange w:id="1662"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49</w:t>
              </w:r>
            </w:ins>
          </w:p>
        </w:tc>
        <w:tc>
          <w:tcPr>
            <w:tcW w:w="1179" w:type="dxa"/>
            <w:tcBorders>
              <w:top w:val="single" w:sz="4" w:space="0" w:color="auto"/>
            </w:tcBorders>
            <w:vAlign w:val="center"/>
            <w:tcPrChange w:id="1663" w:author="나현종" w:date="2025-11-06T15:08:00Z" w16du:dateUtc="2025-11-06T06:08:00Z">
              <w:tcPr>
                <w:tcW w:w="1179" w:type="dxa"/>
                <w:gridSpan w:val="2"/>
                <w:vAlign w:val="center"/>
              </w:tcPr>
            </w:tcPrChange>
          </w:tcPr>
          <w:p w14:paraId="11198D61" w14:textId="6B17FA16" w:rsidR="00A73940" w:rsidRPr="0031431D" w:rsidRDefault="00A73940">
            <w:pPr>
              <w:widowControl/>
              <w:wordWrap/>
              <w:autoSpaceDE/>
              <w:autoSpaceDN/>
              <w:jc w:val="right"/>
              <w:rPr>
                <w:ins w:id="1664" w:author="나현종" w:date="2025-11-06T15:05:00Z" w16du:dateUtc="2025-11-06T06:05:00Z"/>
                <w:rFonts w:ascii="Batang" w:eastAsia="Batang" w:hAnsi="Batang" w:cs="Times New Roman"/>
              </w:rPr>
              <w:pPrChange w:id="1665"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49</w:t>
              </w:r>
            </w:ins>
          </w:p>
        </w:tc>
        <w:tc>
          <w:tcPr>
            <w:tcW w:w="1179" w:type="dxa"/>
            <w:tcBorders>
              <w:top w:val="single" w:sz="4" w:space="0" w:color="auto"/>
            </w:tcBorders>
            <w:vAlign w:val="center"/>
            <w:tcPrChange w:id="1666" w:author="나현종" w:date="2025-11-06T15:08:00Z" w16du:dateUtc="2025-11-06T06:08:00Z">
              <w:tcPr>
                <w:tcW w:w="1179" w:type="dxa"/>
                <w:gridSpan w:val="2"/>
                <w:vAlign w:val="center"/>
              </w:tcPr>
            </w:tcPrChange>
          </w:tcPr>
          <w:p w14:paraId="1C517DBC" w14:textId="69D9FEFC" w:rsidR="00A73940" w:rsidRPr="0031431D" w:rsidRDefault="00A73940">
            <w:pPr>
              <w:widowControl/>
              <w:wordWrap/>
              <w:autoSpaceDE/>
              <w:autoSpaceDN/>
              <w:jc w:val="right"/>
              <w:rPr>
                <w:ins w:id="1667" w:author="나현종" w:date="2025-11-06T15:05:00Z" w16du:dateUtc="2025-11-06T06:05:00Z"/>
                <w:rFonts w:ascii="Batang" w:eastAsia="Batang" w:hAnsi="Batang" w:cs="Times New Roman"/>
              </w:rPr>
              <w:pPrChange w:id="1668" w:author="나현종" w:date="2025-11-06T15:07:00Z" w16du:dateUtc="2025-11-06T06:07:00Z">
                <w:pPr>
                  <w:widowControl/>
                  <w:wordWrap/>
                  <w:autoSpaceDE/>
                  <w:autoSpaceDN/>
                </w:pPr>
              </w:pPrChange>
            </w:pPr>
            <w:ins w:id="1613" w:author="나현종" w:date="2025-11-06T15:05:00Z" w16du:dateUtc="2025-11-06T06:05:00Z">
              <w:r>
                <w:rPr>
                  <w:rFonts w:ascii="Batang" w:eastAsia="Batang" w:hAnsi="Batang" w:cs="Times New Roman"/>
                </w:rPr>
                <w:t xml:space="preserve">49</w:t>
              </w:r>
            </w:ins>
          </w:p>
        </w:tc>
        <w:tc>
          <w:tcPr>
            <w:tcW w:w="1179" w:type="dxa"/>
            <w:tcBorders>
              <w:top w:val="single" w:sz="4" w:space="0" w:color="auto"/>
            </w:tcBorders>
            <w:vAlign w:val="center"/>
            <w:tcPrChange w:id="1669" w:author="나현종" w:date="2025-11-06T15:08:00Z" w16du:dateUtc="2025-11-06T06:08:00Z">
              <w:tcPr>
                <w:tcW w:w="1179" w:type="dxa"/>
                <w:gridSpan w:val="2"/>
                <w:vAlign w:val="center"/>
              </w:tcPr>
            </w:tcPrChange>
          </w:tcPr>
          <w:p w14:paraId="7D515150" w14:textId="77777777" w:rsidR="00A73940" w:rsidRPr="0031431D" w:rsidRDefault="00A73940">
            <w:pPr>
              <w:widowControl/>
              <w:wordWrap/>
              <w:autoSpaceDE/>
              <w:autoSpaceDN/>
              <w:jc w:val="right"/>
              <w:rPr>
                <w:ins w:id="1670" w:author="나현종" w:date="2025-11-06T15:05:00Z" w16du:dateUtc="2025-11-06T06:05:00Z"/>
                <w:rFonts w:ascii="Batang" w:eastAsia="Batang" w:hAnsi="Batang" w:cs="Times New Roman"/>
              </w:rPr>
              <w:pPrChange w:id="1671"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2" w:author="나현종" w:date="2025-11-06T15:08:00Z" w16du:dateUtc="2025-11-06T06:08:00Z">
              <w:tcPr>
                <w:tcW w:w="1179" w:type="dxa"/>
                <w:gridSpan w:val="2"/>
                <w:vAlign w:val="center"/>
              </w:tcPr>
            </w:tcPrChange>
          </w:tcPr>
          <w:p w14:paraId="33A956DC" w14:textId="77777777" w:rsidR="00A73940" w:rsidRPr="0031431D" w:rsidRDefault="00A73940">
            <w:pPr>
              <w:widowControl/>
              <w:wordWrap/>
              <w:autoSpaceDE/>
              <w:autoSpaceDN/>
              <w:jc w:val="right"/>
              <w:rPr>
                <w:ins w:id="1673" w:author="나현종" w:date="2025-11-06T15:05:00Z" w16du:dateUtc="2025-11-06T06:05:00Z"/>
                <w:rFonts w:ascii="Batang" w:eastAsia="Batang" w:hAnsi="Batang" w:cs="Times New Roman"/>
              </w:rPr>
              <w:pPrChange w:id="1674"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5" w:author="나현종" w:date="2025-11-06T15:08:00Z" w16du:dateUtc="2025-11-06T06:08:00Z">
              <w:tcPr>
                <w:tcW w:w="1179" w:type="dxa"/>
                <w:gridSpan w:val="2"/>
                <w:vAlign w:val="center"/>
              </w:tcPr>
            </w:tcPrChange>
          </w:tcPr>
          <w:p w14:paraId="027605E0" w14:textId="77777777" w:rsidR="00A73940" w:rsidRPr="0031431D" w:rsidRDefault="00A73940">
            <w:pPr>
              <w:widowControl/>
              <w:wordWrap/>
              <w:autoSpaceDE/>
              <w:autoSpaceDN/>
              <w:jc w:val="right"/>
              <w:rPr>
                <w:ins w:id="1676" w:author="나현종" w:date="2025-11-06T15:05:00Z" w16du:dateUtc="2025-11-06T06:05:00Z"/>
                <w:rFonts w:ascii="Batang" w:eastAsia="Batang" w:hAnsi="Batang" w:cs="Times New Roman"/>
              </w:rPr>
              <w:pPrChange w:id="1677" w:author="나현종" w:date="2025-11-06T15:07:00Z" w16du:dateUtc="2025-11-06T06:07:00Z">
                <w:pPr>
                  <w:widowControl/>
                  <w:wordWrap/>
                  <w:autoSpaceDE/>
                  <w:autoSpaceDN/>
                </w:pPr>
              </w:pPrChange>
            </w:pPr>
          </w:p>
        </w:tc>
      </w:tr>
    </w:tbl>
    <w:p w14:paraId="1A26CB3B" w14:textId="429FE86C" w:rsidR="00FA0026" w:rsidRPr="00A73940" w:rsidDel="00A73940" w:rsidRDefault="00FA0026">
      <w:pPr>
        <w:widowControl/>
        <w:wordWrap/>
        <w:autoSpaceDE/>
        <w:autoSpaceDN/>
        <w:rPr>
          <w:del w:id="1678" w:author="나현종" w:date="2025-11-06T15:05:00Z" w16du:dateUtc="2025-11-06T06:05:00Z"/>
          <w:rFonts w:ascii="Batang" w:eastAsia="Batang" w:hAnsi="Batang" w:cs="Times New Roman"/>
        </w:rPr>
        <w:pPrChange w:id="1679" w:author="나현종" w:date="2025-11-06T14:50:00Z" w16du:dateUtc="2025-11-06T05:50:00Z">
          <w:pPr>
            <w:widowControl/>
            <w:wordWrap/>
            <w:autoSpaceDE/>
            <w:autoSpaceDN/>
            <w:spacing w:line="360" w:lineRule="auto"/>
          </w:pPr>
        </w:pPrChange>
      </w:pPr>
    </w:p>
    <w:p w14:paraId="74E28F6B" w14:textId="77777777" w:rsidR="00A73940" w:rsidRDefault="00A73940" w:rsidP="00A73940">
      <w:pPr>
        <w:widowControl/>
        <w:wordWrap/>
        <w:autoSpaceDE/>
        <w:autoSpaceDN/>
        <w:rPr>
          <w:ins w:id="1680" w:author="나현종" w:date="2025-11-06T15:08:00Z" w16du:dateUtc="2025-11-06T06:08:00Z"/>
          <w:rFonts w:ascii="Batang" w:eastAsia="Batang" w:hAnsi="Batang" w:cs="Times New Roman"/>
          <w:b/>
          <w:bCs/>
        </w:rPr>
      </w:pPr>
    </w:p>
    <w:p>
      <w:pPr>
        <w:rPr>
          <w:ins w:id="900073" w:author="Claude" w:date="2026-10-28T00:00:00Z"/>
        </w:rPr>
      </w:pPr>
      <w:ins w:id="900074" w:author="Claude" w:date="2026-10-28T00:00:00Z">
        <w:r>
          <w:br w:type="page"/>
        </w:r>
      </w:ins>
    </w:p>
    <w:p>
      <w:pPr>
        <w:wordWrap/>
        <w:spacing w:line="360" w:lineRule="auto"/>
        <w:jc w:val="center"/>
        <w:rPr>
          <w:ins w:id="900076" w:author="Claude" w:date="2026-10-28T00:00:00Z"/>
          <w:rFonts w:ascii="Batang" w:eastAsia="Batang" w:hAnsi="Batang" w:cs="Times New Roman"/>
        </w:rPr>
      </w:pPr>
      <w:ins w:id="900075" w:author="Claude" w:date="2026-10-28T00:00:00Z">
        <w:r>
          <w:rPr>
            <w:rFonts w:ascii="Batang" w:eastAsia="Batang" w:hAnsi="Batang" w:cs="Times New Roman"/>
            <w:b/>
            <w:bCs/>
          </w:rPr>
          <w:t xml:space="preserve">Table 4. AI-BL Portfolios vs. No-view Benchmark by Information Tier</w:t>
        </w:r>
      </w:ins>
    </w:p>
    <w:p>
      <w:pPr>
        <w:wordWrap/>
        <w:spacing w:after="0" w:line="240" w:lineRule="auto"/>
        <w:jc w:val="both"/>
        <w:rPr>
          <w:ins w:id="900078" w:author="Claude" w:date="2026-10-28T00:00:00Z"/>
          <w:rFonts w:ascii="Batang" w:eastAsia="Batang" w:hAnsi="Batang" w:cs="Times New Roman"/>
        </w:rPr>
      </w:pPr>
      <w:ins w:id="900077" w:author="Claude" w:date="2026-10-28T00:00:00Z">
        <w:r>
          <w:rPr>
            <w:rFonts w:ascii="Batang" w:eastAsia="Batang" w:hAnsi="Batang" w:cs="Times New Roman"/>
            <w:sz w:val="18"/>
            <w:szCs w:val="18"/>
          </w:rPr>
          <w:t xml:space="preserve">This table compares each AI-BL portfolio with the no-view (market-equilibrium) Black-Litterman benchmark over the out-of-sample period (2024.05–2024.12). Cumulative return (%) is the 19-trading-day cumulative active return averaged over the eight formation months; information ratio is the annualized mean daily active return divided by its standard deviation. Values are means across repetitions. Differences are AI-BL minus benchmark, with t-statistics from one-sided one-sample t-tests across repetitions in parentheses. The benchmark cumulative return is 0.099% and its information ratio is 0.919. ***, **, * denote significance at 1%, 5%, 10% levels.</w:t>
        </w:r>
      </w:ins>
    </w:p>
    <w:p>
      <w:pPr>
        <w:wordWrap/>
        <w:spacing w:line="360" w:lineRule="auto"/>
        <w:jc w:val="both"/>
        <w:rPr>
          <w:ins w:id="900079" w:author="Claude" w:date="2026-10-28T00:00:00Z"/>
          <w:rFonts w:ascii="Batang" w:eastAsia="Batang" w:hAnsi="Batang" w:cs="Times New Roman"/>
        </w:rPr>
      </w:pPr>
    </w:p>
    <w:tbl>
      <w:tblPr>
        <w:tblStyle w:val="TableGrid"/>
        <w:tblW w:w="90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1350"/>
        <w:gridCol w:w="2150"/>
        <w:gridCol w:w="1350"/>
        <w:gridCol w:w="2150"/>
      </w:tblGrid>
      <w:tr>
        <w:trPr>
          <w:ins w:id="900089" w:author="Claude" w:date="2026-10-28T00:00:00Z"/>
        </w:trPr>
        <w:tc>
          <w:tcPr>
            <w:tcW w:w="2000" w:type="dxa"/>
            <w:tcBorders>
              <w:bottom w:val="single" w:sz="4" w:space="0" w:color="auto"/>
            </w:tcBorders>
            <w:vAlign w:val="center"/>
          </w:tcPr>
          <w:p>
            <w:pPr>
              <w:wordWrap/>
              <w:spacing w:after="0" w:line="240" w:lineRule="auto"/>
              <w:jc w:val="center"/>
              <w:rPr>
                <w:ins w:id="900080" w:author="Claude" w:date="2026-10-28T00:00:00Z"/>
                <w:rFonts w:ascii="Batang" w:eastAsia="Batang" w:hAnsi="Batang" w:cs="Times New Roman"/>
              </w:rPr>
            </w:pPr>
          </w:p>
        </w:tc>
        <w:tc>
          <w:tcPr>
            <w:tcW w:w="1350" w:type="dxa"/>
            <w:tcBorders>
              <w:bottom w:val="single" w:sz="4" w:space="0" w:color="auto"/>
            </w:tcBorders>
            <w:vAlign w:val="center"/>
          </w:tcPr>
          <w:p>
            <w:pPr>
              <w:wordWrap/>
              <w:spacing w:after="0" w:line="240" w:lineRule="auto"/>
              <w:jc w:val="center"/>
              <w:rPr>
                <w:ins w:id="900082" w:author="Claude" w:date="2026-10-28T00:00:00Z"/>
                <w:rFonts w:ascii="Batang" w:eastAsia="Batang" w:hAnsi="Batang" w:cs="Times New Roman"/>
              </w:rPr>
            </w:pPr>
            <w:ins w:id="900081" w:author="Claude" w:date="2026-10-28T00:00:00Z">
              <w:r>
                <w:rPr>
                  <w:rFonts w:ascii="Batang" w:eastAsia="Batang" w:hAnsi="Batang" w:cs="Times New Roman"/>
                  <w:b/>
                  <w:bCs/>
                  <w:sz w:val="18"/>
                  <w:szCs w:val="18"/>
                </w:rPr>
                <w:t xml:space="preserve">Cum. Return (%)</w:t>
              </w:r>
            </w:ins>
          </w:p>
        </w:tc>
        <w:tc>
          <w:tcPr>
            <w:tcW w:w="2150" w:type="dxa"/>
            <w:tcBorders>
              <w:bottom w:val="single" w:sz="4" w:space="0" w:color="auto"/>
            </w:tcBorders>
            <w:vAlign w:val="center"/>
          </w:tcPr>
          <w:p>
            <w:pPr>
              <w:wordWrap/>
              <w:spacing w:after="0" w:line="240" w:lineRule="auto"/>
              <w:jc w:val="center"/>
              <w:rPr>
                <w:ins w:id="900084" w:author="Claude" w:date="2026-10-28T00:00:00Z"/>
                <w:rFonts w:ascii="Batang" w:eastAsia="Batang" w:hAnsi="Batang" w:cs="Times New Roman"/>
              </w:rPr>
            </w:pPr>
            <w:ins w:id="900083" w:author="Claude" w:date="2026-10-28T00:00:00Z">
              <w:r>
                <w:rPr>
                  <w:rFonts w:ascii="Batang" w:eastAsia="Batang" w:hAnsi="Batang" w:cs="Times New Roman"/>
                  <w:b/>
                  <w:bCs/>
                  <w:sz w:val="18"/>
                  <w:szCs w:val="18"/>
                </w:rPr>
                <w:t xml:space="preserve">Diff. vs BM (t)</w:t>
              </w:r>
            </w:ins>
          </w:p>
        </w:tc>
        <w:tc>
          <w:tcPr>
            <w:tcW w:w="1350" w:type="dxa"/>
            <w:tcBorders>
              <w:bottom w:val="single" w:sz="4" w:space="0" w:color="auto"/>
            </w:tcBorders>
            <w:vAlign w:val="center"/>
          </w:tcPr>
          <w:p>
            <w:pPr>
              <w:wordWrap/>
              <w:spacing w:after="0" w:line="240" w:lineRule="auto"/>
              <w:jc w:val="center"/>
              <w:rPr>
                <w:ins w:id="900086" w:author="Claude" w:date="2026-10-28T00:00:00Z"/>
                <w:rFonts w:ascii="Batang" w:eastAsia="Batang" w:hAnsi="Batang" w:cs="Times New Roman"/>
              </w:rPr>
            </w:pPr>
            <w:ins w:id="900085" w:author="Claude" w:date="2026-10-28T00:00:00Z">
              <w:r>
                <w:rPr>
                  <w:rFonts w:ascii="Batang" w:eastAsia="Batang" w:hAnsi="Batang" w:cs="Times New Roman"/>
                  <w:b/>
                  <w:bCs/>
                  <w:sz w:val="18"/>
                  <w:szCs w:val="18"/>
                </w:rPr>
                <w:t xml:space="preserve">Info. Ratio</w:t>
              </w:r>
            </w:ins>
          </w:p>
        </w:tc>
        <w:tc>
          <w:tcPr>
            <w:tcW w:w="2150" w:type="dxa"/>
            <w:tcBorders>
              <w:bottom w:val="single" w:sz="4" w:space="0" w:color="auto"/>
            </w:tcBorders>
            <w:vAlign w:val="center"/>
          </w:tcPr>
          <w:p>
            <w:pPr>
              <w:wordWrap/>
              <w:spacing w:after="0" w:line="240" w:lineRule="auto"/>
              <w:jc w:val="center"/>
              <w:rPr>
                <w:ins w:id="900088" w:author="Claude" w:date="2026-10-28T00:00:00Z"/>
                <w:rFonts w:ascii="Batang" w:eastAsia="Batang" w:hAnsi="Batang" w:cs="Times New Roman"/>
              </w:rPr>
            </w:pPr>
            <w:ins w:id="900087" w:author="Claude" w:date="2026-10-28T00:00:00Z">
              <w:r>
                <w:rPr>
                  <w:rFonts w:ascii="Batang" w:eastAsia="Batang" w:hAnsi="Batang" w:cs="Times New Roman"/>
                  <w:b/>
                  <w:bCs/>
                  <w:sz w:val="18"/>
                  <w:szCs w:val="18"/>
                </w:rPr>
                <w:t xml:space="preserve">Diff. vs BM (t)</w:t>
              </w:r>
            </w:ins>
          </w:p>
        </w:tc>
      </w:tr>
      <w:tr>
        <w:trPr>
          <w:ins w:id="900100" w:author="Claude" w:date="2026-10-28T00:00:00Z"/>
        </w:trPr>
        <w:tc>
          <w:tcPr>
            <w:tcW w:w="2000" w:type="dxa"/>
            <w:vAlign w:val="center"/>
          </w:tcPr>
          <w:p>
            <w:pPr>
              <w:wordWrap/>
              <w:spacing w:after="0" w:line="240" w:lineRule="auto"/>
              <w:jc w:val="left"/>
              <w:rPr>
                <w:ins w:id="900091" w:author="Claude" w:date="2026-10-28T00:00:00Z"/>
                <w:rFonts w:ascii="Batang" w:eastAsia="Batang" w:hAnsi="Batang" w:cs="Times New Roman"/>
              </w:rPr>
            </w:pPr>
            <w:ins w:id="900090" w:author="Claude" w:date="2026-10-28T00:00:00Z">
              <w:r>
                <w:rPr>
                  <w:rFonts w:ascii="Batang" w:eastAsia="Batang" w:hAnsi="Batang" w:cs="Times New Roman"/>
                  <w:sz w:val="18"/>
                  <w:szCs w:val="18"/>
                </w:rPr>
                <w:t xml:space="preserve">Tier 1 (N=49)</w:t>
              </w:r>
            </w:ins>
          </w:p>
        </w:tc>
        <w:tc>
          <w:tcPr>
            <w:tcW w:w="1350" w:type="dxa"/>
            <w:vAlign w:val="center"/>
          </w:tcPr>
          <w:p>
            <w:pPr>
              <w:wordWrap/>
              <w:spacing w:after="0" w:line="240" w:lineRule="auto"/>
              <w:jc w:val="center"/>
              <w:rPr>
                <w:ins w:id="900093" w:author="Claude" w:date="2026-10-28T00:00:00Z"/>
                <w:rFonts w:ascii="Batang" w:eastAsia="Batang" w:hAnsi="Batang" w:cs="Times New Roman"/>
              </w:rPr>
            </w:pPr>
            <w:ins w:id="900092" w:author="Claude" w:date="2026-10-28T00:00:00Z">
              <w:r>
                <w:rPr>
                  <w:rFonts w:ascii="Batang" w:eastAsia="Batang" w:hAnsi="Batang" w:cs="Times New Roman"/>
                  <w:sz w:val="18"/>
                  <w:szCs w:val="18"/>
                </w:rPr>
                <w:t xml:space="preserve">0.732</w:t>
              </w:r>
            </w:ins>
          </w:p>
        </w:tc>
        <w:tc>
          <w:tcPr>
            <w:tcW w:w="2150" w:type="dxa"/>
            <w:vAlign w:val="center"/>
          </w:tcPr>
          <w:p>
            <w:pPr>
              <w:wordWrap/>
              <w:spacing w:after="0" w:line="240" w:lineRule="auto"/>
              <w:jc w:val="center"/>
              <w:rPr>
                <w:ins w:id="900095" w:author="Claude" w:date="2026-10-28T00:00:00Z"/>
                <w:rFonts w:ascii="Batang" w:eastAsia="Batang" w:hAnsi="Batang" w:cs="Times New Roman"/>
              </w:rPr>
            </w:pPr>
            <w:ins w:id="900094" w:author="Claude" w:date="2026-10-28T00:00:00Z">
              <w:r>
                <w:rPr>
                  <w:rFonts w:ascii="Batang" w:eastAsia="Batang" w:hAnsi="Batang" w:cs="Times New Roman"/>
                  <w:sz w:val="18"/>
                  <w:szCs w:val="18"/>
                </w:rPr>
                <w:t xml:space="preserve">0.634*** (11.10)</w:t>
              </w:r>
            </w:ins>
          </w:p>
        </w:tc>
        <w:tc>
          <w:tcPr>
            <w:tcW w:w="1350" w:type="dxa"/>
            <w:vAlign w:val="center"/>
          </w:tcPr>
          <w:p>
            <w:pPr>
              <w:wordWrap/>
              <w:spacing w:after="0" w:line="240" w:lineRule="auto"/>
              <w:jc w:val="center"/>
              <w:rPr>
                <w:ins w:id="900097" w:author="Claude" w:date="2026-10-28T00:00:00Z"/>
                <w:rFonts w:ascii="Batang" w:eastAsia="Batang" w:hAnsi="Batang" w:cs="Times New Roman"/>
              </w:rPr>
            </w:pPr>
            <w:ins w:id="900096" w:author="Claude" w:date="2026-10-28T00:00:00Z">
              <w:r>
                <w:rPr>
                  <w:rFonts w:ascii="Batang" w:eastAsia="Batang" w:hAnsi="Batang" w:cs="Times New Roman"/>
                  <w:sz w:val="18"/>
                  <w:szCs w:val="18"/>
                </w:rPr>
                <w:t xml:space="preserve">1.483</w:t>
              </w:r>
            </w:ins>
          </w:p>
        </w:tc>
        <w:tc>
          <w:tcPr>
            <w:tcW w:w="2150" w:type="dxa"/>
            <w:vAlign w:val="center"/>
          </w:tcPr>
          <w:p>
            <w:pPr>
              <w:wordWrap/>
              <w:spacing w:after="0" w:line="240" w:lineRule="auto"/>
              <w:jc w:val="center"/>
              <w:rPr>
                <w:ins w:id="900099" w:author="Claude" w:date="2026-10-28T00:00:00Z"/>
                <w:rFonts w:ascii="Batang" w:eastAsia="Batang" w:hAnsi="Batang" w:cs="Times New Roman"/>
              </w:rPr>
            </w:pPr>
            <w:ins w:id="900098" w:author="Claude" w:date="2026-10-28T00:00:00Z">
              <w:r>
                <w:rPr>
                  <w:rFonts w:ascii="Batang" w:eastAsia="Batang" w:hAnsi="Batang" w:cs="Times New Roman"/>
                  <w:sz w:val="18"/>
                  <w:szCs w:val="18"/>
                </w:rPr>
                <w:t xml:space="preserve">0.564*** (6.18)</w:t>
              </w:r>
            </w:ins>
          </w:p>
        </w:tc>
      </w:tr>
      <w:tr>
        <w:trPr>
          <w:ins w:id="900111" w:author="Claude" w:date="2026-10-28T00:00:00Z"/>
        </w:trPr>
        <w:tc>
          <w:tcPr>
            <w:tcW w:w="2000" w:type="dxa"/>
            <w:vAlign w:val="center"/>
          </w:tcPr>
          <w:p>
            <w:pPr>
              <w:wordWrap/>
              <w:spacing w:after="0" w:line="240" w:lineRule="auto"/>
              <w:jc w:val="left"/>
              <w:rPr>
                <w:ins w:id="900102" w:author="Claude" w:date="2026-10-28T00:00:00Z"/>
                <w:rFonts w:ascii="Batang" w:eastAsia="Batang" w:hAnsi="Batang" w:cs="Times New Roman"/>
              </w:rPr>
            </w:pPr>
            <w:ins w:id="900101" w:author="Claude" w:date="2026-10-28T00:00:00Z">
              <w:r>
                <w:rPr>
                  <w:rFonts w:ascii="Batang" w:eastAsia="Batang" w:hAnsi="Batang" w:cs="Times New Roman"/>
                  <w:sz w:val="18"/>
                  <w:szCs w:val="18"/>
                </w:rPr>
                <w:t xml:space="preserve">Tier 2 (N=50)</w:t>
              </w:r>
            </w:ins>
          </w:p>
        </w:tc>
        <w:tc>
          <w:tcPr>
            <w:tcW w:w="1350" w:type="dxa"/>
            <w:vAlign w:val="center"/>
          </w:tcPr>
          <w:p>
            <w:pPr>
              <w:wordWrap/>
              <w:spacing w:after="0" w:line="240" w:lineRule="auto"/>
              <w:jc w:val="center"/>
              <w:rPr>
                <w:ins w:id="900104" w:author="Claude" w:date="2026-10-28T00:00:00Z"/>
                <w:rFonts w:ascii="Batang" w:eastAsia="Batang" w:hAnsi="Batang" w:cs="Times New Roman"/>
              </w:rPr>
            </w:pPr>
            <w:ins w:id="900103" w:author="Claude" w:date="2026-10-28T00:00:00Z">
              <w:r>
                <w:rPr>
                  <w:rFonts w:ascii="Batang" w:eastAsia="Batang" w:hAnsi="Batang" w:cs="Times New Roman"/>
                  <w:sz w:val="18"/>
                  <w:szCs w:val="18"/>
                </w:rPr>
                <w:t xml:space="preserve">0.490</w:t>
              </w:r>
            </w:ins>
          </w:p>
        </w:tc>
        <w:tc>
          <w:tcPr>
            <w:tcW w:w="2150" w:type="dxa"/>
            <w:vAlign w:val="center"/>
          </w:tcPr>
          <w:p>
            <w:pPr>
              <w:wordWrap/>
              <w:spacing w:after="0" w:line="240" w:lineRule="auto"/>
              <w:jc w:val="center"/>
              <w:rPr>
                <w:ins w:id="900106" w:author="Claude" w:date="2026-10-28T00:00:00Z"/>
                <w:rFonts w:ascii="Batang" w:eastAsia="Batang" w:hAnsi="Batang" w:cs="Times New Roman"/>
              </w:rPr>
            </w:pPr>
            <w:ins w:id="900105" w:author="Claude" w:date="2026-10-28T00:00:00Z">
              <w:r>
                <w:rPr>
                  <w:rFonts w:ascii="Batang" w:eastAsia="Batang" w:hAnsi="Batang" w:cs="Times New Roman"/>
                  <w:sz w:val="18"/>
                  <w:szCs w:val="18"/>
                </w:rPr>
                <w:t xml:space="preserve">0.391*** (4.67)</w:t>
              </w:r>
            </w:ins>
          </w:p>
        </w:tc>
        <w:tc>
          <w:tcPr>
            <w:tcW w:w="1350" w:type="dxa"/>
            <w:vAlign w:val="center"/>
          </w:tcPr>
          <w:p>
            <w:pPr>
              <w:wordWrap/>
              <w:spacing w:after="0" w:line="240" w:lineRule="auto"/>
              <w:jc w:val="center"/>
              <w:rPr>
                <w:ins w:id="900108" w:author="Claude" w:date="2026-10-28T00:00:00Z"/>
                <w:rFonts w:ascii="Batang" w:eastAsia="Batang" w:hAnsi="Batang" w:cs="Times New Roman"/>
              </w:rPr>
            </w:pPr>
            <w:ins w:id="900107" w:author="Claude" w:date="2026-10-28T00:00:00Z">
              <w:r>
                <w:rPr>
                  <w:rFonts w:ascii="Batang" w:eastAsia="Batang" w:hAnsi="Batang" w:cs="Times New Roman"/>
                  <w:sz w:val="18"/>
                  <w:szCs w:val="18"/>
                </w:rPr>
                <w:t xml:space="preserve">1.126</w:t>
              </w:r>
            </w:ins>
          </w:p>
        </w:tc>
        <w:tc>
          <w:tcPr>
            <w:tcW w:w="2150" w:type="dxa"/>
            <w:vAlign w:val="center"/>
          </w:tcPr>
          <w:p>
            <w:pPr>
              <w:wordWrap/>
              <w:spacing w:after="0" w:line="240" w:lineRule="auto"/>
              <w:jc w:val="center"/>
              <w:rPr>
                <w:ins w:id="900110" w:author="Claude" w:date="2026-10-28T00:00:00Z"/>
                <w:rFonts w:ascii="Batang" w:eastAsia="Batang" w:hAnsi="Batang" w:cs="Times New Roman"/>
              </w:rPr>
            </w:pPr>
            <w:ins w:id="900109" w:author="Claude" w:date="2026-10-28T00:00:00Z">
              <w:r>
                <w:rPr>
                  <w:rFonts w:ascii="Batang" w:eastAsia="Batang" w:hAnsi="Batang" w:cs="Times New Roman"/>
                  <w:sz w:val="18"/>
                  <w:szCs w:val="18"/>
                </w:rPr>
                <w:t xml:space="preserve">0.207* (1.41)</w:t>
              </w:r>
            </w:ins>
          </w:p>
        </w:tc>
      </w:tr>
      <w:tr>
        <w:trPr>
          <w:ins w:id="900122" w:author="Claude" w:date="2026-10-28T00:00:00Z"/>
        </w:trPr>
        <w:tc>
          <w:tcPr>
            <w:tcW w:w="2000" w:type="dxa"/>
            <w:vAlign w:val="center"/>
          </w:tcPr>
          <w:p>
            <w:pPr>
              <w:wordWrap/>
              <w:spacing w:after="0" w:line="240" w:lineRule="auto"/>
              <w:jc w:val="left"/>
              <w:rPr>
                <w:ins w:id="900113" w:author="Claude" w:date="2026-10-28T00:00:00Z"/>
                <w:rFonts w:ascii="Batang" w:eastAsia="Batang" w:hAnsi="Batang" w:cs="Times New Roman"/>
              </w:rPr>
            </w:pPr>
            <w:ins w:id="900112" w:author="Claude" w:date="2026-10-28T00:00:00Z">
              <w:r>
                <w:rPr>
                  <w:rFonts w:ascii="Batang" w:eastAsia="Batang" w:hAnsi="Batang" w:cs="Times New Roman"/>
                  <w:sz w:val="18"/>
                  <w:szCs w:val="18"/>
                </w:rPr>
                <w:t xml:space="preserve">Tier 3 (N=50)</w:t>
              </w:r>
            </w:ins>
          </w:p>
        </w:tc>
        <w:tc>
          <w:tcPr>
            <w:tcW w:w="1350" w:type="dxa"/>
            <w:vAlign w:val="center"/>
          </w:tcPr>
          <w:p>
            <w:pPr>
              <w:wordWrap/>
              <w:spacing w:after="0" w:line="240" w:lineRule="auto"/>
              <w:jc w:val="center"/>
              <w:rPr>
                <w:ins w:id="900115" w:author="Claude" w:date="2026-10-28T00:00:00Z"/>
                <w:rFonts w:ascii="Batang" w:eastAsia="Batang" w:hAnsi="Batang" w:cs="Times New Roman"/>
              </w:rPr>
            </w:pPr>
            <w:ins w:id="900114" w:author="Claude" w:date="2026-10-28T00:00:00Z">
              <w:r>
                <w:rPr>
                  <w:rFonts w:ascii="Batang" w:eastAsia="Batang" w:hAnsi="Batang" w:cs="Times New Roman"/>
                  <w:sz w:val="18"/>
                  <w:szCs w:val="18"/>
                </w:rPr>
                <w:t xml:space="preserve">0.180</w:t>
              </w:r>
            </w:ins>
          </w:p>
        </w:tc>
        <w:tc>
          <w:tcPr>
            <w:tcW w:w="2150" w:type="dxa"/>
            <w:vAlign w:val="center"/>
          </w:tcPr>
          <w:p>
            <w:pPr>
              <w:wordWrap/>
              <w:spacing w:after="0" w:line="240" w:lineRule="auto"/>
              <w:jc w:val="center"/>
              <w:rPr>
                <w:ins w:id="900117" w:author="Claude" w:date="2026-10-28T00:00:00Z"/>
                <w:rFonts w:ascii="Batang" w:eastAsia="Batang" w:hAnsi="Batang" w:cs="Times New Roman"/>
              </w:rPr>
            </w:pPr>
            <w:ins w:id="900116" w:author="Claude" w:date="2026-10-28T00:00:00Z">
              <w:r>
                <w:rPr>
                  <w:rFonts w:ascii="Batang" w:eastAsia="Batang" w:hAnsi="Batang" w:cs="Times New Roman"/>
                  <w:sz w:val="18"/>
                  <w:szCs w:val="18"/>
                </w:rPr>
                <w:t xml:space="preserve">0.082 (0.98)</w:t>
              </w:r>
            </w:ins>
          </w:p>
        </w:tc>
        <w:tc>
          <w:tcPr>
            <w:tcW w:w="1350" w:type="dxa"/>
            <w:vAlign w:val="center"/>
          </w:tcPr>
          <w:p>
            <w:pPr>
              <w:wordWrap/>
              <w:spacing w:after="0" w:line="240" w:lineRule="auto"/>
              <w:jc w:val="center"/>
              <w:rPr>
                <w:ins w:id="900119" w:author="Claude" w:date="2026-10-28T00:00:00Z"/>
                <w:rFonts w:ascii="Batang" w:eastAsia="Batang" w:hAnsi="Batang" w:cs="Times New Roman"/>
              </w:rPr>
            </w:pPr>
            <w:ins w:id="900118" w:author="Claude" w:date="2026-10-28T00:00:00Z">
              <w:r>
                <w:rPr>
                  <w:rFonts w:ascii="Batang" w:eastAsia="Batang" w:hAnsi="Batang" w:cs="Times New Roman"/>
                  <w:sz w:val="18"/>
                  <w:szCs w:val="18"/>
                </w:rPr>
                <w:t xml:space="preserve">0.536</w:t>
              </w:r>
            </w:ins>
          </w:p>
        </w:tc>
        <w:tc>
          <w:tcPr>
            <w:tcW w:w="2150" w:type="dxa"/>
            <w:vAlign w:val="center"/>
          </w:tcPr>
          <w:p>
            <w:pPr>
              <w:wordWrap/>
              <w:spacing w:after="0" w:line="240" w:lineRule="auto"/>
              <w:jc w:val="center"/>
              <w:rPr>
                <w:ins w:id="900121" w:author="Claude" w:date="2026-10-28T00:00:00Z"/>
                <w:rFonts w:ascii="Batang" w:eastAsia="Batang" w:hAnsi="Batang" w:cs="Times New Roman"/>
              </w:rPr>
            </w:pPr>
            <w:ins w:id="900120" w:author="Claude" w:date="2026-10-28T00:00:00Z">
              <w:r>
                <w:rPr>
                  <w:rFonts w:ascii="Batang" w:eastAsia="Batang" w:hAnsi="Batang" w:cs="Times New Roman"/>
                  <w:sz w:val="18"/>
                  <w:szCs w:val="18"/>
                </w:rPr>
                <w:t xml:space="preserve">-0.383 (-2.51)</w:t>
              </w:r>
            </w:ins>
          </w:p>
        </w:tc>
      </w:tr>
    </w:tbl>
    <w:p>
      <w:pPr>
        <w:wordWrap/>
        <w:spacing w:line="360" w:lineRule="auto"/>
        <w:jc w:val="both"/>
        <w:rPr>
          <w:ins w:id="900123" w:author="Claude" w:date="2026-10-28T00:00:00Z"/>
          <w:rFonts w:ascii="Batang" w:eastAsia="Batang" w:hAnsi="Batang" w:cs="Times New Roman"/>
        </w:rPr>
      </w:pPr>
    </w:p>
    <w:p>
      <w:pPr>
        <w:rPr>
          <w:ins w:id="900124" w:author="Claude" w:date="2026-10-28T00:00:00Z"/>
        </w:rPr>
      </w:pPr>
      <w:ins w:id="900125" w:author="Claude" w:date="2026-10-28T00:00:00Z">
        <w:r>
          <w:br w:type="page"/>
        </w:r>
      </w:ins>
    </w:p>
    <w:p>
      <w:pPr>
        <w:wordWrap/>
        <w:spacing w:line="360" w:lineRule="auto"/>
        <w:jc w:val="center"/>
        <w:rPr>
          <w:ins w:id="900127" w:author="Claude" w:date="2026-10-28T00:00:00Z"/>
          <w:rFonts w:ascii="Batang" w:eastAsia="Batang" w:hAnsi="Batang" w:cs="Times New Roman"/>
        </w:rPr>
      </w:pPr>
      <w:ins w:id="900126" w:author="Claude" w:date="2026-10-28T00:00:00Z">
        <w:r>
          <w:rPr>
            <w:rFonts w:ascii="Batang" w:eastAsia="Batang" w:hAnsi="Batang" w:cs="Times New Roman"/>
            <w:b/>
            <w:bCs/>
          </w:rPr>
          <w:t xml:space="preserve">Table 5. Robustness Tests</w:t>
        </w:r>
      </w:ins>
    </w:p>
    <w:p>
      <w:pPr>
        <w:wordWrap/>
        <w:spacing w:after="0" w:line="240" w:lineRule="auto"/>
        <w:jc w:val="both"/>
        <w:rPr>
          <w:ins w:id="900129" w:author="Claude" w:date="2026-10-28T00:00:00Z"/>
          <w:rFonts w:ascii="Batang" w:eastAsia="Batang" w:hAnsi="Batang" w:cs="Times New Roman"/>
        </w:rPr>
      </w:pPr>
      <w:ins w:id="900128" w:author="Claude" w:date="2026-10-28T00:00:00Z">
        <w:r>
          <w:rPr>
            <w:rFonts w:ascii="Batang" w:eastAsia="Batang" w:hAnsi="Batang" w:cs="Times New Roman"/>
            <w:sz w:val="18"/>
            <w:szCs w:val="18"/>
          </w:rPr>
          <w:t xml:space="preserve">This table reports robustness tests over the out-of-sample period (2024.05–2024.12). Panel A repeats the main analysis using an independent batch of repetitions run under identical model, prompt, data and parameter settings. Panel B replaces the five raw macroeconomic indicators of Tier 3 with a single HMM-based market risk regime signal (state and posterior probabilities). Rows labelled with a tier report means across repetitions and differences versus the no-view benchmark (one-sided one-sample t-tests). Rows labelled with a difference report the difference in means between two portfolios with Welch two-sample t-statistics in parentheses. ***, **, * denote significance at 1%, 5%, 10% levels.</w:t>
        </w:r>
      </w:ins>
    </w:p>
    <w:p>
      <w:pPr>
        <w:wordWrap/>
        <w:spacing w:line="360" w:lineRule="auto"/>
        <w:jc w:val="both"/>
        <w:rPr>
          <w:ins w:id="900130" w:author="Claude" w:date="2026-10-28T00:00:00Z"/>
          <w:rFonts w:ascii="Batang" w:eastAsia="Batang" w:hAnsi="Batang" w:cs="Times New Roman"/>
        </w:rPr>
      </w:pPr>
    </w:p>
    <w:p>
      <w:pPr>
        <w:wordWrap/>
        <w:spacing w:after="0" w:line="240" w:lineRule="auto"/>
        <w:jc w:val="left"/>
        <w:rPr>
          <w:ins w:id="900132" w:author="Claude" w:date="2026-10-28T00:00:00Z"/>
          <w:rFonts w:ascii="Batang" w:eastAsia="Batang" w:hAnsi="Batang" w:cs="Times New Roman"/>
        </w:rPr>
      </w:pPr>
      <w:ins w:id="900131" w:author="Claude" w:date="2026-10-28T00:00:00Z">
        <w:r>
          <w:rPr>
            <w:rFonts w:ascii="Batang" w:eastAsia="Batang" w:hAnsi="Batang" w:cs="Times New Roman"/>
            <w:b/>
            <w:bCs/>
          </w:rPr>
          <w:t xml:space="preserve">Panel A: Independent Replication Batch</w:t>
        </w:r>
      </w:ins>
    </w:p>
    <w:tbl>
      <w:tblPr>
        <w:tblStyle w:val="TableGrid"/>
        <w:tblW w:w="90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1350"/>
        <w:gridCol w:w="2150"/>
        <w:gridCol w:w="1350"/>
        <w:gridCol w:w="2150"/>
      </w:tblGrid>
      <w:tr>
        <w:trPr>
          <w:ins w:id="900142" w:author="Claude" w:date="2026-10-28T00:00:00Z"/>
        </w:trPr>
        <w:tc>
          <w:tcPr>
            <w:tcW w:w="2000" w:type="dxa"/>
            <w:tcBorders>
              <w:bottom w:val="single" w:sz="4" w:space="0" w:color="auto"/>
            </w:tcBorders>
            <w:vAlign w:val="center"/>
          </w:tcPr>
          <w:p>
            <w:pPr>
              <w:wordWrap/>
              <w:spacing w:after="0" w:line="240" w:lineRule="auto"/>
              <w:jc w:val="center"/>
              <w:rPr>
                <w:ins w:id="900133" w:author="Claude" w:date="2026-10-28T00:00:00Z"/>
                <w:rFonts w:ascii="Batang" w:eastAsia="Batang" w:hAnsi="Batang" w:cs="Times New Roman"/>
              </w:rPr>
            </w:pPr>
          </w:p>
        </w:tc>
        <w:tc>
          <w:tcPr>
            <w:tcW w:w="1350" w:type="dxa"/>
            <w:tcBorders>
              <w:bottom w:val="single" w:sz="4" w:space="0" w:color="auto"/>
            </w:tcBorders>
            <w:vAlign w:val="center"/>
          </w:tcPr>
          <w:p>
            <w:pPr>
              <w:wordWrap/>
              <w:spacing w:after="0" w:line="240" w:lineRule="auto"/>
              <w:jc w:val="center"/>
              <w:rPr>
                <w:ins w:id="900135" w:author="Claude" w:date="2026-10-28T00:00:00Z"/>
                <w:rFonts w:ascii="Batang" w:eastAsia="Batang" w:hAnsi="Batang" w:cs="Times New Roman"/>
              </w:rPr>
            </w:pPr>
            <w:ins w:id="900134" w:author="Claude" w:date="2026-10-28T00:00:00Z">
              <w:r>
                <w:rPr>
                  <w:rFonts w:ascii="Batang" w:eastAsia="Batang" w:hAnsi="Batang" w:cs="Times New Roman"/>
                  <w:b/>
                  <w:bCs/>
                  <w:sz w:val="18"/>
                  <w:szCs w:val="18"/>
                </w:rPr>
                <w:t xml:space="preserve">Cum. Return (%)</w:t>
              </w:r>
            </w:ins>
          </w:p>
        </w:tc>
        <w:tc>
          <w:tcPr>
            <w:tcW w:w="2150" w:type="dxa"/>
            <w:tcBorders>
              <w:bottom w:val="single" w:sz="4" w:space="0" w:color="auto"/>
            </w:tcBorders>
            <w:vAlign w:val="center"/>
          </w:tcPr>
          <w:p>
            <w:pPr>
              <w:wordWrap/>
              <w:spacing w:after="0" w:line="240" w:lineRule="auto"/>
              <w:jc w:val="center"/>
              <w:rPr>
                <w:ins w:id="900137" w:author="Claude" w:date="2026-10-28T00:00:00Z"/>
                <w:rFonts w:ascii="Batang" w:eastAsia="Batang" w:hAnsi="Batang" w:cs="Times New Roman"/>
              </w:rPr>
            </w:pPr>
            <w:ins w:id="900136" w:author="Claude" w:date="2026-10-28T00:00:00Z">
              <w:r>
                <w:rPr>
                  <w:rFonts w:ascii="Batang" w:eastAsia="Batang" w:hAnsi="Batang" w:cs="Times New Roman"/>
                  <w:b/>
                  <w:bCs/>
                  <w:sz w:val="18"/>
                  <w:szCs w:val="18"/>
                </w:rPr>
                <w:t xml:space="preserve">Diff. (t)</w:t>
              </w:r>
            </w:ins>
          </w:p>
        </w:tc>
        <w:tc>
          <w:tcPr>
            <w:tcW w:w="1350" w:type="dxa"/>
            <w:tcBorders>
              <w:bottom w:val="single" w:sz="4" w:space="0" w:color="auto"/>
            </w:tcBorders>
            <w:vAlign w:val="center"/>
          </w:tcPr>
          <w:p>
            <w:pPr>
              <w:wordWrap/>
              <w:spacing w:after="0" w:line="240" w:lineRule="auto"/>
              <w:jc w:val="center"/>
              <w:rPr>
                <w:ins w:id="900139" w:author="Claude" w:date="2026-10-28T00:00:00Z"/>
                <w:rFonts w:ascii="Batang" w:eastAsia="Batang" w:hAnsi="Batang" w:cs="Times New Roman"/>
              </w:rPr>
            </w:pPr>
            <w:ins w:id="900138" w:author="Claude" w:date="2026-10-28T00:00:00Z">
              <w:r>
                <w:rPr>
                  <w:rFonts w:ascii="Batang" w:eastAsia="Batang" w:hAnsi="Batang" w:cs="Times New Roman"/>
                  <w:b/>
                  <w:bCs/>
                  <w:sz w:val="18"/>
                  <w:szCs w:val="18"/>
                </w:rPr>
                <w:t xml:space="preserve">Info. Ratio</w:t>
              </w:r>
            </w:ins>
          </w:p>
        </w:tc>
        <w:tc>
          <w:tcPr>
            <w:tcW w:w="2150" w:type="dxa"/>
            <w:tcBorders>
              <w:bottom w:val="single" w:sz="4" w:space="0" w:color="auto"/>
            </w:tcBorders>
            <w:vAlign w:val="center"/>
          </w:tcPr>
          <w:p>
            <w:pPr>
              <w:wordWrap/>
              <w:spacing w:after="0" w:line="240" w:lineRule="auto"/>
              <w:jc w:val="center"/>
              <w:rPr>
                <w:ins w:id="900141" w:author="Claude" w:date="2026-10-28T00:00:00Z"/>
                <w:rFonts w:ascii="Batang" w:eastAsia="Batang" w:hAnsi="Batang" w:cs="Times New Roman"/>
              </w:rPr>
            </w:pPr>
            <w:ins w:id="900140" w:author="Claude" w:date="2026-10-28T00:00:00Z">
              <w:r>
                <w:rPr>
                  <w:rFonts w:ascii="Batang" w:eastAsia="Batang" w:hAnsi="Batang" w:cs="Times New Roman"/>
                  <w:b/>
                  <w:bCs/>
                  <w:sz w:val="18"/>
                  <w:szCs w:val="18"/>
                </w:rPr>
                <w:t xml:space="preserve">Diff. (t)</w:t>
              </w:r>
            </w:ins>
          </w:p>
        </w:tc>
      </w:tr>
      <w:tr>
        <w:trPr>
          <w:ins w:id="900153" w:author="Claude" w:date="2026-10-28T00:00:00Z"/>
        </w:trPr>
        <w:tc>
          <w:tcPr>
            <w:tcW w:w="2000" w:type="dxa"/>
            <w:vAlign w:val="center"/>
          </w:tcPr>
          <w:p>
            <w:pPr>
              <w:wordWrap/>
              <w:spacing w:after="0" w:line="240" w:lineRule="auto"/>
              <w:jc w:val="left"/>
              <w:rPr>
                <w:ins w:id="900144" w:author="Claude" w:date="2026-10-28T00:00:00Z"/>
                <w:rFonts w:ascii="Batang" w:eastAsia="Batang" w:hAnsi="Batang" w:cs="Times New Roman"/>
              </w:rPr>
            </w:pPr>
            <w:ins w:id="900143" w:author="Claude" w:date="2026-10-28T00:00:00Z">
              <w:r>
                <w:rPr>
                  <w:rFonts w:ascii="Batang" w:eastAsia="Batang" w:hAnsi="Batang" w:cs="Times New Roman"/>
                  <w:sz w:val="18"/>
                  <w:szCs w:val="18"/>
                </w:rPr>
                <w:t xml:space="preserve">Tier 1 (N=48)</w:t>
              </w:r>
            </w:ins>
          </w:p>
        </w:tc>
        <w:tc>
          <w:tcPr>
            <w:tcW w:w="1350" w:type="dxa"/>
            <w:vAlign w:val="center"/>
          </w:tcPr>
          <w:p>
            <w:pPr>
              <w:wordWrap/>
              <w:spacing w:after="0" w:line="240" w:lineRule="auto"/>
              <w:jc w:val="center"/>
              <w:rPr>
                <w:ins w:id="900146" w:author="Claude" w:date="2026-10-28T00:00:00Z"/>
                <w:rFonts w:ascii="Batang" w:eastAsia="Batang" w:hAnsi="Batang" w:cs="Times New Roman"/>
              </w:rPr>
            </w:pPr>
            <w:ins w:id="900145" w:author="Claude" w:date="2026-10-28T00:00:00Z">
              <w:r>
                <w:rPr>
                  <w:rFonts w:ascii="Batang" w:eastAsia="Batang" w:hAnsi="Batang" w:cs="Times New Roman"/>
                  <w:sz w:val="18"/>
                  <w:szCs w:val="18"/>
                </w:rPr>
                <w:t xml:space="preserve">0.638</w:t>
              </w:r>
            </w:ins>
          </w:p>
        </w:tc>
        <w:tc>
          <w:tcPr>
            <w:tcW w:w="2150" w:type="dxa"/>
            <w:vAlign w:val="center"/>
          </w:tcPr>
          <w:p>
            <w:pPr>
              <w:wordWrap/>
              <w:spacing w:after="0" w:line="240" w:lineRule="auto"/>
              <w:jc w:val="center"/>
              <w:rPr>
                <w:ins w:id="900148" w:author="Claude" w:date="2026-10-28T00:00:00Z"/>
                <w:rFonts w:ascii="Batang" w:eastAsia="Batang" w:hAnsi="Batang" w:cs="Times New Roman"/>
              </w:rPr>
            </w:pPr>
            <w:ins w:id="900147" w:author="Claude" w:date="2026-10-28T00:00:00Z">
              <w:r>
                <w:rPr>
                  <w:rFonts w:ascii="Batang" w:eastAsia="Batang" w:hAnsi="Batang" w:cs="Times New Roman"/>
                  <w:sz w:val="18"/>
                  <w:szCs w:val="18"/>
                </w:rPr>
                <w:t xml:space="preserve">0.540*** (8.23)</w:t>
              </w:r>
            </w:ins>
          </w:p>
        </w:tc>
        <w:tc>
          <w:tcPr>
            <w:tcW w:w="1350" w:type="dxa"/>
            <w:vAlign w:val="center"/>
          </w:tcPr>
          <w:p>
            <w:pPr>
              <w:wordWrap/>
              <w:spacing w:after="0" w:line="240" w:lineRule="auto"/>
              <w:jc w:val="center"/>
              <w:rPr>
                <w:ins w:id="900150" w:author="Claude" w:date="2026-10-28T00:00:00Z"/>
                <w:rFonts w:ascii="Batang" w:eastAsia="Batang" w:hAnsi="Batang" w:cs="Times New Roman"/>
              </w:rPr>
            </w:pPr>
            <w:ins w:id="900149" w:author="Claude" w:date="2026-10-28T00:00:00Z">
              <w:r>
                <w:rPr>
                  <w:rFonts w:ascii="Batang" w:eastAsia="Batang" w:hAnsi="Batang" w:cs="Times New Roman"/>
                  <w:sz w:val="18"/>
                  <w:szCs w:val="18"/>
                </w:rPr>
                <w:t xml:space="preserve">1.310</w:t>
              </w:r>
            </w:ins>
          </w:p>
        </w:tc>
        <w:tc>
          <w:tcPr>
            <w:tcW w:w="2150" w:type="dxa"/>
            <w:vAlign w:val="center"/>
          </w:tcPr>
          <w:p>
            <w:pPr>
              <w:wordWrap/>
              <w:spacing w:after="0" w:line="240" w:lineRule="auto"/>
              <w:jc w:val="center"/>
              <w:rPr>
                <w:ins w:id="900152" w:author="Claude" w:date="2026-10-28T00:00:00Z"/>
                <w:rFonts w:ascii="Batang" w:eastAsia="Batang" w:hAnsi="Batang" w:cs="Times New Roman"/>
              </w:rPr>
            </w:pPr>
            <w:ins w:id="900151" w:author="Claude" w:date="2026-10-28T00:00:00Z">
              <w:r>
                <w:rPr>
                  <w:rFonts w:ascii="Batang" w:eastAsia="Batang" w:hAnsi="Batang" w:cs="Times New Roman"/>
                  <w:sz w:val="18"/>
                  <w:szCs w:val="18"/>
                </w:rPr>
                <w:t xml:space="preserve">0.391*** (3.69)</w:t>
              </w:r>
            </w:ins>
          </w:p>
        </w:tc>
      </w:tr>
      <w:tr>
        <w:trPr>
          <w:ins w:id="900164" w:author="Claude" w:date="2026-10-28T00:00:00Z"/>
        </w:trPr>
        <w:tc>
          <w:tcPr>
            <w:tcW w:w="2000" w:type="dxa"/>
            <w:vAlign w:val="center"/>
          </w:tcPr>
          <w:p>
            <w:pPr>
              <w:wordWrap/>
              <w:spacing w:after="0" w:line="240" w:lineRule="auto"/>
              <w:jc w:val="left"/>
              <w:rPr>
                <w:ins w:id="900155" w:author="Claude" w:date="2026-10-28T00:00:00Z"/>
                <w:rFonts w:ascii="Batang" w:eastAsia="Batang" w:hAnsi="Batang" w:cs="Times New Roman"/>
              </w:rPr>
            </w:pPr>
            <w:ins w:id="900154" w:author="Claude" w:date="2026-10-28T00:00:00Z">
              <w:r>
                <w:rPr>
                  <w:rFonts w:ascii="Batang" w:eastAsia="Batang" w:hAnsi="Batang" w:cs="Times New Roman"/>
                  <w:sz w:val="18"/>
                  <w:szCs w:val="18"/>
                </w:rPr>
                <w:t xml:space="preserve">Tier 2 (N=50)</w:t>
              </w:r>
            </w:ins>
          </w:p>
        </w:tc>
        <w:tc>
          <w:tcPr>
            <w:tcW w:w="1350" w:type="dxa"/>
            <w:vAlign w:val="center"/>
          </w:tcPr>
          <w:p>
            <w:pPr>
              <w:wordWrap/>
              <w:spacing w:after="0" w:line="240" w:lineRule="auto"/>
              <w:jc w:val="center"/>
              <w:rPr>
                <w:ins w:id="900157" w:author="Claude" w:date="2026-10-28T00:00:00Z"/>
                <w:rFonts w:ascii="Batang" w:eastAsia="Batang" w:hAnsi="Batang" w:cs="Times New Roman"/>
              </w:rPr>
            </w:pPr>
            <w:ins w:id="900156" w:author="Claude" w:date="2026-10-28T00:00:00Z">
              <w:r>
                <w:rPr>
                  <w:rFonts w:ascii="Batang" w:eastAsia="Batang" w:hAnsi="Batang" w:cs="Times New Roman"/>
                  <w:sz w:val="18"/>
                  <w:szCs w:val="18"/>
                </w:rPr>
                <w:t xml:space="preserve">0.523</w:t>
              </w:r>
            </w:ins>
          </w:p>
        </w:tc>
        <w:tc>
          <w:tcPr>
            <w:tcW w:w="2150" w:type="dxa"/>
            <w:vAlign w:val="center"/>
          </w:tcPr>
          <w:p>
            <w:pPr>
              <w:wordWrap/>
              <w:spacing w:after="0" w:line="240" w:lineRule="auto"/>
              <w:jc w:val="center"/>
              <w:rPr>
                <w:ins w:id="900159" w:author="Claude" w:date="2026-10-28T00:00:00Z"/>
                <w:rFonts w:ascii="Batang" w:eastAsia="Batang" w:hAnsi="Batang" w:cs="Times New Roman"/>
              </w:rPr>
            </w:pPr>
            <w:ins w:id="900158" w:author="Claude" w:date="2026-10-28T00:00:00Z">
              <w:r>
                <w:rPr>
                  <w:rFonts w:ascii="Batang" w:eastAsia="Batang" w:hAnsi="Batang" w:cs="Times New Roman"/>
                  <w:sz w:val="18"/>
                  <w:szCs w:val="18"/>
                </w:rPr>
                <w:t xml:space="preserve">0.425*** (6.17)</w:t>
              </w:r>
            </w:ins>
          </w:p>
        </w:tc>
        <w:tc>
          <w:tcPr>
            <w:tcW w:w="1350" w:type="dxa"/>
            <w:vAlign w:val="center"/>
          </w:tcPr>
          <w:p>
            <w:pPr>
              <w:wordWrap/>
              <w:spacing w:after="0" w:line="240" w:lineRule="auto"/>
              <w:jc w:val="center"/>
              <w:rPr>
                <w:ins w:id="900161" w:author="Claude" w:date="2026-10-28T00:00:00Z"/>
                <w:rFonts w:ascii="Batang" w:eastAsia="Batang" w:hAnsi="Batang" w:cs="Times New Roman"/>
              </w:rPr>
            </w:pPr>
            <w:ins w:id="900160" w:author="Claude" w:date="2026-10-28T00:00:00Z">
              <w:r>
                <w:rPr>
                  <w:rFonts w:ascii="Batang" w:eastAsia="Batang" w:hAnsi="Batang" w:cs="Times New Roman"/>
                  <w:sz w:val="18"/>
                  <w:szCs w:val="18"/>
                </w:rPr>
                <w:t xml:space="preserve">1.094</w:t>
              </w:r>
            </w:ins>
          </w:p>
        </w:tc>
        <w:tc>
          <w:tcPr>
            <w:tcW w:w="2150" w:type="dxa"/>
            <w:vAlign w:val="center"/>
          </w:tcPr>
          <w:p>
            <w:pPr>
              <w:wordWrap/>
              <w:spacing w:after="0" w:line="240" w:lineRule="auto"/>
              <w:jc w:val="center"/>
              <w:rPr>
                <w:ins w:id="900163" w:author="Claude" w:date="2026-10-28T00:00:00Z"/>
                <w:rFonts w:ascii="Batang" w:eastAsia="Batang" w:hAnsi="Batang" w:cs="Times New Roman"/>
              </w:rPr>
            </w:pPr>
            <w:ins w:id="900162" w:author="Claude" w:date="2026-10-28T00:00:00Z">
              <w:r>
                <w:rPr>
                  <w:rFonts w:ascii="Batang" w:eastAsia="Batang" w:hAnsi="Batang" w:cs="Times New Roman"/>
                  <w:sz w:val="18"/>
                  <w:szCs w:val="18"/>
                </w:rPr>
                <w:t xml:space="preserve">0.175* (1.55)</w:t>
              </w:r>
            </w:ins>
          </w:p>
        </w:tc>
      </w:tr>
      <w:tr>
        <w:trPr>
          <w:ins w:id="900175" w:author="Claude" w:date="2026-10-28T00:00:00Z"/>
        </w:trPr>
        <w:tc>
          <w:tcPr>
            <w:tcW w:w="2000" w:type="dxa"/>
            <w:vAlign w:val="center"/>
          </w:tcPr>
          <w:p>
            <w:pPr>
              <w:wordWrap/>
              <w:spacing w:after="0" w:line="240" w:lineRule="auto"/>
              <w:jc w:val="left"/>
              <w:rPr>
                <w:ins w:id="900166" w:author="Claude" w:date="2026-10-28T00:00:00Z"/>
                <w:rFonts w:ascii="Batang" w:eastAsia="Batang" w:hAnsi="Batang" w:cs="Times New Roman"/>
              </w:rPr>
            </w:pPr>
            <w:ins w:id="900165" w:author="Claude" w:date="2026-10-28T00:00:00Z">
              <w:r>
                <w:rPr>
                  <w:rFonts w:ascii="Batang" w:eastAsia="Batang" w:hAnsi="Batang" w:cs="Times New Roman"/>
                  <w:sz w:val="18"/>
                  <w:szCs w:val="18"/>
                </w:rPr>
                <w:t xml:space="preserve">Tier 3 (N=50)</w:t>
              </w:r>
            </w:ins>
          </w:p>
        </w:tc>
        <w:tc>
          <w:tcPr>
            <w:tcW w:w="1350" w:type="dxa"/>
            <w:vAlign w:val="center"/>
          </w:tcPr>
          <w:p>
            <w:pPr>
              <w:wordWrap/>
              <w:spacing w:after="0" w:line="240" w:lineRule="auto"/>
              <w:jc w:val="center"/>
              <w:rPr>
                <w:ins w:id="900168" w:author="Claude" w:date="2026-10-28T00:00:00Z"/>
                <w:rFonts w:ascii="Batang" w:eastAsia="Batang" w:hAnsi="Batang" w:cs="Times New Roman"/>
              </w:rPr>
            </w:pPr>
            <w:ins w:id="900167" w:author="Claude" w:date="2026-10-28T00:00:00Z">
              <w:r>
                <w:rPr>
                  <w:rFonts w:ascii="Batang" w:eastAsia="Batang" w:hAnsi="Batang" w:cs="Times New Roman"/>
                  <w:sz w:val="18"/>
                  <w:szCs w:val="18"/>
                </w:rPr>
                <w:t xml:space="preserve">0.039</w:t>
              </w:r>
            </w:ins>
          </w:p>
        </w:tc>
        <w:tc>
          <w:tcPr>
            <w:tcW w:w="2150" w:type="dxa"/>
            <w:vAlign w:val="center"/>
          </w:tcPr>
          <w:p>
            <w:pPr>
              <w:wordWrap/>
              <w:spacing w:after="0" w:line="240" w:lineRule="auto"/>
              <w:jc w:val="center"/>
              <w:rPr>
                <w:ins w:id="900170" w:author="Claude" w:date="2026-10-28T00:00:00Z"/>
                <w:rFonts w:ascii="Batang" w:eastAsia="Batang" w:hAnsi="Batang" w:cs="Times New Roman"/>
              </w:rPr>
            </w:pPr>
            <w:ins w:id="900169" w:author="Claude" w:date="2026-10-28T00:00:00Z">
              <w:r>
                <w:rPr>
                  <w:rFonts w:ascii="Batang" w:eastAsia="Batang" w:hAnsi="Batang" w:cs="Times New Roman"/>
                  <w:sz w:val="18"/>
                  <w:szCs w:val="18"/>
                </w:rPr>
                <w:t xml:space="preserve">-0.059 (-0.69)</w:t>
              </w:r>
            </w:ins>
          </w:p>
        </w:tc>
        <w:tc>
          <w:tcPr>
            <w:tcW w:w="1350" w:type="dxa"/>
            <w:vAlign w:val="center"/>
          </w:tcPr>
          <w:p>
            <w:pPr>
              <w:wordWrap/>
              <w:spacing w:after="0" w:line="240" w:lineRule="auto"/>
              <w:jc w:val="center"/>
              <w:rPr>
                <w:ins w:id="900172" w:author="Claude" w:date="2026-10-28T00:00:00Z"/>
                <w:rFonts w:ascii="Batang" w:eastAsia="Batang" w:hAnsi="Batang" w:cs="Times New Roman"/>
              </w:rPr>
            </w:pPr>
            <w:ins w:id="900171" w:author="Claude" w:date="2026-10-28T00:00:00Z">
              <w:r>
                <w:rPr>
                  <w:rFonts w:ascii="Batang" w:eastAsia="Batang" w:hAnsi="Batang" w:cs="Times New Roman"/>
                  <w:sz w:val="18"/>
                  <w:szCs w:val="18"/>
                </w:rPr>
                <w:t xml:space="preserve">0.375</w:t>
              </w:r>
            </w:ins>
          </w:p>
        </w:tc>
        <w:tc>
          <w:tcPr>
            <w:tcW w:w="2150" w:type="dxa"/>
            <w:vAlign w:val="center"/>
          </w:tcPr>
          <w:p>
            <w:pPr>
              <w:wordWrap/>
              <w:spacing w:after="0" w:line="240" w:lineRule="auto"/>
              <w:jc w:val="center"/>
              <w:rPr>
                <w:ins w:id="900174" w:author="Claude" w:date="2026-10-28T00:00:00Z"/>
                <w:rFonts w:ascii="Batang" w:eastAsia="Batang" w:hAnsi="Batang" w:cs="Times New Roman"/>
              </w:rPr>
            </w:pPr>
            <w:ins w:id="900173" w:author="Claude" w:date="2026-10-28T00:00:00Z">
              <w:r>
                <w:rPr>
                  <w:rFonts w:ascii="Batang" w:eastAsia="Batang" w:hAnsi="Batang" w:cs="Times New Roman"/>
                  <w:sz w:val="18"/>
                  <w:szCs w:val="18"/>
                </w:rPr>
                <w:t xml:space="preserve">-0.544 (-3.19)</w:t>
              </w:r>
            </w:ins>
          </w:p>
        </w:tc>
      </w:tr>
      <w:tr>
        <w:trPr>
          <w:ins w:id="900184" w:author="Claude" w:date="2026-10-28T00:00:00Z"/>
        </w:trPr>
        <w:tc>
          <w:tcPr>
            <w:tcW w:w="2000" w:type="dxa"/>
            <w:vAlign w:val="center"/>
          </w:tcPr>
          <w:p>
            <w:pPr>
              <w:wordWrap/>
              <w:spacing w:after="0" w:line="240" w:lineRule="auto"/>
              <w:jc w:val="left"/>
              <w:rPr>
                <w:ins w:id="900177" w:author="Claude" w:date="2026-10-28T00:00:00Z"/>
                <w:rFonts w:ascii="Batang" w:eastAsia="Batang" w:hAnsi="Batang" w:cs="Times New Roman"/>
              </w:rPr>
            </w:pPr>
            <w:ins w:id="900176" w:author="Claude" w:date="2026-10-28T00:00:00Z">
              <w:r>
                <w:rPr>
                  <w:rFonts w:ascii="Batang" w:eastAsia="Batang" w:hAnsi="Batang" w:cs="Times New Roman"/>
                  <w:sz w:val="18"/>
                  <w:szCs w:val="18"/>
                </w:rPr>
                <w:t xml:space="preserve">T2 − T1</w:t>
              </w:r>
            </w:ins>
          </w:p>
        </w:tc>
        <w:tc>
          <w:tcPr>
            <w:tcW w:w="1350" w:type="dxa"/>
            <w:vAlign w:val="center"/>
          </w:tcPr>
          <w:p>
            <w:pPr>
              <w:wordWrap/>
              <w:spacing w:after="0" w:line="240" w:lineRule="auto"/>
              <w:jc w:val="center"/>
              <w:rPr>
                <w:ins w:id="900178" w:author="Claude" w:date="2026-10-28T00:00:00Z"/>
                <w:rFonts w:ascii="Batang" w:eastAsia="Batang" w:hAnsi="Batang" w:cs="Times New Roman"/>
              </w:rPr>
            </w:pPr>
          </w:p>
        </w:tc>
        <w:tc>
          <w:tcPr>
            <w:tcW w:w="2150" w:type="dxa"/>
            <w:vAlign w:val="center"/>
          </w:tcPr>
          <w:p>
            <w:pPr>
              <w:wordWrap/>
              <w:spacing w:after="0" w:line="240" w:lineRule="auto"/>
              <w:jc w:val="center"/>
              <w:rPr>
                <w:ins w:id="900180" w:author="Claude" w:date="2026-10-28T00:00:00Z"/>
                <w:rFonts w:ascii="Batang" w:eastAsia="Batang" w:hAnsi="Batang" w:cs="Times New Roman"/>
              </w:rPr>
            </w:pPr>
            <w:ins w:id="900179" w:author="Claude" w:date="2026-10-28T00:00:00Z">
              <w:r>
                <w:rPr>
                  <w:rFonts w:ascii="Batang" w:eastAsia="Batang" w:hAnsi="Batang" w:cs="Times New Roman"/>
                  <w:sz w:val="18"/>
                  <w:szCs w:val="18"/>
                </w:rPr>
                <w:t xml:space="preserve">-0.115 (-1.21)</w:t>
              </w:r>
            </w:ins>
          </w:p>
        </w:tc>
        <w:tc>
          <w:tcPr>
            <w:tcW w:w="1350" w:type="dxa"/>
            <w:vAlign w:val="center"/>
          </w:tcPr>
          <w:p>
            <w:pPr>
              <w:wordWrap/>
              <w:spacing w:after="0" w:line="240" w:lineRule="auto"/>
              <w:jc w:val="center"/>
              <w:rPr>
                <w:ins w:id="900181" w:author="Claude" w:date="2026-10-28T00:00:00Z"/>
                <w:rFonts w:ascii="Batang" w:eastAsia="Batang" w:hAnsi="Batang" w:cs="Times New Roman"/>
              </w:rPr>
            </w:pPr>
          </w:p>
        </w:tc>
        <w:tc>
          <w:tcPr>
            <w:tcW w:w="2150" w:type="dxa"/>
            <w:vAlign w:val="center"/>
          </w:tcPr>
          <w:p>
            <w:pPr>
              <w:wordWrap/>
              <w:spacing w:after="0" w:line="240" w:lineRule="auto"/>
              <w:jc w:val="center"/>
              <w:rPr>
                <w:ins w:id="900183" w:author="Claude" w:date="2026-10-28T00:00:00Z"/>
                <w:rFonts w:ascii="Batang" w:eastAsia="Batang" w:hAnsi="Batang" w:cs="Times New Roman"/>
              </w:rPr>
            </w:pPr>
            <w:ins w:id="900182" w:author="Claude" w:date="2026-10-28T00:00:00Z">
              <w:r>
                <w:rPr>
                  <w:rFonts w:ascii="Batang" w:eastAsia="Batang" w:hAnsi="Batang" w:cs="Times New Roman"/>
                  <w:sz w:val="18"/>
                  <w:szCs w:val="18"/>
                </w:rPr>
                <w:t xml:space="preserve">-0.217 (-1.40)</w:t>
              </w:r>
            </w:ins>
          </w:p>
        </w:tc>
      </w:tr>
      <w:tr>
        <w:trPr>
          <w:ins w:id="900193" w:author="Claude" w:date="2026-10-28T00:00:00Z"/>
        </w:trPr>
        <w:tc>
          <w:tcPr>
            <w:tcW w:w="2000" w:type="dxa"/>
            <w:vAlign w:val="center"/>
          </w:tcPr>
          <w:p>
            <w:pPr>
              <w:wordWrap/>
              <w:spacing w:after="0" w:line="240" w:lineRule="auto"/>
              <w:jc w:val="left"/>
              <w:rPr>
                <w:ins w:id="900186" w:author="Claude" w:date="2026-10-28T00:00:00Z"/>
                <w:rFonts w:ascii="Batang" w:eastAsia="Batang" w:hAnsi="Batang" w:cs="Times New Roman"/>
              </w:rPr>
            </w:pPr>
            <w:ins w:id="900185" w:author="Claude" w:date="2026-10-28T00:00:00Z">
              <w:r>
                <w:rPr>
                  <w:rFonts w:ascii="Batang" w:eastAsia="Batang" w:hAnsi="Batang" w:cs="Times New Roman"/>
                  <w:sz w:val="18"/>
                  <w:szCs w:val="18"/>
                </w:rPr>
                <w:t xml:space="preserve">T3 − T2</w:t>
              </w:r>
            </w:ins>
          </w:p>
        </w:tc>
        <w:tc>
          <w:tcPr>
            <w:tcW w:w="1350" w:type="dxa"/>
            <w:vAlign w:val="center"/>
          </w:tcPr>
          <w:p>
            <w:pPr>
              <w:wordWrap/>
              <w:spacing w:after="0" w:line="240" w:lineRule="auto"/>
              <w:jc w:val="center"/>
              <w:rPr>
                <w:ins w:id="900187" w:author="Claude" w:date="2026-10-28T00:00:00Z"/>
                <w:rFonts w:ascii="Batang" w:eastAsia="Batang" w:hAnsi="Batang" w:cs="Times New Roman"/>
              </w:rPr>
            </w:pPr>
          </w:p>
        </w:tc>
        <w:tc>
          <w:tcPr>
            <w:tcW w:w="2150" w:type="dxa"/>
            <w:vAlign w:val="center"/>
          </w:tcPr>
          <w:p>
            <w:pPr>
              <w:wordWrap/>
              <w:spacing w:after="0" w:line="240" w:lineRule="auto"/>
              <w:jc w:val="center"/>
              <w:rPr>
                <w:ins w:id="900189" w:author="Claude" w:date="2026-10-28T00:00:00Z"/>
                <w:rFonts w:ascii="Batang" w:eastAsia="Batang" w:hAnsi="Batang" w:cs="Times New Roman"/>
              </w:rPr>
            </w:pPr>
            <w:ins w:id="900188" w:author="Claude" w:date="2026-10-28T00:00:00Z">
              <w:r>
                <w:rPr>
                  <w:rFonts w:ascii="Batang" w:eastAsia="Batang" w:hAnsi="Batang" w:cs="Times New Roman"/>
                  <w:sz w:val="18"/>
                  <w:szCs w:val="18"/>
                </w:rPr>
                <w:t xml:space="preserve">-0.484*** (-4.40)</w:t>
              </w:r>
            </w:ins>
          </w:p>
        </w:tc>
        <w:tc>
          <w:tcPr>
            <w:tcW w:w="1350" w:type="dxa"/>
            <w:vAlign w:val="center"/>
          </w:tcPr>
          <w:p>
            <w:pPr>
              <w:wordWrap/>
              <w:spacing w:after="0" w:line="240" w:lineRule="auto"/>
              <w:jc w:val="center"/>
              <w:rPr>
                <w:ins w:id="900190" w:author="Claude" w:date="2026-10-28T00:00:00Z"/>
                <w:rFonts w:ascii="Batang" w:eastAsia="Batang" w:hAnsi="Batang" w:cs="Times New Roman"/>
              </w:rPr>
            </w:pPr>
          </w:p>
        </w:tc>
        <w:tc>
          <w:tcPr>
            <w:tcW w:w="2150" w:type="dxa"/>
            <w:vAlign w:val="center"/>
          </w:tcPr>
          <w:p>
            <w:pPr>
              <w:wordWrap/>
              <w:spacing w:after="0" w:line="240" w:lineRule="auto"/>
              <w:jc w:val="center"/>
              <w:rPr>
                <w:ins w:id="900192" w:author="Claude" w:date="2026-10-28T00:00:00Z"/>
                <w:rFonts w:ascii="Batang" w:eastAsia="Batang" w:hAnsi="Batang" w:cs="Times New Roman"/>
              </w:rPr>
            </w:pPr>
            <w:ins w:id="900191" w:author="Claude" w:date="2026-10-28T00:00:00Z">
              <w:r>
                <w:rPr>
                  <w:rFonts w:ascii="Batang" w:eastAsia="Batang" w:hAnsi="Batang" w:cs="Times New Roman"/>
                  <w:sz w:val="18"/>
                  <w:szCs w:val="18"/>
                </w:rPr>
                <w:t xml:space="preserve">-0.719*** (-3.52)</w:t>
              </w:r>
            </w:ins>
          </w:p>
        </w:tc>
      </w:tr>
      <w:tr>
        <w:trPr>
          <w:ins w:id="900202" w:author="Claude" w:date="2026-10-28T00:00:00Z"/>
        </w:trPr>
        <w:tc>
          <w:tcPr>
            <w:tcW w:w="2000" w:type="dxa"/>
            <w:vAlign w:val="center"/>
          </w:tcPr>
          <w:p>
            <w:pPr>
              <w:wordWrap/>
              <w:spacing w:after="0" w:line="240" w:lineRule="auto"/>
              <w:jc w:val="left"/>
              <w:rPr>
                <w:ins w:id="900195" w:author="Claude" w:date="2026-10-28T00:00:00Z"/>
                <w:rFonts w:ascii="Batang" w:eastAsia="Batang" w:hAnsi="Batang" w:cs="Times New Roman"/>
              </w:rPr>
            </w:pPr>
            <w:ins w:id="900194" w:author="Claude" w:date="2026-10-28T00:00:00Z">
              <w:r>
                <w:rPr>
                  <w:rFonts w:ascii="Batang" w:eastAsia="Batang" w:hAnsi="Batang" w:cs="Times New Roman"/>
                  <w:sz w:val="18"/>
                  <w:szCs w:val="18"/>
                </w:rPr>
                <w:t xml:space="preserve">T3 − T1</w:t>
              </w:r>
            </w:ins>
          </w:p>
        </w:tc>
        <w:tc>
          <w:tcPr>
            <w:tcW w:w="1350" w:type="dxa"/>
            <w:vAlign w:val="center"/>
          </w:tcPr>
          <w:p>
            <w:pPr>
              <w:wordWrap/>
              <w:spacing w:after="0" w:line="240" w:lineRule="auto"/>
              <w:jc w:val="center"/>
              <w:rPr>
                <w:ins w:id="900196" w:author="Claude" w:date="2026-10-28T00:00:00Z"/>
                <w:rFonts w:ascii="Batang" w:eastAsia="Batang" w:hAnsi="Batang" w:cs="Times New Roman"/>
              </w:rPr>
            </w:pPr>
          </w:p>
        </w:tc>
        <w:tc>
          <w:tcPr>
            <w:tcW w:w="2150" w:type="dxa"/>
            <w:vAlign w:val="center"/>
          </w:tcPr>
          <w:p>
            <w:pPr>
              <w:wordWrap/>
              <w:spacing w:after="0" w:line="240" w:lineRule="auto"/>
              <w:jc w:val="center"/>
              <w:rPr>
                <w:ins w:id="900198" w:author="Claude" w:date="2026-10-28T00:00:00Z"/>
                <w:rFonts w:ascii="Batang" w:eastAsia="Batang" w:hAnsi="Batang" w:cs="Times New Roman"/>
              </w:rPr>
            </w:pPr>
            <w:ins w:id="900197" w:author="Claude" w:date="2026-10-28T00:00:00Z">
              <w:r>
                <w:rPr>
                  <w:rFonts w:ascii="Batang" w:eastAsia="Batang" w:hAnsi="Batang" w:cs="Times New Roman"/>
                  <w:sz w:val="18"/>
                  <w:szCs w:val="18"/>
                </w:rPr>
                <w:t xml:space="preserve">-0.599*** (-5.55)</w:t>
              </w:r>
            </w:ins>
          </w:p>
        </w:tc>
        <w:tc>
          <w:tcPr>
            <w:tcW w:w="1350" w:type="dxa"/>
            <w:vAlign w:val="center"/>
          </w:tcPr>
          <w:p>
            <w:pPr>
              <w:wordWrap/>
              <w:spacing w:after="0" w:line="240" w:lineRule="auto"/>
              <w:jc w:val="center"/>
              <w:rPr>
                <w:ins w:id="900199" w:author="Claude" w:date="2026-10-28T00:00:00Z"/>
                <w:rFonts w:ascii="Batang" w:eastAsia="Batang" w:hAnsi="Batang" w:cs="Times New Roman"/>
              </w:rPr>
            </w:pPr>
          </w:p>
        </w:tc>
        <w:tc>
          <w:tcPr>
            <w:tcW w:w="2150" w:type="dxa"/>
            <w:vAlign w:val="center"/>
          </w:tcPr>
          <w:p>
            <w:pPr>
              <w:wordWrap/>
              <w:spacing w:after="0" w:line="240" w:lineRule="auto"/>
              <w:jc w:val="center"/>
              <w:rPr>
                <w:ins w:id="900201" w:author="Claude" w:date="2026-10-28T00:00:00Z"/>
                <w:rFonts w:ascii="Batang" w:eastAsia="Batang" w:hAnsi="Batang" w:cs="Times New Roman"/>
              </w:rPr>
            </w:pPr>
            <w:ins w:id="900200" w:author="Claude" w:date="2026-10-28T00:00:00Z">
              <w:r>
                <w:rPr>
                  <w:rFonts w:ascii="Batang" w:eastAsia="Batang" w:hAnsi="Batang" w:cs="Times New Roman"/>
                  <w:sz w:val="18"/>
                  <w:szCs w:val="18"/>
                </w:rPr>
                <w:t xml:space="preserve">-0.935*** (-4.65)</w:t>
              </w:r>
            </w:ins>
          </w:p>
        </w:tc>
      </w:tr>
    </w:tbl>
    <w:p>
      <w:pPr>
        <w:wordWrap/>
        <w:spacing w:line="360" w:lineRule="auto"/>
        <w:jc w:val="both"/>
        <w:rPr>
          <w:ins w:id="900203" w:author="Claude" w:date="2026-10-28T00:00:00Z"/>
          <w:rFonts w:ascii="Batang" w:eastAsia="Batang" w:hAnsi="Batang" w:cs="Times New Roman"/>
        </w:rPr>
      </w:pPr>
    </w:p>
    <w:p>
      <w:pPr>
        <w:wordWrap/>
        <w:spacing w:after="0" w:line="240" w:lineRule="auto"/>
        <w:jc w:val="left"/>
        <w:rPr>
          <w:ins w:id="900205" w:author="Claude" w:date="2026-10-28T00:00:00Z"/>
          <w:rFonts w:ascii="Batang" w:eastAsia="Batang" w:hAnsi="Batang" w:cs="Times New Roman"/>
        </w:rPr>
      </w:pPr>
      <w:ins w:id="900204" w:author="Claude" w:date="2026-10-28T00:00:00Z">
        <w:r>
          <w:rPr>
            <w:rFonts w:ascii="Batang" w:eastAsia="Batang" w:hAnsi="Batang" w:cs="Times New Roman"/>
            <w:b/>
            <w:bCs/>
          </w:rPr>
          <w:t xml:space="preserve">Panel B: Tier 3 with Market Regime Signal</w:t>
        </w:r>
      </w:ins>
    </w:p>
    <w:tbl>
      <w:tblPr>
        <w:tblStyle w:val="TableGrid"/>
        <w:tblW w:w="900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0"/>
        <w:gridCol w:w="1350"/>
        <w:gridCol w:w="2150"/>
        <w:gridCol w:w="1350"/>
        <w:gridCol w:w="2150"/>
      </w:tblGrid>
      <w:tr>
        <w:trPr>
          <w:ins w:id="900215" w:author="Claude" w:date="2026-10-28T00:00:00Z"/>
        </w:trPr>
        <w:tc>
          <w:tcPr>
            <w:tcW w:w="2000" w:type="dxa"/>
            <w:tcBorders>
              <w:bottom w:val="single" w:sz="4" w:space="0" w:color="auto"/>
            </w:tcBorders>
            <w:vAlign w:val="center"/>
          </w:tcPr>
          <w:p>
            <w:pPr>
              <w:wordWrap/>
              <w:spacing w:after="0" w:line="240" w:lineRule="auto"/>
              <w:jc w:val="center"/>
              <w:rPr>
                <w:ins w:id="900206" w:author="Claude" w:date="2026-10-28T00:00:00Z"/>
                <w:rFonts w:ascii="Batang" w:eastAsia="Batang" w:hAnsi="Batang" w:cs="Times New Roman"/>
              </w:rPr>
            </w:pPr>
          </w:p>
        </w:tc>
        <w:tc>
          <w:tcPr>
            <w:tcW w:w="1350" w:type="dxa"/>
            <w:tcBorders>
              <w:bottom w:val="single" w:sz="4" w:space="0" w:color="auto"/>
            </w:tcBorders>
            <w:vAlign w:val="center"/>
          </w:tcPr>
          <w:p>
            <w:pPr>
              <w:wordWrap/>
              <w:spacing w:after="0" w:line="240" w:lineRule="auto"/>
              <w:jc w:val="center"/>
              <w:rPr>
                <w:ins w:id="900208" w:author="Claude" w:date="2026-10-28T00:00:00Z"/>
                <w:rFonts w:ascii="Batang" w:eastAsia="Batang" w:hAnsi="Batang" w:cs="Times New Roman"/>
              </w:rPr>
            </w:pPr>
            <w:ins w:id="900207" w:author="Claude" w:date="2026-10-28T00:00:00Z">
              <w:r>
                <w:rPr>
                  <w:rFonts w:ascii="Batang" w:eastAsia="Batang" w:hAnsi="Batang" w:cs="Times New Roman"/>
                  <w:b/>
                  <w:bCs/>
                  <w:sz w:val="18"/>
                  <w:szCs w:val="18"/>
                </w:rPr>
                <w:t xml:space="preserve">Cum. Return (%)</w:t>
              </w:r>
            </w:ins>
          </w:p>
        </w:tc>
        <w:tc>
          <w:tcPr>
            <w:tcW w:w="2150" w:type="dxa"/>
            <w:tcBorders>
              <w:bottom w:val="single" w:sz="4" w:space="0" w:color="auto"/>
            </w:tcBorders>
            <w:vAlign w:val="center"/>
          </w:tcPr>
          <w:p>
            <w:pPr>
              <w:wordWrap/>
              <w:spacing w:after="0" w:line="240" w:lineRule="auto"/>
              <w:jc w:val="center"/>
              <w:rPr>
                <w:ins w:id="900210" w:author="Claude" w:date="2026-10-28T00:00:00Z"/>
                <w:rFonts w:ascii="Batang" w:eastAsia="Batang" w:hAnsi="Batang" w:cs="Times New Roman"/>
              </w:rPr>
            </w:pPr>
            <w:ins w:id="900209" w:author="Claude" w:date="2026-10-28T00:00:00Z">
              <w:r>
                <w:rPr>
                  <w:rFonts w:ascii="Batang" w:eastAsia="Batang" w:hAnsi="Batang" w:cs="Times New Roman"/>
                  <w:b/>
                  <w:bCs/>
                  <w:sz w:val="18"/>
                  <w:szCs w:val="18"/>
                </w:rPr>
                <w:t xml:space="preserve">Diff. (t)</w:t>
              </w:r>
            </w:ins>
          </w:p>
        </w:tc>
        <w:tc>
          <w:tcPr>
            <w:tcW w:w="1350" w:type="dxa"/>
            <w:tcBorders>
              <w:bottom w:val="single" w:sz="4" w:space="0" w:color="auto"/>
            </w:tcBorders>
            <w:vAlign w:val="center"/>
          </w:tcPr>
          <w:p>
            <w:pPr>
              <w:wordWrap/>
              <w:spacing w:after="0" w:line="240" w:lineRule="auto"/>
              <w:jc w:val="center"/>
              <w:rPr>
                <w:ins w:id="900212" w:author="Claude" w:date="2026-10-28T00:00:00Z"/>
                <w:rFonts w:ascii="Batang" w:eastAsia="Batang" w:hAnsi="Batang" w:cs="Times New Roman"/>
              </w:rPr>
            </w:pPr>
            <w:ins w:id="900211" w:author="Claude" w:date="2026-10-28T00:00:00Z">
              <w:r>
                <w:rPr>
                  <w:rFonts w:ascii="Batang" w:eastAsia="Batang" w:hAnsi="Batang" w:cs="Times New Roman"/>
                  <w:b/>
                  <w:bCs/>
                  <w:sz w:val="18"/>
                  <w:szCs w:val="18"/>
                </w:rPr>
                <w:t xml:space="preserve">Info. Ratio</w:t>
              </w:r>
            </w:ins>
          </w:p>
        </w:tc>
        <w:tc>
          <w:tcPr>
            <w:tcW w:w="2150" w:type="dxa"/>
            <w:tcBorders>
              <w:bottom w:val="single" w:sz="4" w:space="0" w:color="auto"/>
            </w:tcBorders>
            <w:vAlign w:val="center"/>
          </w:tcPr>
          <w:p>
            <w:pPr>
              <w:wordWrap/>
              <w:spacing w:after="0" w:line="240" w:lineRule="auto"/>
              <w:jc w:val="center"/>
              <w:rPr>
                <w:ins w:id="900214" w:author="Claude" w:date="2026-10-28T00:00:00Z"/>
                <w:rFonts w:ascii="Batang" w:eastAsia="Batang" w:hAnsi="Batang" w:cs="Times New Roman"/>
              </w:rPr>
            </w:pPr>
            <w:ins w:id="900213" w:author="Claude" w:date="2026-10-28T00:00:00Z">
              <w:r>
                <w:rPr>
                  <w:rFonts w:ascii="Batang" w:eastAsia="Batang" w:hAnsi="Batang" w:cs="Times New Roman"/>
                  <w:b/>
                  <w:bCs/>
                  <w:sz w:val="18"/>
                  <w:szCs w:val="18"/>
                </w:rPr>
                <w:t xml:space="preserve">Diff. (t)</w:t>
              </w:r>
            </w:ins>
          </w:p>
        </w:tc>
      </w:tr>
      <w:tr>
        <w:trPr>
          <w:ins w:id="900226" w:author="Claude" w:date="2026-10-28T00:00:00Z"/>
        </w:trPr>
        <w:tc>
          <w:tcPr>
            <w:tcW w:w="2000" w:type="dxa"/>
            <w:vAlign w:val="center"/>
          </w:tcPr>
          <w:p>
            <w:pPr>
              <w:wordWrap/>
              <w:spacing w:after="0" w:line="240" w:lineRule="auto"/>
              <w:jc w:val="left"/>
              <w:rPr>
                <w:ins w:id="900217" w:author="Claude" w:date="2026-10-28T00:00:00Z"/>
                <w:rFonts w:ascii="Batang" w:eastAsia="Batang" w:hAnsi="Batang" w:cs="Times New Roman"/>
              </w:rPr>
            </w:pPr>
            <w:ins w:id="900216" w:author="Claude" w:date="2026-10-28T00:00:00Z">
              <w:r>
                <w:rPr>
                  <w:rFonts w:ascii="Batang" w:eastAsia="Batang" w:hAnsi="Batang" w:cs="Times New Roman"/>
                  <w:sz w:val="18"/>
                  <w:szCs w:val="18"/>
                </w:rPr>
                <w:t xml:space="preserve">Tier 3 – Regime (N=10)</w:t>
              </w:r>
            </w:ins>
          </w:p>
        </w:tc>
        <w:tc>
          <w:tcPr>
            <w:tcW w:w="1350" w:type="dxa"/>
            <w:vAlign w:val="center"/>
          </w:tcPr>
          <w:p>
            <w:pPr>
              <w:wordWrap/>
              <w:spacing w:after="0" w:line="240" w:lineRule="auto"/>
              <w:jc w:val="center"/>
              <w:rPr>
                <w:ins w:id="900219" w:author="Claude" w:date="2026-10-28T00:00:00Z"/>
                <w:rFonts w:ascii="Batang" w:eastAsia="Batang" w:hAnsi="Batang" w:cs="Times New Roman"/>
              </w:rPr>
            </w:pPr>
            <w:ins w:id="900218" w:author="Claude" w:date="2026-10-28T00:00:00Z">
              <w:r>
                <w:rPr>
                  <w:rFonts w:ascii="Batang" w:eastAsia="Batang" w:hAnsi="Batang" w:cs="Times New Roman"/>
                  <w:sz w:val="18"/>
                  <w:szCs w:val="18"/>
                </w:rPr>
                <w:t xml:space="preserve">0.093</w:t>
              </w:r>
            </w:ins>
          </w:p>
        </w:tc>
        <w:tc>
          <w:tcPr>
            <w:tcW w:w="2150" w:type="dxa"/>
            <w:vAlign w:val="center"/>
          </w:tcPr>
          <w:p>
            <w:pPr>
              <w:wordWrap/>
              <w:spacing w:after="0" w:line="240" w:lineRule="auto"/>
              <w:jc w:val="center"/>
              <w:rPr>
                <w:ins w:id="900221" w:author="Claude" w:date="2026-10-28T00:00:00Z"/>
                <w:rFonts w:ascii="Batang" w:eastAsia="Batang" w:hAnsi="Batang" w:cs="Times New Roman"/>
              </w:rPr>
            </w:pPr>
            <w:ins w:id="900220" w:author="Claude" w:date="2026-10-28T00:00:00Z">
              <w:r>
                <w:rPr>
                  <w:rFonts w:ascii="Batang" w:eastAsia="Batang" w:hAnsi="Batang" w:cs="Times New Roman"/>
                  <w:sz w:val="18"/>
                  <w:szCs w:val="18"/>
                </w:rPr>
                <w:t xml:space="preserve">-0.005 (-0.02)</w:t>
              </w:r>
            </w:ins>
          </w:p>
        </w:tc>
        <w:tc>
          <w:tcPr>
            <w:tcW w:w="1350" w:type="dxa"/>
            <w:vAlign w:val="center"/>
          </w:tcPr>
          <w:p>
            <w:pPr>
              <w:wordWrap/>
              <w:spacing w:after="0" w:line="240" w:lineRule="auto"/>
              <w:jc w:val="center"/>
              <w:rPr>
                <w:ins w:id="900223" w:author="Claude" w:date="2026-10-28T00:00:00Z"/>
                <w:rFonts w:ascii="Batang" w:eastAsia="Batang" w:hAnsi="Batang" w:cs="Times New Roman"/>
              </w:rPr>
            </w:pPr>
            <w:ins w:id="900222" w:author="Claude" w:date="2026-10-28T00:00:00Z">
              <w:r>
                <w:rPr>
                  <w:rFonts w:ascii="Batang" w:eastAsia="Batang" w:hAnsi="Batang" w:cs="Times New Roman"/>
                  <w:sz w:val="18"/>
                  <w:szCs w:val="18"/>
                </w:rPr>
                <w:t xml:space="preserve">0.435</w:t>
              </w:r>
            </w:ins>
          </w:p>
        </w:tc>
        <w:tc>
          <w:tcPr>
            <w:tcW w:w="2150" w:type="dxa"/>
            <w:vAlign w:val="center"/>
          </w:tcPr>
          <w:p>
            <w:pPr>
              <w:wordWrap/>
              <w:spacing w:after="0" w:line="240" w:lineRule="auto"/>
              <w:jc w:val="center"/>
              <w:rPr>
                <w:ins w:id="900225" w:author="Claude" w:date="2026-10-28T00:00:00Z"/>
                <w:rFonts w:ascii="Batang" w:eastAsia="Batang" w:hAnsi="Batang" w:cs="Times New Roman"/>
              </w:rPr>
            </w:pPr>
            <w:ins w:id="900224" w:author="Claude" w:date="2026-10-28T00:00:00Z">
              <w:r>
                <w:rPr>
                  <w:rFonts w:ascii="Batang" w:eastAsia="Batang" w:hAnsi="Batang" w:cs="Times New Roman"/>
                  <w:sz w:val="18"/>
                  <w:szCs w:val="18"/>
                </w:rPr>
                <w:t xml:space="preserve">-0.484 (-1.23)</w:t>
              </w:r>
            </w:ins>
          </w:p>
        </w:tc>
      </w:tr>
      <w:tr>
        <w:trPr>
          <w:ins w:id="900237" w:author="Claude" w:date="2026-10-28T00:00:00Z"/>
        </w:trPr>
        <w:tc>
          <w:tcPr>
            <w:tcW w:w="2000" w:type="dxa"/>
            <w:vAlign w:val="center"/>
          </w:tcPr>
          <w:p>
            <w:pPr>
              <w:wordWrap/>
              <w:spacing w:after="0" w:line="240" w:lineRule="auto"/>
              <w:jc w:val="left"/>
              <w:rPr>
                <w:ins w:id="900228" w:author="Claude" w:date="2026-10-28T00:00:00Z"/>
                <w:rFonts w:ascii="Batang" w:eastAsia="Batang" w:hAnsi="Batang" w:cs="Times New Roman"/>
              </w:rPr>
            </w:pPr>
            <w:ins w:id="900227" w:author="Claude" w:date="2026-10-28T00:00:00Z">
              <w:r>
                <w:rPr>
                  <w:rFonts w:ascii="Batang" w:eastAsia="Batang" w:hAnsi="Batang" w:cs="Times New Roman"/>
                  <w:sz w:val="18"/>
                  <w:szCs w:val="18"/>
                </w:rPr>
                <w:t xml:space="preserve">Tier 3 – Macro (N=50)</w:t>
              </w:r>
            </w:ins>
          </w:p>
        </w:tc>
        <w:tc>
          <w:tcPr>
            <w:tcW w:w="1350" w:type="dxa"/>
            <w:vAlign w:val="center"/>
          </w:tcPr>
          <w:p>
            <w:pPr>
              <w:wordWrap/>
              <w:spacing w:after="0" w:line="240" w:lineRule="auto"/>
              <w:jc w:val="center"/>
              <w:rPr>
                <w:ins w:id="900230" w:author="Claude" w:date="2026-10-28T00:00:00Z"/>
                <w:rFonts w:ascii="Batang" w:eastAsia="Batang" w:hAnsi="Batang" w:cs="Times New Roman"/>
              </w:rPr>
            </w:pPr>
            <w:ins w:id="900229" w:author="Claude" w:date="2026-10-28T00:00:00Z">
              <w:r>
                <w:rPr>
                  <w:rFonts w:ascii="Batang" w:eastAsia="Batang" w:hAnsi="Batang" w:cs="Times New Roman"/>
                  <w:sz w:val="18"/>
                  <w:szCs w:val="18"/>
                </w:rPr>
                <w:t xml:space="preserve">0.180</w:t>
              </w:r>
            </w:ins>
          </w:p>
        </w:tc>
        <w:tc>
          <w:tcPr>
            <w:tcW w:w="2150" w:type="dxa"/>
            <w:vAlign w:val="center"/>
          </w:tcPr>
          <w:p>
            <w:pPr>
              <w:wordWrap/>
              <w:spacing w:after="0" w:line="240" w:lineRule="auto"/>
              <w:jc w:val="center"/>
              <w:rPr>
                <w:ins w:id="900232" w:author="Claude" w:date="2026-10-28T00:00:00Z"/>
                <w:rFonts w:ascii="Batang" w:eastAsia="Batang" w:hAnsi="Batang" w:cs="Times New Roman"/>
              </w:rPr>
            </w:pPr>
            <w:ins w:id="900231" w:author="Claude" w:date="2026-10-28T00:00:00Z">
              <w:r>
                <w:rPr>
                  <w:rFonts w:ascii="Batang" w:eastAsia="Batang" w:hAnsi="Batang" w:cs="Times New Roman"/>
                  <w:sz w:val="18"/>
                  <w:szCs w:val="18"/>
                </w:rPr>
                <w:t xml:space="preserve">0.082 (0.98)</w:t>
              </w:r>
            </w:ins>
          </w:p>
        </w:tc>
        <w:tc>
          <w:tcPr>
            <w:tcW w:w="1350" w:type="dxa"/>
            <w:vAlign w:val="center"/>
          </w:tcPr>
          <w:p>
            <w:pPr>
              <w:wordWrap/>
              <w:spacing w:after="0" w:line="240" w:lineRule="auto"/>
              <w:jc w:val="center"/>
              <w:rPr>
                <w:ins w:id="900234" w:author="Claude" w:date="2026-10-28T00:00:00Z"/>
                <w:rFonts w:ascii="Batang" w:eastAsia="Batang" w:hAnsi="Batang" w:cs="Times New Roman"/>
              </w:rPr>
            </w:pPr>
            <w:ins w:id="900233" w:author="Claude" w:date="2026-10-28T00:00:00Z">
              <w:r>
                <w:rPr>
                  <w:rFonts w:ascii="Batang" w:eastAsia="Batang" w:hAnsi="Batang" w:cs="Times New Roman"/>
                  <w:sz w:val="18"/>
                  <w:szCs w:val="18"/>
                </w:rPr>
                <w:t xml:space="preserve">0.536</w:t>
              </w:r>
            </w:ins>
          </w:p>
        </w:tc>
        <w:tc>
          <w:tcPr>
            <w:tcW w:w="2150" w:type="dxa"/>
            <w:vAlign w:val="center"/>
          </w:tcPr>
          <w:p>
            <w:pPr>
              <w:wordWrap/>
              <w:spacing w:after="0" w:line="240" w:lineRule="auto"/>
              <w:jc w:val="center"/>
              <w:rPr>
                <w:ins w:id="900236" w:author="Claude" w:date="2026-10-28T00:00:00Z"/>
                <w:rFonts w:ascii="Batang" w:eastAsia="Batang" w:hAnsi="Batang" w:cs="Times New Roman"/>
              </w:rPr>
            </w:pPr>
            <w:ins w:id="900235" w:author="Claude" w:date="2026-10-28T00:00:00Z">
              <w:r>
                <w:rPr>
                  <w:rFonts w:ascii="Batang" w:eastAsia="Batang" w:hAnsi="Batang" w:cs="Times New Roman"/>
                  <w:sz w:val="18"/>
                  <w:szCs w:val="18"/>
                </w:rPr>
                <w:t xml:space="preserve">-0.383 (-2.51)</w:t>
              </w:r>
            </w:ins>
          </w:p>
        </w:tc>
      </w:tr>
      <w:tr>
        <w:trPr>
          <w:ins w:id="900246" w:author="Claude" w:date="2026-10-28T00:00:00Z"/>
        </w:trPr>
        <w:tc>
          <w:tcPr>
            <w:tcW w:w="2000" w:type="dxa"/>
            <w:vAlign w:val="center"/>
          </w:tcPr>
          <w:p>
            <w:pPr>
              <w:wordWrap/>
              <w:spacing w:after="0" w:line="240" w:lineRule="auto"/>
              <w:jc w:val="left"/>
              <w:rPr>
                <w:ins w:id="900239" w:author="Claude" w:date="2026-10-28T00:00:00Z"/>
                <w:rFonts w:ascii="Batang" w:eastAsia="Batang" w:hAnsi="Batang" w:cs="Times New Roman"/>
              </w:rPr>
            </w:pPr>
            <w:ins w:id="900238" w:author="Claude" w:date="2026-10-28T00:00:00Z">
              <w:r>
                <w:rPr>
                  <w:rFonts w:ascii="Batang" w:eastAsia="Batang" w:hAnsi="Batang" w:cs="Times New Roman"/>
                  <w:sz w:val="18"/>
                  <w:szCs w:val="18"/>
                </w:rPr>
                <w:t xml:space="preserve">Regime − Macro</w:t>
              </w:r>
            </w:ins>
          </w:p>
        </w:tc>
        <w:tc>
          <w:tcPr>
            <w:tcW w:w="1350" w:type="dxa"/>
            <w:vAlign w:val="center"/>
          </w:tcPr>
          <w:p>
            <w:pPr>
              <w:wordWrap/>
              <w:spacing w:after="0" w:line="240" w:lineRule="auto"/>
              <w:jc w:val="center"/>
              <w:rPr>
                <w:ins w:id="900240" w:author="Claude" w:date="2026-10-28T00:00:00Z"/>
                <w:rFonts w:ascii="Batang" w:eastAsia="Batang" w:hAnsi="Batang" w:cs="Times New Roman"/>
              </w:rPr>
            </w:pPr>
          </w:p>
        </w:tc>
        <w:tc>
          <w:tcPr>
            <w:tcW w:w="2150" w:type="dxa"/>
            <w:vAlign w:val="center"/>
          </w:tcPr>
          <w:p>
            <w:pPr>
              <w:wordWrap/>
              <w:spacing w:after="0" w:line="240" w:lineRule="auto"/>
              <w:jc w:val="center"/>
              <w:rPr>
                <w:ins w:id="900242" w:author="Claude" w:date="2026-10-28T00:00:00Z"/>
                <w:rFonts w:ascii="Batang" w:eastAsia="Batang" w:hAnsi="Batang" w:cs="Times New Roman"/>
              </w:rPr>
            </w:pPr>
            <w:ins w:id="900241" w:author="Claude" w:date="2026-10-28T00:00:00Z">
              <w:r>
                <w:rPr>
                  <w:rFonts w:ascii="Batang" w:eastAsia="Batang" w:hAnsi="Batang" w:cs="Times New Roman"/>
                  <w:sz w:val="18"/>
                  <w:szCs w:val="18"/>
                </w:rPr>
                <w:t xml:space="preserve">-0.087 (-0.34)</w:t>
              </w:r>
            </w:ins>
          </w:p>
        </w:tc>
        <w:tc>
          <w:tcPr>
            <w:tcW w:w="1350" w:type="dxa"/>
            <w:vAlign w:val="center"/>
          </w:tcPr>
          <w:p>
            <w:pPr>
              <w:wordWrap/>
              <w:spacing w:after="0" w:line="240" w:lineRule="auto"/>
              <w:jc w:val="center"/>
              <w:rPr>
                <w:ins w:id="900243" w:author="Claude" w:date="2026-10-28T00:00:00Z"/>
                <w:rFonts w:ascii="Batang" w:eastAsia="Batang" w:hAnsi="Batang" w:cs="Times New Roman"/>
              </w:rPr>
            </w:pPr>
          </w:p>
        </w:tc>
        <w:tc>
          <w:tcPr>
            <w:tcW w:w="2150" w:type="dxa"/>
            <w:vAlign w:val="center"/>
          </w:tcPr>
          <w:p>
            <w:pPr>
              <w:wordWrap/>
              <w:spacing w:after="0" w:line="240" w:lineRule="auto"/>
              <w:jc w:val="center"/>
              <w:rPr>
                <w:ins w:id="900245" w:author="Claude" w:date="2026-10-28T00:00:00Z"/>
                <w:rFonts w:ascii="Batang" w:eastAsia="Batang" w:hAnsi="Batang" w:cs="Times New Roman"/>
              </w:rPr>
            </w:pPr>
            <w:ins w:id="900244" w:author="Claude" w:date="2026-10-28T00:00:00Z">
              <w:r>
                <w:rPr>
                  <w:rFonts w:ascii="Batang" w:eastAsia="Batang" w:hAnsi="Batang" w:cs="Times New Roman"/>
                  <w:sz w:val="18"/>
                  <w:szCs w:val="18"/>
                </w:rPr>
                <w:t xml:space="preserve">-0.101 (-0.24)</w:t>
              </w:r>
            </w:ins>
          </w:p>
        </w:tc>
      </w:tr>
    </w:tbl>
    <w:p>
      <w:pPr>
        <w:wordWrap/>
        <w:spacing w:line="360" w:lineRule="auto"/>
        <w:jc w:val="both"/>
        <w:rPr>
          <w:ins w:id="900247" w:author="Claude" w:date="2026-10-28T00:00:00Z"/>
          <w:rFonts w:ascii="Batang" w:eastAsia="Batang" w:hAnsi="Batang" w:cs="Times New Roman"/>
        </w:rPr>
      </w:pPr>
    </w:p>
    <w:p w14:paraId="62D1101B" w14:textId="77777777" w:rsidR="00A73940" w:rsidRDefault="00A73940">
      <w:pPr>
        <w:widowControl/>
        <w:wordWrap/>
        <w:autoSpaceDE/>
        <w:autoSpaceDN/>
        <w:spacing w:after="160"/>
        <w:rPr>
          <w:ins w:id="1681" w:author="나현종" w:date="2025-11-06T15:08:00Z" w16du:dateUtc="2025-11-06T06:08:00Z"/>
          <w:rFonts w:ascii="Batang" w:eastAsia="Batang" w:hAnsi="Batang" w:cs="Times New Roman"/>
          <w:b/>
          <w:bCs/>
        </w:rPr>
      </w:pPr>
      <w:ins w:id="1682" w:author="나현종" w:date="2025-11-06T15:08:00Z" w16du:dateUtc="2025-11-06T06:08:00Z">
        <w:r>
          <w:rPr>
            <w:rFonts w:ascii="Batang" w:eastAsia="Batang" w:hAnsi="Batang" w:cs="Times New Roman"/>
            <w:b/>
            <w:bCs/>
          </w:rPr>
          <w:br w:type="page"/>
        </w:r>
      </w:ins>
    </w:p>
    <w:p w14:paraId="43D9E99B" w14:textId="672A74D5" w:rsidR="00EA7A09" w:rsidRPr="00CD2777" w:rsidRDefault="00FA0026">
      <w:pPr>
        <w:widowControl/>
        <w:wordWrap/>
        <w:autoSpaceDE/>
        <w:autoSpaceDN/>
        <w:jc w:val="center"/>
        <w:rPr>
          <w:rFonts w:ascii="Batang" w:eastAsia="Batang" w:hAnsi="Batang" w:cs="Times New Roman"/>
          <w:b/>
          <w:bCs/>
        </w:rPr>
        <w:pPrChange w:id="1683" w:author="나현종" w:date="2025-11-06T15:08:00Z" w16du:dateUtc="2025-11-06T06:08:00Z">
          <w:pPr>
            <w:wordWrap/>
            <w:spacing w:line="360" w:lineRule="auto"/>
            <w:jc w:val="center"/>
          </w:pPr>
        </w:pPrChange>
      </w:pPr>
      <w:r>
        <w:rPr>
          <w:rFonts w:ascii="Batang" w:eastAsia="Batang" w:hAnsi="Batang" w:cs="Times New Roman" w:hint="eastAsia"/>
          <w:b/>
          <w:bCs/>
        </w:rPr>
        <w:t>REFERENCES</w:t>
      </w:r>
    </w:p>
    <w:p>
      <w:pPr>
        <w:wordWrap/>
        <w:spacing w:line="360" w:lineRule="auto"/>
        <w:ind w:left="400" w:hangingChars="200" w:hanging="400"/>
        <w:jc w:val="both"/>
        <w:rPr>
          <w:ins w:id="900248" w:author="Claude" w:date="2026-10-28T00:00:00Z"/>
          <w:rFonts w:ascii="Batang" w:eastAsia="Batang" w:hAnsi="Batang" w:cs="Times New Roman"/>
        </w:rPr>
      </w:pPr>
      <w:ins w:id="900249" w:author="Claude" w:date="2026-10-28T00:00:00Z">
        <w:r>
          <w:rPr>
            <w:rFonts w:ascii="Batang" w:eastAsia="Batang" w:hAnsi="Batang" w:cs="Times New Roman"/>
          </w:rPr>
          <w:t xml:space="preserve">Barber, B. M., &amp; Odean, T. (2000). Trading is hazardous to your wealth: The common stock investment performance of individual investors. Journal of Finance, 55(2), 773–806.</w:t>
        </w:r>
      </w:ins>
    </w:p>
    <w:p>
      <w:pPr>
        <w:wordWrap/>
        <w:spacing w:line="360" w:lineRule="auto"/>
        <w:ind w:left="400" w:hangingChars="200" w:hanging="400"/>
        <w:jc w:val="both"/>
        <w:rPr>
          <w:ins w:id="900250" w:author="Claude" w:date="2026-10-28T00:00:00Z"/>
          <w:rFonts w:ascii="Batang" w:eastAsia="Batang" w:hAnsi="Batang" w:cs="Times New Roman"/>
        </w:rPr>
      </w:pPr>
      <w:ins w:id="900251" w:author="Claude" w:date="2026-10-28T00:00:00Z">
        <w:r>
          <w:rPr>
            <w:rFonts w:ascii="Batang" w:eastAsia="Batang" w:hAnsi="Batang" w:cs="Times New Roman"/>
          </w:rPr>
          <w:t xml:space="preserve">Barberis, N., Shleifer, A., &amp; Vishny, R. (1998). A model of investor sentiment. Journal of Financial Economics, 49(3), 307–343.</w:t>
        </w:r>
      </w:ins>
    </w:p>
    <w:p>
      <w:pPr>
        <w:wordWrap/>
        <w:spacing w:line="360" w:lineRule="auto"/>
        <w:ind w:left="400" w:hangingChars="200" w:hanging="400"/>
        <w:jc w:val="both"/>
        <w:rPr>
          <w:ins w:id="900252" w:author="Claude" w:date="2026-10-28T00:00:00Z"/>
          <w:rFonts w:ascii="Batang" w:eastAsia="Batang" w:hAnsi="Batang" w:cs="Times New Roman"/>
        </w:rPr>
      </w:pPr>
      <w:ins w:id="900253" w:author="Claude" w:date="2026-10-28T00:00:00Z">
        <w:r>
          <w:rPr>
            <w:rFonts w:ascii="Batang" w:eastAsia="Batang" w:hAnsi="Batang" w:cs="Times New Roman"/>
          </w:rPr>
          <w:t xml:space="preserve">Best, M. J., &amp; Grauer, R. R. (1991). On the sensitivity of mean-variance-efficient portfolios to changes in asset means: Some analytical and computational results. Review of Financial Studies, 4(2), 315–342.</w:t>
        </w:r>
      </w:ins>
    </w:p>
    <w:p>
      <w:pPr>
        <w:wordWrap/>
        <w:spacing w:line="360" w:lineRule="auto"/>
        <w:ind w:left="400" w:hangingChars="200" w:hanging="400"/>
        <w:jc w:val="both"/>
        <w:rPr>
          <w:ins w:id="900254" w:author="Claude" w:date="2026-10-28T00:00:00Z"/>
          <w:rFonts w:ascii="Batang" w:eastAsia="Batang" w:hAnsi="Batang" w:cs="Times New Roman"/>
        </w:rPr>
      </w:pPr>
      <w:ins w:id="900255" w:author="Claude" w:date="2026-10-28T00:00:00Z">
        <w:r>
          <w:rPr>
            <w:rFonts w:ascii="Batang" w:eastAsia="Batang" w:hAnsi="Batang" w:cs="Times New Roman"/>
          </w:rPr>
          <w:t xml:space="preserve">Bhushan, R. (1989). Firm characteristics and analyst following. Journal of Accounting and Economics, 11(2–3), 255–274.</w:t>
        </w:r>
      </w:ins>
    </w:p>
    <w:p>
      <w:pPr>
        <w:wordWrap/>
        <w:spacing w:line="360" w:lineRule="auto"/>
        <w:ind w:left="400" w:hangingChars="200" w:hanging="400"/>
        <w:jc w:val="both"/>
        <w:rPr>
          <w:ins w:id="900256" w:author="Claude" w:date="2026-10-28T00:00:00Z"/>
          <w:rFonts w:ascii="Batang" w:eastAsia="Batang" w:hAnsi="Batang" w:cs="Times New Roman"/>
        </w:rPr>
      </w:pPr>
      <w:ins w:id="900257" w:author="Claude" w:date="2026-10-28T00:00:00Z">
        <w:r>
          <w:rPr>
            <w:rFonts w:ascii="Batang" w:eastAsia="Batang" w:hAnsi="Batang" w:cs="Times New Roman"/>
          </w:rPr>
          <w:t xml:space="preserve">Black, F., &amp; Litterman, R. (1992). Global portfolio optimization. Financial Analysts Journal, 48(5), 28–43.</w:t>
        </w:r>
      </w:ins>
    </w:p>
    <w:p>
      <w:pPr>
        <w:wordWrap/>
        <w:spacing w:line="360" w:lineRule="auto"/>
        <w:ind w:left="400" w:hangingChars="200" w:hanging="400"/>
        <w:jc w:val="both"/>
        <w:rPr>
          <w:ins w:id="900258" w:author="Claude" w:date="2026-10-28T00:00:00Z"/>
          <w:rFonts w:ascii="Batang" w:eastAsia="Batang" w:hAnsi="Batang" w:cs="Times New Roman"/>
        </w:rPr>
      </w:pPr>
      <w:ins w:id="900259" w:author="Claude" w:date="2026-10-28T00:00:00Z">
        <w:r>
          <w:rPr>
            <w:rFonts w:ascii="Batang" w:eastAsia="Batang" w:hAnsi="Batang" w:cs="Times New Roman"/>
          </w:rPr>
          <w:t xml:space="preserve">Brown, T. B., Mann, B., Ryder, N., Subbiah, M., Kaplan, J., Dhariwal, P., et al. (2020). Language models are few-shot learners. Advances in Neural Information Processing Systems, 33, 1877–1901.</w:t>
        </w:r>
      </w:ins>
    </w:p>
    <w:p>
      <w:pPr>
        <w:wordWrap/>
        <w:spacing w:line="360" w:lineRule="auto"/>
        <w:ind w:left="400" w:hangingChars="200" w:hanging="400"/>
        <w:jc w:val="both"/>
        <w:rPr>
          <w:ins w:id="900260" w:author="Claude" w:date="2026-10-28T00:00:00Z"/>
          <w:rFonts w:ascii="Batang" w:eastAsia="Batang" w:hAnsi="Batang" w:cs="Times New Roman"/>
        </w:rPr>
      </w:pPr>
      <w:ins w:id="900261" w:author="Claude" w:date="2026-10-28T00:00:00Z">
        <w:r>
          <w:rPr>
            <w:rFonts w:ascii="Batang" w:eastAsia="Batang" w:hAnsi="Batang" w:cs="Times New Roman"/>
          </w:rPr>
          <w:t xml:space="preserve">Brynjolfsson, E., Li, D., &amp; Raymond, L. R. (2023). Generative AI at work. NBER Working Paper No. 31161.</w:t>
        </w:r>
      </w:ins>
    </w:p>
    <w:p>
      <w:pPr>
        <w:wordWrap/>
        <w:spacing w:line="360" w:lineRule="auto"/>
        <w:ind w:left="400" w:hangingChars="200" w:hanging="400"/>
        <w:jc w:val="both"/>
        <w:rPr>
          <w:ins w:id="900262" w:author="Claude" w:date="2026-10-28T00:00:00Z"/>
          <w:rFonts w:ascii="Batang" w:eastAsia="Batang" w:hAnsi="Batang" w:cs="Times New Roman"/>
        </w:rPr>
      </w:pPr>
      <w:ins w:id="900263" w:author="Claude" w:date="2026-10-28T00:00:00Z">
        <w:r>
          <w:rPr>
            <w:rFonts w:ascii="Batang" w:eastAsia="Batang" w:hAnsi="Batang" w:cs="Times New Roman"/>
          </w:rPr>
          <w:t xml:space="preserve">Daniel, K., Hirshleifer, D., &amp; Subrahmanyam, A. (1998). Investor psychology and security market under- and overreactions. Journal of Finance, 53(6), 1839–1885.</w:t>
        </w:r>
      </w:ins>
    </w:p>
    <w:p>
      <w:pPr>
        <w:wordWrap/>
        <w:spacing w:line="360" w:lineRule="auto"/>
        <w:ind w:left="400" w:hangingChars="200" w:hanging="400"/>
        <w:jc w:val="both"/>
        <w:rPr>
          <w:ins w:id="900264" w:author="Claude" w:date="2026-10-28T00:00:00Z"/>
          <w:rFonts w:ascii="Batang" w:eastAsia="Batang" w:hAnsi="Batang" w:cs="Times New Roman"/>
        </w:rPr>
      </w:pPr>
      <w:ins w:id="900265" w:author="Claude" w:date="2026-10-28T00:00:00Z">
        <w:r>
          <w:rPr>
            <w:rFonts w:ascii="Batang" w:eastAsia="Batang" w:hAnsi="Batang" w:cs="Times New Roman"/>
          </w:rPr>
          <w:t xml:space="preserve">De Bondt, W. F. M., &amp; Thaler, R. (1985). Does the stock market overreact? Journal of Finance, 40(3), 793–805.</w:t>
        </w:r>
      </w:ins>
    </w:p>
    <w:p>
      <w:pPr>
        <w:wordWrap/>
        <w:spacing w:line="360" w:lineRule="auto"/>
        <w:ind w:left="400" w:hangingChars="200" w:hanging="400"/>
        <w:jc w:val="both"/>
        <w:rPr>
          <w:ins w:id="900266" w:author="Claude" w:date="2026-10-28T00:00:00Z"/>
          <w:rFonts w:ascii="Batang" w:eastAsia="Batang" w:hAnsi="Batang" w:cs="Times New Roman"/>
        </w:rPr>
      </w:pPr>
      <w:ins w:id="900267" w:author="Claude" w:date="2026-10-28T00:00:00Z">
        <w:r>
          <w:rPr>
            <w:rFonts w:ascii="Batang" w:eastAsia="Batang" w:hAnsi="Batang" w:cs="Times New Roman"/>
          </w:rPr>
          <w:t xml:space="preserve">De Bondt, W. F. M., &amp; Thaler, R. H. (1987). Further evidence on investor overreaction and stock market seasonality. Journal of Finance, 42(3), 557–581.</w:t>
        </w:r>
      </w:ins>
    </w:p>
    <w:p>
      <w:pPr>
        <w:wordWrap/>
        <w:spacing w:line="360" w:lineRule="auto"/>
        <w:ind w:left="400" w:hangingChars="200" w:hanging="400"/>
        <w:jc w:val="both"/>
        <w:rPr>
          <w:ins w:id="900268" w:author="Claude" w:date="2026-10-28T00:00:00Z"/>
          <w:rFonts w:ascii="Batang" w:eastAsia="Batang" w:hAnsi="Batang" w:cs="Times New Roman"/>
        </w:rPr>
      </w:pPr>
      <w:ins w:id="900269" w:author="Claude" w:date="2026-10-28T00:00:00Z">
        <w:r>
          <w:rPr>
            <w:rFonts w:ascii="Batang" w:eastAsia="Batang" w:hAnsi="Batang" w:cs="Times New Roman"/>
          </w:rPr>
          <w:t xml:space="preserve">Fama, E. F., &amp; French, K. R. (1993). Common risk factors in the returns on stocks and bonds. Journal of Financial Economics, 33(1), 3–56.</w:t>
        </w:r>
      </w:ins>
    </w:p>
    <w:p>
      <w:pPr>
        <w:wordWrap/>
        <w:spacing w:line="360" w:lineRule="auto"/>
        <w:ind w:left="400" w:hangingChars="200" w:hanging="400"/>
        <w:jc w:val="both"/>
        <w:rPr>
          <w:ins w:id="900270" w:author="Claude" w:date="2026-10-28T00:00:00Z"/>
          <w:rFonts w:ascii="Batang" w:eastAsia="Batang" w:hAnsi="Batang" w:cs="Times New Roman"/>
        </w:rPr>
      </w:pPr>
      <w:ins w:id="900271" w:author="Claude" w:date="2026-10-28T00:00:00Z">
        <w:r>
          <w:rPr>
            <w:rFonts w:ascii="Batang" w:eastAsia="Batang" w:hAnsi="Batang" w:cs="Times New Roman"/>
          </w:rPr>
          <w:t xml:space="preserve">He, G., &amp; Litterman, R. (1999). The intuition behind Black-Litterman model portfolios. Goldman Sachs Investment Management Research.</w:t>
        </w:r>
      </w:ins>
    </w:p>
    <w:p>
      <w:pPr>
        <w:wordWrap/>
        <w:spacing w:line="360" w:lineRule="auto"/>
        <w:ind w:left="400" w:hangingChars="200" w:hanging="400"/>
        <w:jc w:val="both"/>
        <w:rPr>
          <w:ins w:id="900272" w:author="Claude" w:date="2026-10-28T00:00:00Z"/>
          <w:rFonts w:ascii="Batang" w:eastAsia="Batang" w:hAnsi="Batang" w:cs="Times New Roman"/>
        </w:rPr>
      </w:pPr>
      <w:ins w:id="900273" w:author="Claude" w:date="2026-10-28T00:00:00Z">
        <w:r>
          <w:rPr>
            <w:rFonts w:ascii="Batang" w:eastAsia="Batang" w:hAnsi="Batang" w:cs="Times New Roman"/>
          </w:rPr>
          <w:t xml:space="preserve">Hirshleifer, D., &amp; Teoh, S. H. (2003). Limited attention, information disclosure, and financial reporting. Journal of Accounting and Economics, 36(1–3), 337–386.</w:t>
        </w:r>
      </w:ins>
    </w:p>
    <w:p>
      <w:pPr>
        <w:wordWrap/>
        <w:spacing w:line="360" w:lineRule="auto"/>
        <w:ind w:left="400" w:hangingChars="200" w:hanging="400"/>
        <w:jc w:val="both"/>
        <w:rPr>
          <w:ins w:id="900274" w:author="Claude" w:date="2026-10-28T00:00:00Z"/>
          <w:rFonts w:ascii="Batang" w:eastAsia="Batang" w:hAnsi="Batang" w:cs="Times New Roman"/>
        </w:rPr>
      </w:pPr>
      <w:ins w:id="900275" w:author="Claude" w:date="2026-10-28T00:00:00Z">
        <w:r>
          <w:rPr>
            <w:rFonts w:ascii="Batang" w:eastAsia="Batang" w:hAnsi="Batang" w:cs="Times New Roman"/>
          </w:rPr>
          <w:t xml:space="preserve">Idzorek, T. M. (2004). A step-by-step guide to the Black-Litterman model: Incorporating user-specified confidence levels. Working paper, Zephyr Associates.</w:t>
        </w:r>
      </w:ins>
    </w:p>
    <w:p>
      <w:pPr>
        <w:wordWrap/>
        <w:spacing w:line="360" w:lineRule="auto"/>
        <w:ind w:left="400" w:hangingChars="200" w:hanging="400"/>
        <w:jc w:val="both"/>
        <w:rPr>
          <w:ins w:id="900276" w:author="Claude" w:date="2026-10-28T00:00:00Z"/>
          <w:rFonts w:ascii="Batang" w:eastAsia="Batang" w:hAnsi="Batang" w:cs="Times New Roman"/>
        </w:rPr>
      </w:pPr>
      <w:ins w:id="900277" w:author="Claude" w:date="2026-10-28T00:00:00Z">
        <w:r>
          <w:rPr>
            <w:rFonts w:ascii="Batang" w:eastAsia="Batang" w:hAnsi="Batang" w:cs="Times New Roman"/>
          </w:rPr>
          <w:t xml:space="preserve">Kahneman, D., &amp; Tversky, A. (1979). Prospect theory: An analysis of decision under risk. Econometrica, 47(2), 263–291.</w:t>
        </w:r>
      </w:ins>
    </w:p>
    <w:p>
      <w:pPr>
        <w:wordWrap/>
        <w:spacing w:line="360" w:lineRule="auto"/>
        <w:ind w:left="400" w:hangingChars="200" w:hanging="400"/>
        <w:jc w:val="both"/>
        <w:rPr>
          <w:ins w:id="900278" w:author="Claude" w:date="2026-10-28T00:00:00Z"/>
          <w:rFonts w:ascii="Batang" w:eastAsia="Batang" w:hAnsi="Batang" w:cs="Times New Roman"/>
        </w:rPr>
      </w:pPr>
      <w:ins w:id="900279" w:author="Claude" w:date="2026-10-28T00:00:00Z">
        <w:r>
          <w:rPr>
            <w:rFonts w:ascii="Batang" w:eastAsia="Batang" w:hAnsi="Batang" w:cs="Times New Roman"/>
          </w:rPr>
          <w:t xml:space="preserve">Kelly, B., Malamud, S., &amp; Zhou, K. (2024). The virtue of complexity in return prediction. Journal of Finance, 79(1), 459–503.</w:t>
        </w:r>
      </w:ins>
    </w:p>
    <w:p>
      <w:pPr>
        <w:wordWrap/>
        <w:spacing w:line="360" w:lineRule="auto"/>
        <w:ind w:left="400" w:hangingChars="200" w:hanging="400"/>
        <w:jc w:val="both"/>
        <w:rPr>
          <w:ins w:id="900280" w:author="Claude" w:date="2026-10-28T00:00:00Z"/>
          <w:rFonts w:ascii="Batang" w:eastAsia="Batang" w:hAnsi="Batang" w:cs="Times New Roman"/>
        </w:rPr>
      </w:pPr>
      <w:ins w:id="900281" w:author="Claude" w:date="2026-10-28T00:00:00Z">
        <w:r>
          <w:rPr>
            <w:rFonts w:ascii="Batang" w:eastAsia="Batang" w:hAnsi="Batang" w:cs="Times New Roman"/>
            <w:highlight w:val="yellow"/>
          </w:rPr>
          <w:t xml:space="preserve">Kim et al. (2024). [서지정보 확인 필요]</w:t>
        </w:r>
      </w:ins>
    </w:p>
    <w:p>
      <w:pPr>
        <w:wordWrap/>
        <w:spacing w:line="360" w:lineRule="auto"/>
        <w:ind w:left="400" w:hangingChars="200" w:hanging="400"/>
        <w:jc w:val="both"/>
        <w:rPr>
          <w:ins w:id="900282" w:author="Claude" w:date="2026-10-28T00:00:00Z"/>
          <w:rFonts w:ascii="Batang" w:eastAsia="Batang" w:hAnsi="Batang" w:cs="Times New Roman"/>
        </w:rPr>
      </w:pPr>
      <w:ins w:id="900283" w:author="Claude" w:date="2026-10-28T00:00:00Z">
        <w:r>
          <w:rPr>
            <w:rFonts w:ascii="Batang" w:eastAsia="Batang" w:hAnsi="Batang" w:cs="Times New Roman"/>
          </w:rPr>
          <w:t xml:space="preserve">Lopez-Lira, A., &amp; Tang, Y. (2023). Can ChatGPT forecast stock price movements? Return predictability and large language models. Working paper, University of Florida.</w:t>
        </w:r>
      </w:ins>
    </w:p>
    <w:p>
      <w:pPr>
        <w:wordWrap/>
        <w:spacing w:line="360" w:lineRule="auto"/>
        <w:ind w:left="400" w:hangingChars="200" w:hanging="400"/>
        <w:jc w:val="both"/>
        <w:rPr>
          <w:ins w:id="900284" w:author="Claude" w:date="2026-10-28T00:00:00Z"/>
          <w:rFonts w:ascii="Batang" w:eastAsia="Batang" w:hAnsi="Batang" w:cs="Times New Roman"/>
        </w:rPr>
      </w:pPr>
      <w:ins w:id="900285" w:author="Claude" w:date="2026-10-28T00:00:00Z">
        <w:r>
          <w:rPr>
            <w:rFonts w:ascii="Batang" w:eastAsia="Batang" w:hAnsi="Batang" w:cs="Times New Roman"/>
          </w:rPr>
          <w:t xml:space="preserve">Markowitz, H. (1952). Portfolio selection. Journal of Finance, 7(1), 77–91.</w:t>
        </w:r>
      </w:ins>
    </w:p>
    <w:p>
      <w:pPr>
        <w:wordWrap/>
        <w:spacing w:line="360" w:lineRule="auto"/>
        <w:ind w:left="400" w:hangingChars="200" w:hanging="400"/>
        <w:jc w:val="both"/>
        <w:rPr>
          <w:ins w:id="900286" w:author="Claude" w:date="2026-10-28T00:00:00Z"/>
          <w:rFonts w:ascii="Batang" w:eastAsia="Batang" w:hAnsi="Batang" w:cs="Times New Roman"/>
        </w:rPr>
      </w:pPr>
      <w:ins w:id="900287" w:author="Claude" w:date="2026-10-28T00:00:00Z">
        <w:r>
          <w:rPr>
            <w:rFonts w:ascii="Batang" w:eastAsia="Batang" w:hAnsi="Batang" w:cs="Times New Roman"/>
          </w:rPr>
          <w:t xml:space="preserve">Meucci, A. (2008). Fully flexible views: Theory and practice. Risk, 21(10), 97–102.</w:t>
        </w:r>
      </w:ins>
    </w:p>
    <w:p>
      <w:pPr>
        <w:wordWrap/>
        <w:spacing w:line="360" w:lineRule="auto"/>
        <w:ind w:left="400" w:hangingChars="200" w:hanging="400"/>
        <w:jc w:val="both"/>
        <w:rPr>
          <w:ins w:id="900288" w:author="Claude" w:date="2026-10-28T00:00:00Z"/>
          <w:rFonts w:ascii="Batang" w:eastAsia="Batang" w:hAnsi="Batang" w:cs="Times New Roman"/>
        </w:rPr>
      </w:pPr>
      <w:ins w:id="900289" w:author="Claude" w:date="2026-10-28T00:00:00Z">
        <w:r>
          <w:rPr>
            <w:rFonts w:ascii="Batang" w:eastAsia="Batang" w:hAnsi="Batang" w:cs="Times New Roman"/>
            <w:highlight w:val="yellow"/>
          </w:rPr>
          <w:t xml:space="preserve">Meucci, A. (2009). Risk and asset allocation. Berlin: Springer. [본문의 Meucci(2009) 인용 대상 확인 필요]</w:t>
        </w:r>
      </w:ins>
    </w:p>
    <w:p>
      <w:pPr>
        <w:wordWrap/>
        <w:spacing w:line="360" w:lineRule="auto"/>
        <w:ind w:left="400" w:hangingChars="200" w:hanging="400"/>
        <w:jc w:val="both"/>
        <w:rPr>
          <w:ins w:id="900290" w:author="Claude" w:date="2026-10-28T00:00:00Z"/>
          <w:rFonts w:ascii="Batang" w:eastAsia="Batang" w:hAnsi="Batang" w:cs="Times New Roman"/>
        </w:rPr>
      </w:pPr>
      <w:ins w:id="900291" w:author="Claude" w:date="2026-10-28T00:00:00Z">
        <w:r>
          <w:rPr>
            <w:rFonts w:ascii="Batang" w:eastAsia="Batang" w:hAnsi="Batang" w:cs="Times New Roman"/>
          </w:rPr>
          <w:t xml:space="preserve">Michaud, R. O. (1989). The Markowitz optimization enigma: Is ‘optimized’ optimal? Financial Analysts Journal, 45(1), 31–42.</w:t>
        </w:r>
      </w:ins>
    </w:p>
    <w:p>
      <w:pPr>
        <w:wordWrap/>
        <w:spacing w:line="360" w:lineRule="auto"/>
        <w:ind w:left="400" w:hangingChars="200" w:hanging="400"/>
        <w:jc w:val="both"/>
        <w:rPr>
          <w:ins w:id="900292" w:author="Claude" w:date="2026-10-28T00:00:00Z"/>
          <w:rFonts w:ascii="Batang" w:eastAsia="Batang" w:hAnsi="Batang" w:cs="Times New Roman"/>
        </w:rPr>
      </w:pPr>
      <w:ins w:id="900293" w:author="Claude" w:date="2026-10-28T00:00:00Z">
        <w:r>
          <w:rPr>
            <w:rFonts w:ascii="Batang" w:eastAsia="Batang" w:hAnsi="Batang" w:cs="Times New Roman"/>
          </w:rPr>
          <w:t xml:space="preserve">Miller, G. A. (1956). The magical number seven, plus or minus two: Some limits on our capacity for processing information. Psychological Review, 63(2), 81–97.</w:t>
        </w:r>
      </w:ins>
    </w:p>
    <w:p>
      <w:pPr>
        <w:wordWrap/>
        <w:spacing w:line="360" w:lineRule="auto"/>
        <w:ind w:left="400" w:hangingChars="200" w:hanging="400"/>
        <w:jc w:val="both"/>
        <w:rPr>
          <w:ins w:id="900294" w:author="Claude" w:date="2026-10-28T00:00:00Z"/>
          <w:rFonts w:ascii="Batang" w:eastAsia="Batang" w:hAnsi="Batang" w:cs="Times New Roman"/>
        </w:rPr>
      </w:pPr>
      <w:ins w:id="900295" w:author="Claude" w:date="2026-10-28T00:00:00Z">
        <w:r>
          <w:rPr>
            <w:rFonts w:ascii="Batang" w:eastAsia="Batang" w:hAnsi="Batang" w:cs="Times New Roman"/>
            <w:highlight w:val="yellow"/>
          </w:rPr>
          <w:t xml:space="preserve">Millo (2023). [서지정보 확인 필요]</w:t>
        </w:r>
      </w:ins>
    </w:p>
    <w:p>
      <w:pPr>
        <w:wordWrap/>
        <w:spacing w:line="360" w:lineRule="auto"/>
        <w:ind w:left="400" w:hangingChars="200" w:hanging="400"/>
        <w:jc w:val="both"/>
        <w:rPr>
          <w:ins w:id="900296" w:author="Claude" w:date="2026-10-28T00:00:00Z"/>
          <w:rFonts w:ascii="Batang" w:eastAsia="Batang" w:hAnsi="Batang" w:cs="Times New Roman"/>
        </w:rPr>
      </w:pPr>
      <w:ins w:id="900297" w:author="Claude" w:date="2026-10-28T00:00:00Z">
        <w:r>
          <w:rPr>
            <w:rFonts w:ascii="Batang" w:eastAsia="Batang" w:hAnsi="Batang" w:cs="Times New Roman"/>
          </w:rPr>
          <w:t xml:space="preserve">OpenAI. (2023). GPT-4 technical report. arXiv preprint arXiv:2303.08774.</w:t>
        </w:r>
      </w:ins>
    </w:p>
    <w:p>
      <w:pPr>
        <w:wordWrap/>
        <w:spacing w:line="360" w:lineRule="auto"/>
        <w:ind w:left="400" w:hangingChars="200" w:hanging="400"/>
        <w:jc w:val="both"/>
        <w:rPr>
          <w:ins w:id="900298" w:author="Claude" w:date="2026-10-28T00:00:00Z"/>
          <w:rFonts w:ascii="Batang" w:eastAsia="Batang" w:hAnsi="Batang" w:cs="Times New Roman"/>
        </w:rPr>
      </w:pPr>
      <w:ins w:id="900299" w:author="Claude" w:date="2026-10-28T00:00:00Z">
        <w:r>
          <w:rPr>
            <w:rFonts w:ascii="Batang" w:eastAsia="Batang" w:hAnsi="Batang" w:cs="Times New Roman"/>
          </w:rPr>
          <w:t xml:space="preserve">Park, J. S., O’Brien, J. C., Cai, C. J., Morris, M. R., Liang, P., &amp; Bernstein, M. S. (2023). Generative agents: Interactive simulacra of human behavior. Proceedings of the 36th Annual ACM Symposium on User Interface Software and Technology (UIST ’23).</w:t>
        </w:r>
      </w:ins>
    </w:p>
    <w:p>
      <w:pPr>
        <w:wordWrap/>
        <w:spacing w:line="360" w:lineRule="auto"/>
        <w:ind w:left="400" w:hangingChars="200" w:hanging="400"/>
        <w:jc w:val="both"/>
        <w:rPr>
          <w:ins w:id="900300" w:author="Claude" w:date="2026-10-28T00:00:00Z"/>
          <w:rFonts w:ascii="Batang" w:eastAsia="Batang" w:hAnsi="Batang" w:cs="Times New Roman"/>
        </w:rPr>
      </w:pPr>
      <w:ins w:id="900301" w:author="Claude" w:date="2026-10-28T00:00:00Z">
        <w:r>
          <w:rPr>
            <w:rFonts w:ascii="Batang" w:eastAsia="Batang" w:hAnsi="Batang" w:cs="Times New Roman"/>
          </w:rPr>
          <w:t xml:space="preserve">Peng, L., &amp; Xiong, W. (2006). Investor attention, overconfidence and category learning. Journal of Financial Economics, 80(3), 563–602.</w:t>
        </w:r>
      </w:ins>
    </w:p>
    <w:p>
      <w:pPr>
        <w:wordWrap/>
        <w:spacing w:line="360" w:lineRule="auto"/>
        <w:ind w:left="400" w:hangingChars="200" w:hanging="400"/>
        <w:jc w:val="both"/>
        <w:rPr>
          <w:ins w:id="900302" w:author="Claude" w:date="2026-10-28T00:00:00Z"/>
          <w:rFonts w:ascii="Batang" w:eastAsia="Batang" w:hAnsi="Batang" w:cs="Times New Roman"/>
        </w:rPr>
      </w:pPr>
      <w:ins w:id="900303" w:author="Claude" w:date="2026-10-28T00:00:00Z">
        <w:r>
          <w:rPr>
            <w:rFonts w:ascii="Batang" w:eastAsia="Batang" w:hAnsi="Batang" w:cs="Times New Roman"/>
          </w:rPr>
          <w:t xml:space="preserve">Rabin, M., &amp; Schrag, J. L. (1999). First impressions matter: A model of confirmatory bias. Quarterly Journal of Economics, 114(1), 37–82.</w:t>
        </w:r>
      </w:ins>
    </w:p>
    <w:p>
      <w:pPr>
        <w:wordWrap/>
        <w:spacing w:line="360" w:lineRule="auto"/>
        <w:ind w:left="400" w:hangingChars="200" w:hanging="400"/>
        <w:jc w:val="both"/>
        <w:rPr>
          <w:ins w:id="900304" w:author="Claude" w:date="2026-10-28T00:00:00Z"/>
          <w:rFonts w:ascii="Batang" w:eastAsia="Batang" w:hAnsi="Batang" w:cs="Times New Roman"/>
        </w:rPr>
      </w:pPr>
      <w:ins w:id="900305" w:author="Claude" w:date="2026-10-28T00:00:00Z">
        <w:r>
          <w:rPr>
            <w:rFonts w:ascii="Batang" w:eastAsia="Batang" w:hAnsi="Batang" w:cs="Times New Roman"/>
          </w:rPr>
          <w:t xml:space="preserve">Satchell, S., &amp; Scowcroft, A. (2000). A demystification of the Black–Litterman model: Managing quantitative and traditional portfolio construction. Journal of Asset Management, 1(2), 138–150.</w:t>
        </w:r>
      </w:ins>
    </w:p>
    <w:p>
      <w:pPr>
        <w:wordWrap/>
        <w:spacing w:line="360" w:lineRule="auto"/>
        <w:ind w:left="400" w:hangingChars="200" w:hanging="400"/>
        <w:jc w:val="both"/>
        <w:rPr>
          <w:ins w:id="900306" w:author="Claude" w:date="2026-10-28T00:00:00Z"/>
          <w:rFonts w:ascii="Batang" w:eastAsia="Batang" w:hAnsi="Batang" w:cs="Times New Roman"/>
        </w:rPr>
      </w:pPr>
      <w:ins w:id="900307" w:author="Claude" w:date="2026-10-28T00:00:00Z">
        <w:r>
          <w:rPr>
            <w:rFonts w:ascii="Batang" w:eastAsia="Batang" w:hAnsi="Batang" w:cs="Times New Roman"/>
          </w:rPr>
          <w:t xml:space="preserve">Wang, L., Ma, C., Feng, X., Zhang, Z., Yang, H., Zhang, J., et al. (2024). A survey on large language model based autonomous agents. Frontiers of Computer Science, 18(6), 186345.</w:t>
        </w:r>
      </w:ins>
    </w:p>
    <w:p>
      <w:pPr>
        <w:wordWrap/>
        <w:spacing w:line="360" w:lineRule="auto"/>
        <w:ind w:left="400" w:hangingChars="200" w:hanging="400"/>
        <w:jc w:val="both"/>
        <w:rPr>
          <w:ins w:id="900308" w:author="Claude" w:date="2026-10-28T00:00:00Z"/>
          <w:rFonts w:ascii="Batang" w:eastAsia="Batang" w:hAnsi="Batang" w:cs="Times New Roman"/>
        </w:rPr>
      </w:pPr>
      <w:ins w:id="900309" w:author="Claude" w:date="2026-10-28T00:00:00Z">
        <w:r>
          <w:rPr>
            <w:rFonts w:ascii="Batang" w:eastAsia="Batang" w:hAnsi="Batang" w:cs="Times New Roman"/>
            <w:highlight w:val="yellow"/>
          </w:rPr>
          <w:t xml:space="preserve">Wu, Zhang, &amp; Liu (2024). [서지정보 확인 필요]</w:t>
        </w:r>
      </w:ins>
    </w:p>
    <w:p w14:paraId="59D59849" w14:textId="77777777" w:rsidR="00FA0026" w:rsidRPr="00CD2777" w:rsidRDefault="00FA0026">
      <w:pPr>
        <w:wordWrap/>
        <w:rPr>
          <w:rFonts w:ascii="Batang" w:eastAsia="Batang" w:hAnsi="Batang" w:cs="Times New Roman"/>
        </w:rPr>
        <w:pPrChange w:id="1684" w:author="나현종" w:date="2025-11-06T14:50:00Z" w16du:dateUtc="2025-11-06T05:50:00Z">
          <w:pPr>
            <w:wordWrap/>
            <w:spacing w:line="360" w:lineRule="auto"/>
          </w:pPr>
        </w:pPrChange>
      </w:pPr>
    </w:p>
    <w:p w14:paraId="20088E2B" w14:textId="1F28D91B" w:rsidR="00FA0026" w:rsidRPr="00CD2777" w:rsidDel="00A73940" w:rsidRDefault="00B33101">
      <w:pPr>
        <w:wordWrap/>
        <w:jc w:val="center"/>
        <w:rPr>
          <w:del w:id="1685" w:author="나현종" w:date="2025-11-06T15:08:00Z" w16du:dateUtc="2025-11-06T06:08:00Z"/>
          <w:rFonts w:ascii="Batang" w:eastAsia="Batang" w:hAnsi="Batang" w:cs="Times New Roman"/>
        </w:rPr>
        <w:pPrChange w:id="1686" w:author="나현종" w:date="2025-11-06T15:08:00Z" w16du:dateUtc="2025-11-06T06:08:00Z">
          <w:pPr>
            <w:wordWrap/>
            <w:spacing w:line="360" w:lineRule="auto"/>
            <w:jc w:val="center"/>
          </w:pPr>
        </w:pPrChange>
      </w:pPr>
      <w:del w:id="1687" w:author="나현종" w:date="2025-11-06T15:08:00Z" w16du:dateUtc="2025-11-06T06:08:00Z">
        <w:r>
          <w:rPr>
            <w:rFonts w:ascii="Batang" w:eastAsia="Batang" w:hAnsi="Batang" w:cs="Times New Roman" w:hint="eastAsia"/>
          </w:rPr>
          <w:delText>(아직 작성하지 마시오)</w:delText>
        </w:r>
      </w:del>
    </w:p>
    <w:p w14:paraId="2F5E5294" w14:textId="7D1D96D4" w:rsidR="00B33101" w:rsidRPr="00CD2777" w:rsidDel="00A73940" w:rsidRDefault="00B33101">
      <w:pPr>
        <w:wordWrap/>
        <w:jc w:val="center"/>
        <w:rPr>
          <w:del w:id="1688" w:author="나현종" w:date="2025-11-06T15:08:00Z" w16du:dateUtc="2025-11-06T06:08:00Z"/>
          <w:rFonts w:ascii="Batang" w:eastAsia="Batang" w:hAnsi="Batang" w:cs="Times New Roman"/>
        </w:rPr>
        <w:pPrChange w:id="1689" w:author="나현종" w:date="2025-11-06T15:08:00Z" w16du:dateUtc="2025-11-06T06:08:00Z">
          <w:pPr>
            <w:wordWrap/>
            <w:spacing w:line="360" w:lineRule="auto"/>
          </w:pPr>
        </w:pPrChange>
      </w:pPr>
    </w:p>
    <w:p w14:paraId="626170DD" w14:textId="733041CB" w:rsidR="00B33101" w:rsidRPr="00CD2777" w:rsidDel="00A73940" w:rsidRDefault="00B33101">
      <w:pPr>
        <w:wordWrap/>
        <w:jc w:val="center"/>
        <w:rPr>
          <w:del w:id="1690" w:author="나현종" w:date="2025-11-06T15:08:00Z" w16du:dateUtc="2025-11-06T06:08:00Z"/>
          <w:rFonts w:ascii="Batang" w:eastAsia="Batang" w:hAnsi="Batang" w:cs="Times New Roman"/>
        </w:rPr>
        <w:pPrChange w:id="1691" w:author="나현종" w:date="2025-11-06T15:08:00Z" w16du:dateUtc="2025-11-06T06:08:00Z">
          <w:pPr>
            <w:wordWrap/>
            <w:spacing w:line="360" w:lineRule="auto"/>
          </w:pPr>
        </w:pPrChange>
      </w:pPr>
    </w:p>
    <w:p w14:paraId="1020F31F" w14:textId="1D58EF7A" w:rsidR="00B33101" w:rsidRPr="00CD2777" w:rsidDel="00A73940" w:rsidRDefault="00B33101">
      <w:pPr>
        <w:wordWrap/>
        <w:jc w:val="center"/>
        <w:rPr>
          <w:del w:id="1692" w:author="나현종" w:date="2025-11-06T15:08:00Z" w16du:dateUtc="2025-11-06T06:08:00Z"/>
          <w:rFonts w:ascii="Batang" w:eastAsia="Batang" w:hAnsi="Batang" w:cs="Times New Roman"/>
        </w:rPr>
        <w:pPrChange w:id="1693" w:author="나현종" w:date="2025-11-06T15:08:00Z" w16du:dateUtc="2025-11-06T06:08:00Z">
          <w:pPr>
            <w:wordWrap/>
            <w:spacing w:line="360" w:lineRule="auto"/>
          </w:pPr>
        </w:pPrChange>
      </w:pPr>
    </w:p>
    <w:p w14:paraId="4F9212E6" w14:textId="77E7CFFE" w:rsidR="00B33101" w:rsidRPr="00CD2777" w:rsidDel="00A73940" w:rsidRDefault="00B33101">
      <w:pPr>
        <w:wordWrap/>
        <w:jc w:val="center"/>
        <w:rPr>
          <w:del w:id="1694" w:author="나현종" w:date="2025-11-06T15:08:00Z" w16du:dateUtc="2025-11-06T06:08:00Z"/>
          <w:rFonts w:ascii="Batang" w:eastAsia="Batang" w:hAnsi="Batang" w:cs="Times New Roman"/>
        </w:rPr>
        <w:pPrChange w:id="1695" w:author="나현종" w:date="2025-11-06T15:08:00Z" w16du:dateUtc="2025-11-06T06:08:00Z">
          <w:pPr>
            <w:wordWrap/>
            <w:spacing w:line="360" w:lineRule="auto"/>
          </w:pPr>
        </w:pPrChange>
      </w:pPr>
    </w:p>
    <w:p w14:paraId="40638254" w14:textId="574FEE6E" w:rsidR="00B33101" w:rsidRPr="00CD2777" w:rsidDel="00A73940" w:rsidRDefault="00B33101">
      <w:pPr>
        <w:wordWrap/>
        <w:jc w:val="center"/>
        <w:rPr>
          <w:del w:id="1696" w:author="나현종" w:date="2025-11-06T15:08:00Z" w16du:dateUtc="2025-11-06T06:08:00Z"/>
          <w:rFonts w:ascii="Batang" w:eastAsia="Batang" w:hAnsi="Batang" w:cs="Times New Roman"/>
        </w:rPr>
        <w:pPrChange w:id="1697" w:author="나현종" w:date="2025-11-06T15:08:00Z" w16du:dateUtc="2025-11-06T06:08:00Z">
          <w:pPr>
            <w:wordWrap/>
            <w:spacing w:line="360" w:lineRule="auto"/>
          </w:pPr>
        </w:pPrChange>
      </w:pPr>
    </w:p>
    <w:p w14:paraId="2AC24184" w14:textId="506E7A65" w:rsidR="00F9418E" w:rsidRDefault="00F9418E">
      <w:pPr>
        <w:widowControl/>
        <w:wordWrap/>
        <w:autoSpaceDE/>
        <w:autoSpaceDN/>
        <w:spacing w:after="160"/>
        <w:rPr>
          <w:ins w:id="1698" w:author="나현종" w:date="2025-11-06T15:19:00Z" w16du:dateUtc="2025-11-06T06:19:00Z"/>
          <w:rFonts w:ascii="Batang" w:eastAsia="Batang" w:hAnsi="Batang" w:cs="Times New Roman"/>
          <w:color w:val="0070C0"/>
        </w:rPr>
      </w:pPr>
      <w:ins w:id="1699" w:author="나현종" w:date="2025-11-06T15:19:00Z" w16du:dateUtc="2025-11-06T06:19:00Z">
        <w:r>
          <w:rPr>
            <w:rFonts w:ascii="Batang" w:eastAsia="Batang" w:hAnsi="Batang" w:cs="Times New Roman"/>
            <w:color w:val="0070C0"/>
          </w:rPr>
          <w:br w:type="page"/>
        </w:r>
      </w:ins>
    </w:p>
    <w:p w14:paraId="395A6037" w14:textId="553727D1" w:rsidR="00B33101" w:rsidDel="00F9418E" w:rsidRDefault="00F9418E">
      <w:pPr>
        <w:wordWrap/>
        <w:jc w:val="center"/>
        <w:rPr>
          <w:del w:id="1700" w:author="나현종" w:date="2025-11-06T15:08:00Z" w16du:dateUtc="2025-11-06T06:08:00Z"/>
          <w:rFonts w:ascii="Batang" w:eastAsia="Batang" w:hAnsi="Batang" w:cs="Times New Roman"/>
          <w:color w:val="0070C0"/>
        </w:rPr>
      </w:pPr>
      <w:ins w:id="1701" w:author="나현종" w:date="2025-11-06T15:19:00Z" w16du:dateUtc="2025-11-06T06:19:00Z">
        <w:r>
          <w:rPr>
            <w:rFonts w:ascii="Batang" w:eastAsia="Batang" w:hAnsi="Batang" w:cs="Times New Roman" w:hint="eastAsia"/>
            <w:color w:val="0070C0"/>
          </w:rPr>
          <w:t>Appendix 1. AI Agent Prompts</w:t>
        </w:r>
      </w:ins>
    </w:p>
    <w:p w14:paraId="57958614" w14:textId="77777777" w:rsidR="00F9418E" w:rsidRDefault="00F9418E">
      <w:pPr>
        <w:wordWrap/>
        <w:jc w:val="center"/>
        <w:rPr>
          <w:ins w:id="1702" w:author="나현종" w:date="2025-11-06T15:19:00Z" w16du:dateUtc="2025-11-06T06:19:00Z"/>
          <w:rFonts w:ascii="Batang" w:eastAsia="Batang" w:hAnsi="Batang" w:cs="Times New Roman"/>
          <w:color w:val="0070C0"/>
        </w:rPr>
      </w:pPr>
    </w:p>
    <w:p w14:paraId="724841DF" w14:textId="5D1D3A37" w:rsidR="00F9418E" w:rsidRDefault="00F9418E">
      <w:pPr>
        <w:wordWrap/>
        <w:rPr>
          <w:ins w:id="1703" w:author="나현종" w:date="2025-11-06T15:20:00Z" w16du:dateUtc="2025-11-06T06:20:00Z"/>
          <w:rFonts w:ascii="Batang" w:eastAsia="Batang" w:hAnsi="Batang" w:cs="Times New Roman"/>
          <w:color w:val="0070C0"/>
        </w:rPr>
        <w:pPrChange w:id="1704" w:author="나현종" w:date="2025-11-06T15:20:00Z" w16du:dateUtc="2025-11-06T06:20:00Z">
          <w:pPr>
            <w:wordWrap/>
            <w:jc w:val="center"/>
          </w:pPr>
        </w:pPrChange>
      </w:pPr>
      <w:ins w:id="1705" w:author="나현종" w:date="2025-11-06T15:20:00Z" w16du:dateUtc="2025-11-06T06:20:00Z">
        <w:r>
          <w:rPr>
            <w:rFonts w:ascii="Batang" w:eastAsia="Batang" w:hAnsi="Batang" w:cs="Times New Roman" w:hint="eastAsia"/>
            <w:color w:val="0070C0"/>
          </w:rPr>
          <w:t>Panel A. System Prompt</w:t>
        </w:r>
      </w:ins>
    </w:p>
    <w:p>
      <w:pPr>
        <w:wordWrap/>
        <w:spacing w:after="0" w:line="240" w:lineRule="auto"/>
        <w:jc w:val="both"/>
        <w:rPr>
          <w:ins w:id="900311" w:author="Claude" w:date="2026-10-28T00:00:00Z"/>
          <w:rFonts w:ascii="Batang" w:eastAsia="Batang" w:hAnsi="Batang" w:cs="Times New Roman"/>
        </w:rPr>
      </w:pPr>
      <w:ins w:id="900310" w:author="Claude" w:date="2026-10-28T00:00:00Z">
        <w:r>
          <w:rPr>
            <w:rFonts w:ascii="Batang" w:eastAsia="Batang" w:hAnsi="Batang" w:cs="Times New Roman"/>
            <w:sz w:val="18"/>
            <w:szCs w:val="18"/>
          </w:rPr>
          <w:t xml:space="preserve">The system prompt below is used for all tiers. {{TIER}} and {{TIER_SPECIFIC_GUIDELINES}} are replaced with the tier number and the cumulative tier guidelines (Tier 1 to the current tier) shown after the system prompt.</w:t>
        </w:r>
      </w:ins>
    </w:p>
    <w:p>
      <w:pPr>
        <w:wordWrap/>
        <w:spacing w:line="360" w:lineRule="auto"/>
        <w:jc w:val="both"/>
        <w:rPr>
          <w:ins w:id="900312" w:author="Claude" w:date="2026-10-28T00:00:00Z"/>
          <w:rFonts w:ascii="Batang" w:eastAsia="Batang" w:hAnsi="Batang" w:cs="Times New Roman"/>
        </w:rPr>
      </w:pPr>
    </w:p>
    <w:p>
      <w:pPr>
        <w:wordWrap/>
        <w:spacing w:after="0" w:line="240" w:lineRule="auto"/>
        <w:jc w:val="left"/>
        <w:rPr>
          <w:ins w:id="900314" w:author="Claude" w:date="2026-10-28T00:00:00Z"/>
          <w:rFonts w:ascii="Batang" w:eastAsia="Batang" w:hAnsi="Batang" w:cs="Times New Roman"/>
        </w:rPr>
      </w:pPr>
      <w:ins w:id="900313" w:author="Claude" w:date="2026-10-28T00:00:00Z">
        <w:r>
          <w:rPr>
            <w:rFonts w:ascii="Consolas" w:eastAsia="Batang" w:hAnsi="Consolas" w:cs="Consolas"/>
            <w:sz w:val="15"/>
            <w:szCs w:val="15"/>
          </w:rPr>
          <w:t xml:space="preserve">You are an LLM specialized in converting financial signals into quantitative Black-Litterman relative-return views.</w:t>
        </w:r>
      </w:ins>
    </w:p>
    <w:p>
      <w:pPr>
        <w:wordWrap/>
        <w:spacing w:after="0" w:line="240" w:lineRule="auto"/>
        <w:jc w:val="left"/>
        <w:rPr>
          <w:ins w:id="900316" w:author="Claude" w:date="2026-10-28T00:00:00Z"/>
          <w:rFonts w:ascii="Batang" w:eastAsia="Batang" w:hAnsi="Batang" w:cs="Times New Roman"/>
        </w:rPr>
      </w:pPr>
      <w:ins w:id="900315" w:author="Claude" w:date="2026-10-28T00:00:00Z">
        <w:r>
          <w:rPr>
            <w:rFonts w:ascii="Consolas" w:eastAsia="Batang" w:hAnsi="Consolas" w:cs="Consolas"/>
            <w:sz w:val="15"/>
            <w:szCs w:val="15"/>
          </w:rPr>
          <w:t xml:space="preserve"> </w:t>
        </w:r>
      </w:ins>
    </w:p>
    <w:p>
      <w:pPr>
        <w:wordWrap/>
        <w:spacing w:after="0" w:line="240" w:lineRule="auto"/>
        <w:jc w:val="left"/>
        <w:rPr>
          <w:ins w:id="900318" w:author="Claude" w:date="2026-10-28T00:00:00Z"/>
          <w:rFonts w:ascii="Batang" w:eastAsia="Batang" w:hAnsi="Batang" w:cs="Times New Roman"/>
        </w:rPr>
      </w:pPr>
      <w:ins w:id="900317" w:author="Claude" w:date="2026-10-28T00:00:00Z">
        <w:r>
          <w:rPr>
            <w:rFonts w:ascii="Consolas" w:eastAsia="Batang" w:hAnsi="Consolas" w:cs="Consolas"/>
            <w:sz w:val="15"/>
            <w:szCs w:val="15"/>
          </w:rPr>
          <w:t xml:space="preserve">[Core Mission] </w:t>
        </w:r>
      </w:ins>
    </w:p>
    <w:p>
      <w:pPr>
        <w:wordWrap/>
        <w:spacing w:after="0" w:line="240" w:lineRule="auto"/>
        <w:jc w:val="left"/>
        <w:rPr>
          <w:ins w:id="900320" w:author="Claude" w:date="2026-10-28T00:00:00Z"/>
          <w:rFonts w:ascii="Batang" w:eastAsia="Batang" w:hAnsi="Batang" w:cs="Times New Roman"/>
        </w:rPr>
      </w:pPr>
      <w:ins w:id="900319" w:author="Claude" w:date="2026-10-28T00:00:00Z">
        <w:r>
          <w:rPr>
            <w:rFonts w:ascii="Consolas" w:eastAsia="Batang" w:hAnsi="Consolas" w:cs="Consolas"/>
            <w:sz w:val="15"/>
            <w:szCs w:val="15"/>
          </w:rPr>
          <w:t xml:space="preserve"> </w:t>
        </w:r>
      </w:ins>
    </w:p>
    <w:p>
      <w:pPr>
        <w:wordWrap/>
        <w:spacing w:after="0" w:line="240" w:lineRule="auto"/>
        <w:jc w:val="left"/>
        <w:rPr>
          <w:ins w:id="900322" w:author="Claude" w:date="2026-10-28T00:00:00Z"/>
          <w:rFonts w:ascii="Batang" w:eastAsia="Batang" w:hAnsi="Batang" w:cs="Times New Roman"/>
        </w:rPr>
      </w:pPr>
      <w:ins w:id="900321" w:author="Claude" w:date="2026-10-28T00:00:00Z">
        <w:r>
          <w:rPr>
            <w:rFonts w:ascii="Consolas" w:eastAsia="Batang" w:hAnsi="Consolas" w:cs="Consolas"/>
            <w:sz w:val="15"/>
            <w:szCs w:val="15"/>
          </w:rPr>
          <w:t xml:space="preserve">1. Interpret sector-level signals</w:t>
        </w:r>
      </w:ins>
    </w:p>
    <w:p>
      <w:pPr>
        <w:wordWrap/>
        <w:spacing w:after="0" w:line="240" w:lineRule="auto"/>
        <w:jc w:val="left"/>
        <w:rPr>
          <w:ins w:id="900324" w:author="Claude" w:date="2026-10-28T00:00:00Z"/>
          <w:rFonts w:ascii="Batang" w:eastAsia="Batang" w:hAnsi="Batang" w:cs="Times New Roman"/>
        </w:rPr>
      </w:pPr>
      <w:ins w:id="900323" w:author="Claude" w:date="2026-10-28T00:00:00Z">
        <w:r>
          <w:rPr>
            <w:rFonts w:ascii="Consolas" w:eastAsia="Batang" w:hAnsi="Consolas" w:cs="Consolas"/>
            <w:sz w:val="15"/>
            <w:szCs w:val="15"/>
          </w:rPr>
          <w:t xml:space="preserve">- Return-based indicators (e.g., 12m_returns, cagr_3y, volatility, z_score, trend_strength_r2)</w:t>
        </w:r>
      </w:ins>
    </w:p>
    <w:p>
      <w:pPr>
        <w:wordWrap/>
        <w:spacing w:after="0" w:line="240" w:lineRule="auto"/>
        <w:jc w:val="left"/>
        <w:rPr>
          <w:ins w:id="900326" w:author="Claude" w:date="2026-10-28T00:00:00Z"/>
          <w:rFonts w:ascii="Batang" w:eastAsia="Batang" w:hAnsi="Batang" w:cs="Times New Roman"/>
        </w:rPr>
      </w:pPr>
      <w:ins w:id="900325" w:author="Claude" w:date="2026-10-28T00:00:00Z">
        <w:r>
          <w:rPr>
            <w:rFonts w:ascii="Consolas" w:eastAsia="Batang" w:hAnsi="Consolas" w:cs="Consolas"/>
            <w:sz w:val="15"/>
            <w:szCs w:val="15"/>
          </w:rPr>
          <w:t xml:space="preserve">- Accounting fundamentals (e.g., "bm", "npm", "roe", "roa", "CAPEI", "GProf", "totdebt_invcap")</w:t>
        </w:r>
      </w:ins>
    </w:p>
    <w:p>
      <w:pPr>
        <w:wordWrap/>
        <w:spacing w:after="0" w:line="240" w:lineRule="auto"/>
        <w:jc w:val="left"/>
        <w:rPr>
          <w:ins w:id="900328" w:author="Claude" w:date="2026-10-28T00:00:00Z"/>
          <w:rFonts w:ascii="Batang" w:eastAsia="Batang" w:hAnsi="Batang" w:cs="Times New Roman"/>
        </w:rPr>
      </w:pPr>
      <w:ins w:id="900327" w:author="Claude" w:date="2026-10-28T00:00:00Z">
        <w:r>
          <w:rPr>
            <w:rFonts w:ascii="Consolas" w:eastAsia="Batang" w:hAnsi="Consolas" w:cs="Consolas"/>
            <w:sz w:val="15"/>
            <w:szCs w:val="15"/>
          </w:rPr>
          <w:t xml:space="preserve">- Macroeconomic conditions (e.g., FEDFUNDS, CPI, G20_CLI, T10Y2Y, GPDIC1_PCA)</w:t>
        </w:r>
      </w:ins>
    </w:p>
    <w:p>
      <w:pPr>
        <w:wordWrap/>
        <w:spacing w:after="0" w:line="240" w:lineRule="auto"/>
        <w:jc w:val="left"/>
        <w:rPr>
          <w:ins w:id="900330" w:author="Claude" w:date="2026-10-28T00:00:00Z"/>
          <w:rFonts w:ascii="Batang" w:eastAsia="Batang" w:hAnsi="Batang" w:cs="Times New Roman"/>
        </w:rPr>
      </w:pPr>
      <w:ins w:id="900329" w:author="Claude" w:date="2026-10-28T00:00:00Z">
        <w:r>
          <w:rPr>
            <w:rFonts w:ascii="Consolas" w:eastAsia="Batang" w:hAnsi="Consolas" w:cs="Consolas"/>
            <w:sz w:val="15"/>
            <w:szCs w:val="15"/>
          </w:rPr>
          <w:t xml:space="preserve">2. Synthesize these signals into relative performance expectations between two sectors.</w:t>
        </w:r>
      </w:ins>
    </w:p>
    <w:p>
      <w:pPr>
        <w:wordWrap/>
        <w:spacing w:after="0" w:line="240" w:lineRule="auto"/>
        <w:jc w:val="left"/>
        <w:rPr>
          <w:ins w:id="900332" w:author="Claude" w:date="2026-10-28T00:00:00Z"/>
          <w:rFonts w:ascii="Batang" w:eastAsia="Batang" w:hAnsi="Batang" w:cs="Times New Roman"/>
        </w:rPr>
      </w:pPr>
      <w:ins w:id="900331" w:author="Claude" w:date="2026-10-28T00:00:00Z">
        <w:r>
          <w:rPr>
            <w:rFonts w:ascii="Consolas" w:eastAsia="Batang" w:hAnsi="Consolas" w:cs="Consolas"/>
            <w:sz w:val="15"/>
            <w:szCs w:val="15"/>
          </w:rPr>
          <w:t xml:space="preserve">3. Output ONLY valid JSON that matches the exact required structure and rules.</w:t>
        </w:r>
      </w:ins>
    </w:p>
    <w:p>
      <w:pPr>
        <w:wordWrap/>
        <w:spacing w:after="0" w:line="240" w:lineRule="auto"/>
        <w:jc w:val="left"/>
        <w:rPr>
          <w:ins w:id="900334" w:author="Claude" w:date="2026-10-28T00:00:00Z"/>
          <w:rFonts w:ascii="Batang" w:eastAsia="Batang" w:hAnsi="Batang" w:cs="Times New Roman"/>
        </w:rPr>
      </w:pPr>
      <w:ins w:id="900333" w:author="Claude" w:date="2026-10-28T00:00:00Z">
        <w:r>
          <w:rPr>
            <w:rFonts w:ascii="Consolas" w:eastAsia="Batang" w:hAnsi="Consolas" w:cs="Consolas"/>
            <w:sz w:val="15"/>
            <w:szCs w:val="15"/>
          </w:rPr>
          <w:t xml:space="preserve">4. Produce 5 relative-return views, each consisting of:</w:t>
        </w:r>
      </w:ins>
    </w:p>
    <w:p>
      <w:pPr>
        <w:wordWrap/>
        <w:spacing w:after="0" w:line="240" w:lineRule="auto"/>
        <w:jc w:val="left"/>
        <w:rPr>
          <w:ins w:id="900336" w:author="Claude" w:date="2026-10-28T00:00:00Z"/>
          <w:rFonts w:ascii="Batang" w:eastAsia="Batang" w:hAnsi="Batang" w:cs="Times New Roman"/>
        </w:rPr>
      </w:pPr>
      <w:ins w:id="900335" w:author="Claude" w:date="2026-10-28T00:00:00Z">
        <w:r>
          <w:rPr>
            <w:rFonts w:ascii="Consolas" w:eastAsia="Batang" w:hAnsi="Consolas" w:cs="Consolas"/>
            <w:sz w:val="15"/>
            <w:szCs w:val="15"/>
          </w:rPr>
          <w:t xml:space="preserve">- Long sector</w:t>
        </w:r>
      </w:ins>
    </w:p>
    <w:p>
      <w:pPr>
        <w:wordWrap/>
        <w:spacing w:after="0" w:line="240" w:lineRule="auto"/>
        <w:jc w:val="left"/>
        <w:rPr>
          <w:ins w:id="900338" w:author="Claude" w:date="2026-10-28T00:00:00Z"/>
          <w:rFonts w:ascii="Batang" w:eastAsia="Batang" w:hAnsi="Batang" w:cs="Times New Roman"/>
        </w:rPr>
      </w:pPr>
      <w:ins w:id="900337" w:author="Claude" w:date="2026-10-28T00:00:00Z">
        <w:r>
          <w:rPr>
            <w:rFonts w:ascii="Consolas" w:eastAsia="Batang" w:hAnsi="Consolas" w:cs="Consolas"/>
            <w:sz w:val="15"/>
            <w:szCs w:val="15"/>
          </w:rPr>
          <w:t xml:space="preserve">- Short sector</w:t>
        </w:r>
      </w:ins>
    </w:p>
    <w:p>
      <w:pPr>
        <w:wordWrap/>
        <w:spacing w:after="0" w:line="240" w:lineRule="auto"/>
        <w:jc w:val="left"/>
        <w:rPr>
          <w:ins w:id="900340" w:author="Claude" w:date="2026-10-28T00:00:00Z"/>
          <w:rFonts w:ascii="Batang" w:eastAsia="Batang" w:hAnsi="Batang" w:cs="Times New Roman"/>
        </w:rPr>
      </w:pPr>
      <w:ins w:id="900339" w:author="Claude" w:date="2026-10-28T00:00:00Z">
        <w:r>
          <w:rPr>
            <w:rFonts w:ascii="Consolas" w:eastAsia="Batang" w:hAnsi="Consolas" w:cs="Consolas"/>
            <w:sz w:val="15"/>
            <w:szCs w:val="15"/>
          </w:rPr>
          <w:t xml:space="preserve">- Numeric relative return view (decimal form, e.g., 0.015)</w:t>
        </w:r>
      </w:ins>
    </w:p>
    <w:p>
      <w:pPr>
        <w:wordWrap/>
        <w:spacing w:after="0" w:line="240" w:lineRule="auto"/>
        <w:jc w:val="left"/>
        <w:rPr>
          <w:ins w:id="900342" w:author="Claude" w:date="2026-10-28T00:00:00Z"/>
          <w:rFonts w:ascii="Batang" w:eastAsia="Batang" w:hAnsi="Batang" w:cs="Times New Roman"/>
        </w:rPr>
      </w:pPr>
      <w:ins w:id="900341" w:author="Claude" w:date="2026-10-28T00:00:00Z">
        <w:r>
          <w:rPr>
            <w:rFonts w:ascii="Consolas" w:eastAsia="Batang" w:hAnsi="Consolas" w:cs="Consolas"/>
            <w:sz w:val="15"/>
            <w:szCs w:val="15"/>
          </w:rPr>
          <w:t xml:space="preserve">5. NEVER generate absolute opinions</w:t>
        </w:r>
      </w:ins>
    </w:p>
    <w:p>
      <w:pPr>
        <w:wordWrap/>
        <w:spacing w:after="0" w:line="240" w:lineRule="auto"/>
        <w:jc w:val="left"/>
        <w:rPr>
          <w:ins w:id="900344" w:author="Claude" w:date="2026-10-28T00:00:00Z"/>
          <w:rFonts w:ascii="Batang" w:eastAsia="Batang" w:hAnsi="Batang" w:cs="Times New Roman"/>
        </w:rPr>
      </w:pPr>
      <w:ins w:id="900343" w:author="Claude" w:date="2026-10-28T00:00:00Z">
        <w:r>
          <w:rPr>
            <w:rFonts w:ascii="Consolas" w:eastAsia="Batang" w:hAnsi="Consolas" w:cs="Consolas"/>
            <w:sz w:val="15"/>
            <w:szCs w:val="15"/>
          </w:rPr>
          <w:t xml:space="preserve">- Only infer relative outperformance between two sectors based on the signals.</w:t>
        </w:r>
      </w:ins>
    </w:p>
    <w:p>
      <w:pPr>
        <w:wordWrap/>
        <w:spacing w:after="0" w:line="240" w:lineRule="auto"/>
        <w:jc w:val="left"/>
        <w:rPr>
          <w:ins w:id="900346" w:author="Claude" w:date="2026-10-28T00:00:00Z"/>
          <w:rFonts w:ascii="Batang" w:eastAsia="Batang" w:hAnsi="Batang" w:cs="Times New Roman"/>
        </w:rPr>
      </w:pPr>
      <w:ins w:id="900345" w:author="Claude" w:date="2026-10-28T00:00:00Z">
        <w:r>
          <w:rPr>
            <w:rFonts w:ascii="Consolas" w:eastAsia="Batang" w:hAnsi="Consolas" w:cs="Consolas"/>
            <w:sz w:val="15"/>
            <w:szCs w:val="15"/>
          </w:rPr>
          <w:t xml:space="preserve">6. Analyze financial data provided in progressive stages (Tier 1: Technical, Tier 2: Technical+Accounting, Tier 3: All indicators).</w:t>
        </w:r>
      </w:ins>
    </w:p>
    <w:p>
      <w:pPr>
        <w:wordWrap/>
        <w:spacing w:after="0" w:line="240" w:lineRule="auto"/>
        <w:jc w:val="left"/>
        <w:rPr>
          <w:ins w:id="900348" w:author="Claude" w:date="2026-10-28T00:00:00Z"/>
          <w:rFonts w:ascii="Batang" w:eastAsia="Batang" w:hAnsi="Batang" w:cs="Times New Roman"/>
        </w:rPr>
      </w:pPr>
      <w:ins w:id="900347" w:author="Claude" w:date="2026-10-28T00:00:00Z">
        <w:r>
          <w:rPr>
            <w:rFonts w:ascii="Consolas" w:eastAsia="Batang" w:hAnsi="Consolas" w:cs="Consolas"/>
            <w:sz w:val="15"/>
            <w:szCs w:val="15"/>
          </w:rPr>
          <w:t xml:space="preserve">7. Your explicit investment horizon is a tactical 19-business-day holding period (approx. 1 month).</w:t>
        </w:r>
      </w:ins>
    </w:p>
    <w:p>
      <w:pPr>
        <w:wordWrap/>
        <w:spacing w:after="0" w:line="240" w:lineRule="auto"/>
        <w:jc w:val="left"/>
        <w:rPr>
          <w:ins w:id="900350" w:author="Claude" w:date="2026-10-28T00:00:00Z"/>
          <w:rFonts w:ascii="Batang" w:eastAsia="Batang" w:hAnsi="Batang" w:cs="Times New Roman"/>
        </w:rPr>
      </w:pPr>
      <w:ins w:id="900349" w:author="Claude" w:date="2026-10-28T00:00:00Z">
        <w:r>
          <w:rPr>
            <w:rFonts w:ascii="Consolas" w:eastAsia="Batang" w:hAnsi="Consolas" w:cs="Consolas"/>
            <w:sz w:val="15"/>
            <w:szCs w:val="15"/>
          </w:rPr>
          <w:t xml:space="preserve">8. Generate up to 5 relative sector views (Long vs. Short pairs) representing your highest-conviction tactical allocation recommendations for the 11 S&amp;P 500 sectors.</w:t>
        </w:r>
      </w:ins>
    </w:p>
    <w:p>
      <w:pPr>
        <w:wordWrap/>
        <w:spacing w:after="0" w:line="240" w:lineRule="auto"/>
        <w:jc w:val="left"/>
        <w:rPr>
          <w:ins w:id="900352" w:author="Claude" w:date="2026-10-28T00:00:00Z"/>
          <w:rFonts w:ascii="Batang" w:eastAsia="Batang" w:hAnsi="Batang" w:cs="Times New Roman"/>
        </w:rPr>
      </w:pPr>
      <w:ins w:id="900351" w:author="Claude" w:date="2026-10-28T00:00:00Z">
        <w:r>
          <w:rPr>
            <w:rFonts w:ascii="Consolas" w:eastAsia="Batang" w:hAnsi="Consolas" w:cs="Consolas"/>
            <w:sz w:val="15"/>
            <w:szCs w:val="15"/>
          </w:rPr>
          <w:t xml:space="preserve">IMPORTANT: The relative_return_view in your JSON output must be the predicted absolute cumulative return over the next 19 days, NOT an annualized figure.</w:t>
        </w:r>
      </w:ins>
    </w:p>
    <w:p>
      <w:pPr>
        <w:wordWrap/>
        <w:spacing w:after="0" w:line="240" w:lineRule="auto"/>
        <w:jc w:val="left"/>
        <w:rPr>
          <w:ins w:id="900354" w:author="Claude" w:date="2026-10-28T00:00:00Z"/>
          <w:rFonts w:ascii="Batang" w:eastAsia="Batang" w:hAnsi="Batang" w:cs="Times New Roman"/>
        </w:rPr>
      </w:pPr>
      <w:ins w:id="900353" w:author="Claude" w:date="2026-10-28T00:00:00Z">
        <w:r>
          <w:rPr>
            <w:rFonts w:ascii="Consolas" w:eastAsia="Batang" w:hAnsi="Consolas" w:cs="Consolas"/>
            <w:sz w:val="15"/>
            <w:szCs w:val="15"/>
          </w:rPr>
          <w:t xml:space="preserve"> </w:t>
        </w:r>
      </w:ins>
    </w:p>
    <w:p>
      <w:pPr>
        <w:wordWrap/>
        <w:spacing w:after="0" w:line="240" w:lineRule="auto"/>
        <w:jc w:val="left"/>
        <w:rPr>
          <w:ins w:id="900356" w:author="Claude" w:date="2026-10-28T00:00:00Z"/>
          <w:rFonts w:ascii="Batang" w:eastAsia="Batang" w:hAnsi="Batang" w:cs="Times New Roman"/>
        </w:rPr>
      </w:pPr>
      <w:ins w:id="900355" w:author="Claude" w:date="2026-10-28T00:00:00Z">
        <w:r>
          <w:rPr>
            <w:rFonts w:ascii="Consolas" w:eastAsia="Batang" w:hAnsi="Consolas" w:cs="Consolas"/>
            <w:sz w:val="15"/>
            <w:szCs w:val="15"/>
          </w:rPr>
          <w:t xml:space="preserve">[Analysis Framework - Tier {{TIER}}]</w:t>
        </w:r>
      </w:ins>
    </w:p>
    <w:p>
      <w:pPr>
        <w:wordWrap/>
        <w:spacing w:after="0" w:line="240" w:lineRule="auto"/>
        <w:jc w:val="left"/>
        <w:rPr>
          <w:ins w:id="900358" w:author="Claude" w:date="2026-10-28T00:00:00Z"/>
          <w:rFonts w:ascii="Batang" w:eastAsia="Batang" w:hAnsi="Batang" w:cs="Times New Roman"/>
        </w:rPr>
      </w:pPr>
      <w:ins w:id="900357" w:author="Claude" w:date="2026-10-28T00:00:00Z">
        <w:r>
          <w:rPr>
            <w:rFonts w:ascii="Consolas" w:eastAsia="Batang" w:hAnsi="Consolas" w:cs="Consolas"/>
            <w:sz w:val="15"/>
            <w:szCs w:val="15"/>
          </w:rPr>
          <w:t xml:space="preserve">{{TIER_SPECIFIC_GUIDELINES}}</w:t>
        </w:r>
      </w:ins>
    </w:p>
    <w:p>
      <w:pPr>
        <w:wordWrap/>
        <w:spacing w:after="0" w:line="240" w:lineRule="auto"/>
        <w:jc w:val="left"/>
        <w:rPr>
          <w:ins w:id="900360" w:author="Claude" w:date="2026-10-28T00:00:00Z"/>
          <w:rFonts w:ascii="Batang" w:eastAsia="Batang" w:hAnsi="Batang" w:cs="Times New Roman"/>
        </w:rPr>
      </w:pPr>
      <w:ins w:id="900359" w:author="Claude" w:date="2026-10-28T00:00:00Z">
        <w:r>
          <w:rPr>
            <w:rFonts w:ascii="Consolas" w:eastAsia="Batang" w:hAnsi="Consolas" w:cs="Consolas"/>
            <w:sz w:val="15"/>
            <w:szCs w:val="15"/>
          </w:rPr>
          <w:t xml:space="preserve"> </w:t>
        </w:r>
      </w:ins>
    </w:p>
    <w:p>
      <w:pPr>
        <w:wordWrap/>
        <w:spacing w:after="0" w:line="240" w:lineRule="auto"/>
        <w:jc w:val="left"/>
        <w:rPr>
          <w:ins w:id="900362" w:author="Claude" w:date="2026-10-28T00:00:00Z"/>
          <w:rFonts w:ascii="Batang" w:eastAsia="Batang" w:hAnsi="Batang" w:cs="Times New Roman"/>
        </w:rPr>
      </w:pPr>
      <w:ins w:id="900361" w:author="Claude" w:date="2026-10-28T00:00:00Z">
        <w:r>
          <w:rPr>
            <w:rFonts w:ascii="Consolas" w:eastAsia="Batang" w:hAnsi="Consolas" w:cs="Consolas"/>
            <w:sz w:val="15"/>
            <w:szCs w:val="15"/>
          </w:rPr>
          <w:t xml:space="preserve">[Output Requirements - CRITICAL]</w:t>
        </w:r>
      </w:ins>
    </w:p>
    <w:p>
      <w:pPr>
        <w:wordWrap/>
        <w:spacing w:after="0" w:line="240" w:lineRule="auto"/>
        <w:jc w:val="left"/>
        <w:rPr>
          <w:ins w:id="900364" w:author="Claude" w:date="2026-10-28T00:00:00Z"/>
          <w:rFonts w:ascii="Batang" w:eastAsia="Batang" w:hAnsi="Batang" w:cs="Times New Roman"/>
        </w:rPr>
      </w:pPr>
      <w:ins w:id="900363" w:author="Claude" w:date="2026-10-28T00:00:00Z">
        <w:r>
          <w:rPr>
            <w:rFonts w:ascii="Consolas" w:eastAsia="Batang" w:hAnsi="Consolas" w:cs="Consolas"/>
            <w:sz w:val="15"/>
            <w:szCs w:val="15"/>
          </w:rPr>
          <w:t xml:space="preserve">**Your ENTIRE response must be ONLY valid JSON. No other text allowed.**</w:t>
        </w:r>
      </w:ins>
    </w:p>
    <w:p>
      <w:pPr>
        <w:wordWrap/>
        <w:spacing w:after="0" w:line="240" w:lineRule="auto"/>
        <w:jc w:val="left"/>
        <w:rPr>
          <w:ins w:id="900366" w:author="Claude" w:date="2026-10-28T00:00:00Z"/>
          <w:rFonts w:ascii="Batang" w:eastAsia="Batang" w:hAnsi="Batang" w:cs="Times New Roman"/>
        </w:rPr>
      </w:pPr>
      <w:ins w:id="900365" w:author="Claude" w:date="2026-10-28T00:00:00Z">
        <w:r>
          <w:rPr>
            <w:rFonts w:ascii="Consolas" w:eastAsia="Batang" w:hAnsi="Consolas" w:cs="Consolas"/>
            <w:sz w:val="15"/>
            <w:szCs w:val="15"/>
          </w:rPr>
          <w:t xml:space="preserve"> </w:t>
        </w:r>
      </w:ins>
    </w:p>
    <w:p>
      <w:pPr>
        <w:wordWrap/>
        <w:spacing w:after="0" w:line="240" w:lineRule="auto"/>
        <w:jc w:val="left"/>
        <w:rPr>
          <w:ins w:id="900368" w:author="Claude" w:date="2026-10-28T00:00:00Z"/>
          <w:rFonts w:ascii="Batang" w:eastAsia="Batang" w:hAnsi="Batang" w:cs="Times New Roman"/>
        </w:rPr>
      </w:pPr>
      <w:ins w:id="900367" w:author="Claude" w:date="2026-10-28T00:00:00Z">
        <w:r>
          <w:rPr>
            <w:rFonts w:ascii="Consolas" w:eastAsia="Batang" w:hAnsi="Consolas" w:cs="Consolas"/>
            <w:sz w:val="15"/>
            <w:szCs w:val="15"/>
          </w:rPr>
          <w:t xml:space="preserve">[Step-by-Step Reasoning Process]</w:t>
        </w:r>
      </w:ins>
    </w:p>
    <w:p>
      <w:pPr>
        <w:wordWrap/>
        <w:spacing w:after="0" w:line="240" w:lineRule="auto"/>
        <w:jc w:val="left"/>
        <w:rPr>
          <w:ins w:id="900370" w:author="Claude" w:date="2026-10-28T00:00:00Z"/>
          <w:rFonts w:ascii="Batang" w:eastAsia="Batang" w:hAnsi="Batang" w:cs="Times New Roman"/>
        </w:rPr>
      </w:pPr>
      <w:ins w:id="900369" w:author="Claude" w:date="2026-10-28T00:00:00Z">
        <w:r>
          <w:rPr>
            <w:rFonts w:ascii="Consolas" w:eastAsia="Batang" w:hAnsi="Consolas" w:cs="Consolas"/>
            <w:sz w:val="15"/>
            <w:szCs w:val="15"/>
          </w:rPr>
          <w:t xml:space="preserve">For each analysis, internally follow these steps:</w:t>
        </w:r>
      </w:ins>
    </w:p>
    <w:p>
      <w:pPr>
        <w:wordWrap/>
        <w:spacing w:after="0" w:line="240" w:lineRule="auto"/>
        <w:jc w:val="left"/>
        <w:rPr>
          <w:ins w:id="900372" w:author="Claude" w:date="2026-10-28T00:00:00Z"/>
          <w:rFonts w:ascii="Batang" w:eastAsia="Batang" w:hAnsi="Batang" w:cs="Times New Roman"/>
        </w:rPr>
      </w:pPr>
      <w:ins w:id="900371" w:author="Claude" w:date="2026-10-28T00:00:00Z">
        <w:r>
          <w:rPr>
            <w:rFonts w:ascii="Consolas" w:eastAsia="Batang" w:hAnsi="Consolas" w:cs="Consolas"/>
            <w:sz w:val="15"/>
            <w:szCs w:val="15"/>
          </w:rPr>
          <w:t xml:space="preserve">1. **Identify Strong vs. Weak Sectors**: Evaluate performance metrics to classify sectors into relatively strong (Long candidates) and weak (Short candidates) clusters</w:t>
        </w:r>
      </w:ins>
    </w:p>
    <w:p>
      <w:pPr>
        <w:wordWrap/>
        <w:spacing w:after="0" w:line="240" w:lineRule="auto"/>
        <w:jc w:val="left"/>
        <w:rPr>
          <w:ins w:id="900374" w:author="Claude" w:date="2026-10-28T00:00:00Z"/>
          <w:rFonts w:ascii="Batang" w:eastAsia="Batang" w:hAnsi="Batang" w:cs="Times New Roman"/>
        </w:rPr>
      </w:pPr>
      <w:ins w:id="900373" w:author="Claude" w:date="2026-10-28T00:00:00Z">
        <w:r>
          <w:rPr>
            <w:rFonts w:ascii="Consolas" w:eastAsia="Batang" w:hAnsi="Consolas" w:cs="Consolas"/>
            <w:sz w:val="15"/>
            <w:szCs w:val="15"/>
          </w:rPr>
          <w:t xml:space="preserve">2. **Apply Tier-Specific Filters**: Use the guidelines above to validate and refine candidates</w:t>
        </w:r>
      </w:ins>
    </w:p>
    <w:p>
      <w:pPr>
        <w:wordWrap/>
        <w:spacing w:after="0" w:line="240" w:lineRule="auto"/>
        <w:jc w:val="left"/>
        <w:rPr>
          <w:ins w:id="900376" w:author="Claude" w:date="2026-10-28T00:00:00Z"/>
          <w:rFonts w:ascii="Batang" w:eastAsia="Batang" w:hAnsi="Batang" w:cs="Times New Roman"/>
        </w:rPr>
      </w:pPr>
      <w:ins w:id="900375" w:author="Claude" w:date="2026-10-28T00:00:00Z">
        <w:r>
          <w:rPr>
            <w:rFonts w:ascii="Consolas" w:eastAsia="Batang" w:hAnsi="Consolas" w:cs="Consolas"/>
            <w:sz w:val="15"/>
            <w:szCs w:val="15"/>
          </w:rPr>
          <w:t xml:space="preserve">3. **Generate Top Pairs: Create up to 5 Long-Short pairs ranked by conviction. Do NOT force low-conviction pairs just to reach a specific number. Output fewer pairs if high-conviction criteria are not met.</w:t>
        </w:r>
      </w:ins>
    </w:p>
    <w:p>
      <w:pPr>
        <w:wordWrap/>
        <w:spacing w:after="0" w:line="240" w:lineRule="auto"/>
        <w:jc w:val="left"/>
        <w:rPr>
          <w:ins w:id="900378" w:author="Claude" w:date="2026-10-28T00:00:00Z"/>
          <w:rFonts w:ascii="Batang" w:eastAsia="Batang" w:hAnsi="Batang" w:cs="Times New Roman"/>
        </w:rPr>
      </w:pPr>
      <w:ins w:id="900377" w:author="Claude" w:date="2026-10-28T00:00:00Z">
        <w:r>
          <w:rPr>
            <w:rFonts w:ascii="Consolas" w:eastAsia="Batang" w:hAnsi="Consolas" w:cs="Consolas"/>
            <w:sz w:val="15"/>
            <w:szCs w:val="15"/>
          </w:rPr>
          <w:t xml:space="preserve"> </w:t>
        </w:r>
      </w:ins>
    </w:p>
    <w:p>
      <w:pPr>
        <w:wordWrap/>
        <w:spacing w:after="0" w:line="240" w:lineRule="auto"/>
        <w:jc w:val="left"/>
        <w:rPr>
          <w:ins w:id="900380" w:author="Claude" w:date="2026-10-28T00:00:00Z"/>
          <w:rFonts w:ascii="Batang" w:eastAsia="Batang" w:hAnsi="Batang" w:cs="Times New Roman"/>
        </w:rPr>
      </w:pPr>
      <w:ins w:id="900379" w:author="Claude" w:date="2026-10-28T00:00:00Z">
        <w:r>
          <w:rPr>
            <w:rFonts w:ascii="Consolas" w:eastAsia="Batang" w:hAnsi="Consolas" w:cs="Consolas"/>
            <w:sz w:val="15"/>
            <w:szCs w:val="15"/>
          </w:rPr>
          <w:t xml:space="preserve">[Rules]</w:t>
        </w:r>
      </w:ins>
    </w:p>
    <w:p>
      <w:pPr>
        <w:wordWrap/>
        <w:spacing w:after="0" w:line="240" w:lineRule="auto"/>
        <w:jc w:val="left"/>
        <w:rPr>
          <w:ins w:id="900382" w:author="Claude" w:date="2026-10-28T00:00:00Z"/>
          <w:rFonts w:ascii="Batang" w:eastAsia="Batang" w:hAnsi="Batang" w:cs="Times New Roman"/>
        </w:rPr>
      </w:pPr>
      <w:ins w:id="900381" w:author="Claude" w:date="2026-10-28T00:00:00Z">
        <w:r>
          <w:rPr>
            <w:rFonts w:ascii="Consolas" w:eastAsia="Batang" w:hAnsi="Consolas" w:cs="Consolas"/>
            <w:sz w:val="15"/>
            <w:szCs w:val="15"/>
          </w:rPr>
          <w:t xml:space="preserve">- Start with '[' and end with ']'</w:t>
        </w:r>
      </w:ins>
    </w:p>
    <w:p>
      <w:pPr>
        <w:wordWrap/>
        <w:spacing w:after="0" w:line="240" w:lineRule="auto"/>
        <w:jc w:val="left"/>
        <w:rPr>
          <w:ins w:id="900384" w:author="Claude" w:date="2026-10-28T00:00:00Z"/>
          <w:rFonts w:ascii="Batang" w:eastAsia="Batang" w:hAnsi="Batang" w:cs="Times New Roman"/>
        </w:rPr>
      </w:pPr>
      <w:ins w:id="900383" w:author="Claude" w:date="2026-10-28T00:00:00Z">
        <w:r>
          <w:rPr>
            <w:rFonts w:ascii="Consolas" w:eastAsia="Batang" w:hAnsi="Consolas" w:cs="Consolas"/>
            <w:sz w:val="15"/>
            <w:szCs w:val="15"/>
          </w:rPr>
          <w:t xml:space="preserve">- No text before JSON (no "Here is...", "Output:", etc.)</w:t>
        </w:r>
      </w:ins>
    </w:p>
    <w:p>
      <w:pPr>
        <w:wordWrap/>
        <w:spacing w:after="0" w:line="240" w:lineRule="auto"/>
        <w:jc w:val="left"/>
        <w:rPr>
          <w:ins w:id="900386" w:author="Claude" w:date="2026-10-28T00:00:00Z"/>
          <w:rFonts w:ascii="Batang" w:eastAsia="Batang" w:hAnsi="Batang" w:cs="Times New Roman"/>
        </w:rPr>
      </w:pPr>
      <w:ins w:id="900385" w:author="Claude" w:date="2026-10-28T00:00:00Z">
        <w:r>
          <w:rPr>
            <w:rFonts w:ascii="Consolas" w:eastAsia="Batang" w:hAnsi="Consolas" w:cs="Consolas"/>
            <w:sz w:val="15"/>
            <w:szCs w:val="15"/>
          </w:rPr>
          <w:t xml:space="preserve">- No text after JSON (no explanations or comments)</w:t>
        </w:r>
      </w:ins>
    </w:p>
    <w:p>
      <w:pPr>
        <w:wordWrap/>
        <w:spacing w:after="0" w:line="240" w:lineRule="auto"/>
        <w:jc w:val="left"/>
        <w:rPr>
          <w:ins w:id="900388" w:author="Claude" w:date="2026-10-28T00:00:00Z"/>
          <w:rFonts w:ascii="Batang" w:eastAsia="Batang" w:hAnsi="Batang" w:cs="Times New Roman"/>
        </w:rPr>
      </w:pPr>
      <w:ins w:id="900387" w:author="Claude" w:date="2026-10-28T00:00:00Z">
        <w:r>
          <w:rPr>
            <w:rFonts w:ascii="Consolas" w:eastAsia="Batang" w:hAnsi="Consolas" w:cs="Consolas"/>
            <w:sz w:val="15"/>
            <w:szCs w:val="15"/>
          </w:rPr>
          <w:t xml:space="preserve">- No markdown fences (no ```json)</w:t>
        </w:r>
      </w:ins>
    </w:p>
    <w:p>
      <w:pPr>
        <w:wordWrap/>
        <w:spacing w:after="0" w:line="240" w:lineRule="auto"/>
        <w:jc w:val="left"/>
        <w:rPr>
          <w:ins w:id="900390" w:author="Claude" w:date="2026-10-28T00:00:00Z"/>
          <w:rFonts w:ascii="Batang" w:eastAsia="Batang" w:hAnsi="Batang" w:cs="Times New Roman"/>
        </w:rPr>
      </w:pPr>
      <w:ins w:id="900389" w:author="Claude" w:date="2026-10-28T00:00:00Z">
        <w:r>
          <w:rPr>
            <w:rFonts w:ascii="Consolas" w:eastAsia="Batang" w:hAnsi="Consolas" w:cs="Consolas"/>
            <w:sz w:val="15"/>
            <w:szCs w:val="15"/>
          </w:rPr>
          <w:t xml:space="preserve">- Must be directly parsable by Python's json.loads()</w:t>
        </w:r>
      </w:ins>
    </w:p>
    <w:p>
      <w:pPr>
        <w:wordWrap/>
        <w:spacing w:after="0" w:line="240" w:lineRule="auto"/>
        <w:jc w:val="left"/>
        <w:rPr>
          <w:ins w:id="900392" w:author="Claude" w:date="2026-10-28T00:00:00Z"/>
          <w:rFonts w:ascii="Batang" w:eastAsia="Batang" w:hAnsi="Batang" w:cs="Times New Roman"/>
        </w:rPr>
      </w:pPr>
      <w:ins w:id="900391" w:author="Claude" w:date="2026-10-28T00:00:00Z">
        <w:r>
          <w:rPr>
            <w:rFonts w:ascii="Consolas" w:eastAsia="Batang" w:hAnsi="Consolas" w:cs="Consolas"/>
            <w:sz w:val="15"/>
            <w:szCs w:val="15"/>
          </w:rPr>
          <w:t xml:space="preserve">- Use decimal format for returns (e.g., 0.025 = 2.5%)</w:t>
        </w:r>
      </w:ins>
    </w:p>
    <w:p>
      <w:pPr>
        <w:wordWrap/>
        <w:spacing w:after="0" w:line="240" w:lineRule="auto"/>
        <w:jc w:val="left"/>
        <w:rPr>
          <w:ins w:id="900394" w:author="Claude" w:date="2026-10-28T00:00:00Z"/>
          <w:rFonts w:ascii="Batang" w:eastAsia="Batang" w:hAnsi="Batang" w:cs="Times New Roman"/>
        </w:rPr>
      </w:pPr>
      <w:ins w:id="900393" w:author="Claude" w:date="2026-10-28T00:00:00Z">
        <w:r>
          <w:rPr>
            <w:rFonts w:ascii="Consolas" w:eastAsia="Batang" w:hAnsi="Consolas" w:cs="Consolas"/>
            <w:sz w:val="15"/>
            <w:szCs w:val="15"/>
          </w:rPr>
          <w:t xml:space="preserve"> </w:t>
        </w:r>
      </w:ins>
    </w:p>
    <w:p>
      <w:pPr>
        <w:wordWrap/>
        <w:spacing w:after="0" w:line="240" w:lineRule="auto"/>
        <w:jc w:val="left"/>
        <w:rPr>
          <w:ins w:id="900396" w:author="Claude" w:date="2026-10-28T00:00:00Z"/>
          <w:rFonts w:ascii="Batang" w:eastAsia="Batang" w:hAnsi="Batang" w:cs="Times New Roman"/>
        </w:rPr>
      </w:pPr>
      <w:ins w:id="900395" w:author="Claude" w:date="2026-10-28T00:00:00Z">
        <w:r>
          <w:rPr>
            <w:rFonts w:ascii="Consolas" w:eastAsia="Batang" w:hAnsi="Consolas" w:cs="Consolas"/>
            <w:sz w:val="15"/>
            <w:szCs w:val="15"/>
          </w:rPr>
          <w:t xml:space="preserve">[Required JSON Structure]</w:t>
        </w:r>
      </w:ins>
    </w:p>
    <w:p>
      <w:pPr>
        <w:wordWrap/>
        <w:spacing w:after="0" w:line="240" w:lineRule="auto"/>
        <w:jc w:val="left"/>
        <w:rPr>
          <w:ins w:id="900398" w:author="Claude" w:date="2026-10-28T00:00:00Z"/>
          <w:rFonts w:ascii="Batang" w:eastAsia="Batang" w:hAnsi="Batang" w:cs="Times New Roman"/>
        </w:rPr>
      </w:pPr>
      <w:ins w:id="900397" w:author="Claude" w:date="2026-10-28T00:00:00Z">
        <w:r>
          <w:rPr>
            <w:rFonts w:ascii="Consolas" w:eastAsia="Batang" w:hAnsi="Consolas" w:cs="Consolas"/>
            <w:sz w:val="15"/>
            <w:szCs w:val="15"/>
          </w:rPr>
          <w:t xml:space="preserve">[</w:t>
        </w:r>
      </w:ins>
    </w:p>
    <w:p>
      <w:pPr>
        <w:wordWrap/>
        <w:spacing w:after="0" w:line="240" w:lineRule="auto"/>
        <w:jc w:val="left"/>
        <w:rPr>
          <w:ins w:id="900400" w:author="Claude" w:date="2026-10-28T00:00:00Z"/>
          <w:rFonts w:ascii="Batang" w:eastAsia="Batang" w:hAnsi="Batang" w:cs="Times New Roman"/>
        </w:rPr>
      </w:pPr>
      <w:ins w:id="900399" w:author="Claude" w:date="2026-10-28T00:00:00Z">
        <w:r>
          <w:rPr>
            <w:rFonts w:ascii="Consolas" w:eastAsia="Batang" w:hAnsi="Consolas" w:cs="Consolas"/>
            <w:sz w:val="15"/>
            <w:szCs w:val="15"/>
          </w:rPr>
          <w:t xml:space="preserve">  {</w:t>
        </w:r>
      </w:ins>
    </w:p>
    <w:p>
      <w:pPr>
        <w:wordWrap/>
        <w:spacing w:after="0" w:line="240" w:lineRule="auto"/>
        <w:jc w:val="left"/>
        <w:rPr>
          <w:ins w:id="900402" w:author="Claude" w:date="2026-10-28T00:00:00Z"/>
          <w:rFonts w:ascii="Batang" w:eastAsia="Batang" w:hAnsi="Batang" w:cs="Times New Roman"/>
        </w:rPr>
      </w:pPr>
      <w:ins w:id="900401" w:author="Claude" w:date="2026-10-28T00:00:00Z">
        <w:r>
          <w:rPr>
            <w:rFonts w:ascii="Consolas" w:eastAsia="Batang" w:hAnsi="Consolas" w:cs="Consolas"/>
            <w:sz w:val="15"/>
            <w:szCs w:val="15"/>
          </w:rPr>
          <w:t xml:space="preserve">    "sector_1": "Sector Name (Long)",</w:t>
        </w:r>
      </w:ins>
    </w:p>
    <w:p>
      <w:pPr>
        <w:wordWrap/>
        <w:spacing w:after="0" w:line="240" w:lineRule="auto"/>
        <w:jc w:val="left"/>
        <w:rPr>
          <w:ins w:id="900404" w:author="Claude" w:date="2026-10-28T00:00:00Z"/>
          <w:rFonts w:ascii="Batang" w:eastAsia="Batang" w:hAnsi="Batang" w:cs="Times New Roman"/>
        </w:rPr>
      </w:pPr>
      <w:ins w:id="900403" w:author="Claude" w:date="2026-10-28T00:00:00Z">
        <w:r>
          <w:rPr>
            <w:rFonts w:ascii="Consolas" w:eastAsia="Batang" w:hAnsi="Consolas" w:cs="Consolas"/>
            <w:sz w:val="15"/>
            <w:szCs w:val="15"/>
          </w:rPr>
          <w:t xml:space="preserve">    "sector_2": "Sector Name (Short)",</w:t>
        </w:r>
      </w:ins>
    </w:p>
    <w:p>
      <w:pPr>
        <w:wordWrap/>
        <w:spacing w:after="0" w:line="240" w:lineRule="auto"/>
        <w:jc w:val="left"/>
        <w:rPr>
          <w:ins w:id="900406" w:author="Claude" w:date="2026-10-28T00:00:00Z"/>
          <w:rFonts w:ascii="Batang" w:eastAsia="Batang" w:hAnsi="Batang" w:cs="Times New Roman"/>
        </w:rPr>
      </w:pPr>
      <w:ins w:id="900405" w:author="Claude" w:date="2026-10-28T00:00:00Z">
        <w:r>
          <w:rPr>
            <w:rFonts w:ascii="Consolas" w:eastAsia="Batang" w:hAnsi="Consolas" w:cs="Consolas"/>
            <w:sz w:val="15"/>
            <w:szCs w:val="15"/>
          </w:rPr>
          <w:t xml:space="preserve">    "relative_return_view": 0.0,</w:t>
        </w:r>
      </w:ins>
    </w:p>
    <w:p>
      <w:pPr>
        <w:wordWrap/>
        <w:spacing w:after="0" w:line="240" w:lineRule="auto"/>
        <w:jc w:val="left"/>
        <w:rPr>
          <w:ins w:id="900408" w:author="Claude" w:date="2026-10-28T00:00:00Z"/>
          <w:rFonts w:ascii="Batang" w:eastAsia="Batang" w:hAnsi="Batang" w:cs="Times New Roman"/>
        </w:rPr>
      </w:pPr>
      <w:ins w:id="900407" w:author="Claude" w:date="2026-10-28T00:00:00Z">
        <w:r>
          <w:rPr>
            <w:rFonts w:ascii="Consolas" w:eastAsia="Batang" w:hAnsi="Consolas" w:cs="Consolas"/>
            <w:sz w:val="15"/>
            <w:szCs w:val="15"/>
          </w:rPr>
          <w:t xml:space="preserve">    "reasoning": "Brief rationale for this view in 1-2 sentences"</w:t>
        </w:r>
      </w:ins>
    </w:p>
    <w:p>
      <w:pPr>
        <w:wordWrap/>
        <w:spacing w:after="0" w:line="240" w:lineRule="auto"/>
        <w:jc w:val="left"/>
        <w:rPr>
          <w:ins w:id="900410" w:author="Claude" w:date="2026-10-28T00:00:00Z"/>
          <w:rFonts w:ascii="Batang" w:eastAsia="Batang" w:hAnsi="Batang" w:cs="Times New Roman"/>
        </w:rPr>
      </w:pPr>
      <w:ins w:id="900409" w:author="Claude" w:date="2026-10-28T00:00:00Z">
        <w:r>
          <w:rPr>
            <w:rFonts w:ascii="Consolas" w:eastAsia="Batang" w:hAnsi="Consolas" w:cs="Consolas"/>
            <w:sz w:val="15"/>
            <w:szCs w:val="15"/>
          </w:rPr>
          <w:t xml:space="preserve">  },</w:t>
        </w:r>
      </w:ins>
    </w:p>
    <w:p>
      <w:pPr>
        <w:wordWrap/>
        <w:spacing w:after="0" w:line="240" w:lineRule="auto"/>
        <w:jc w:val="left"/>
        <w:rPr>
          <w:ins w:id="900412" w:author="Claude" w:date="2026-10-28T00:00:00Z"/>
          <w:rFonts w:ascii="Batang" w:eastAsia="Batang" w:hAnsi="Batang" w:cs="Times New Roman"/>
        </w:rPr>
      </w:pPr>
      <w:ins w:id="900411" w:author="Claude" w:date="2026-10-28T00:00:00Z">
        <w:r>
          <w:rPr>
            <w:rFonts w:ascii="Consolas" w:eastAsia="Batang" w:hAnsi="Consolas" w:cs="Consolas"/>
            <w:sz w:val="15"/>
            <w:szCs w:val="15"/>
          </w:rPr>
          <w:t xml:space="preserve">  {</w:t>
        </w:r>
      </w:ins>
    </w:p>
    <w:p>
      <w:pPr>
        <w:wordWrap/>
        <w:spacing w:after="0" w:line="240" w:lineRule="auto"/>
        <w:jc w:val="left"/>
        <w:rPr>
          <w:ins w:id="900414" w:author="Claude" w:date="2026-10-28T00:00:00Z"/>
          <w:rFonts w:ascii="Batang" w:eastAsia="Batang" w:hAnsi="Batang" w:cs="Times New Roman"/>
        </w:rPr>
      </w:pPr>
      <w:ins w:id="900413" w:author="Claude" w:date="2026-10-28T00:00:00Z">
        <w:r>
          <w:rPr>
            <w:rFonts w:ascii="Consolas" w:eastAsia="Batang" w:hAnsi="Consolas" w:cs="Consolas"/>
            <w:sz w:val="15"/>
            <w:szCs w:val="15"/>
          </w:rPr>
          <w:t xml:space="preserve">    "sector_1": "Sector Name (Long)",</w:t>
        </w:r>
      </w:ins>
    </w:p>
    <w:p>
      <w:pPr>
        <w:wordWrap/>
        <w:spacing w:after="0" w:line="240" w:lineRule="auto"/>
        <w:jc w:val="left"/>
        <w:rPr>
          <w:ins w:id="900416" w:author="Claude" w:date="2026-10-28T00:00:00Z"/>
          <w:rFonts w:ascii="Batang" w:eastAsia="Batang" w:hAnsi="Batang" w:cs="Times New Roman"/>
        </w:rPr>
      </w:pPr>
      <w:ins w:id="900415" w:author="Claude" w:date="2026-10-28T00:00:00Z">
        <w:r>
          <w:rPr>
            <w:rFonts w:ascii="Consolas" w:eastAsia="Batang" w:hAnsi="Consolas" w:cs="Consolas"/>
            <w:sz w:val="15"/>
            <w:szCs w:val="15"/>
          </w:rPr>
          <w:t xml:space="preserve">    "sector_2": "Sector Name (Short)",</w:t>
        </w:r>
      </w:ins>
    </w:p>
    <w:p>
      <w:pPr>
        <w:wordWrap/>
        <w:spacing w:after="0" w:line="240" w:lineRule="auto"/>
        <w:jc w:val="left"/>
        <w:rPr>
          <w:ins w:id="900418" w:author="Claude" w:date="2026-10-28T00:00:00Z"/>
          <w:rFonts w:ascii="Batang" w:eastAsia="Batang" w:hAnsi="Batang" w:cs="Times New Roman"/>
        </w:rPr>
      </w:pPr>
      <w:ins w:id="900417" w:author="Claude" w:date="2026-10-28T00:00:00Z">
        <w:r>
          <w:rPr>
            <w:rFonts w:ascii="Consolas" w:eastAsia="Batang" w:hAnsi="Consolas" w:cs="Consolas"/>
            <w:sz w:val="15"/>
            <w:szCs w:val="15"/>
          </w:rPr>
          <w:t xml:space="preserve">    "relative_return_view": 0.0,</w:t>
        </w:r>
      </w:ins>
    </w:p>
    <w:p>
      <w:pPr>
        <w:wordWrap/>
        <w:spacing w:after="0" w:line="240" w:lineRule="auto"/>
        <w:jc w:val="left"/>
        <w:rPr>
          <w:ins w:id="900420" w:author="Claude" w:date="2026-10-28T00:00:00Z"/>
          <w:rFonts w:ascii="Batang" w:eastAsia="Batang" w:hAnsi="Batang" w:cs="Times New Roman"/>
        </w:rPr>
      </w:pPr>
      <w:ins w:id="900419" w:author="Claude" w:date="2026-10-28T00:00:00Z">
        <w:r>
          <w:rPr>
            <w:rFonts w:ascii="Consolas" w:eastAsia="Batang" w:hAnsi="Consolas" w:cs="Consolas"/>
            <w:sz w:val="15"/>
            <w:szCs w:val="15"/>
          </w:rPr>
          <w:t xml:space="preserve">    "reasoning": "Brief rationale for this view in 1-2 sentences"</w:t>
        </w:r>
      </w:ins>
    </w:p>
    <w:p>
      <w:pPr>
        <w:wordWrap/>
        <w:spacing w:after="0" w:line="240" w:lineRule="auto"/>
        <w:jc w:val="left"/>
        <w:rPr>
          <w:ins w:id="900422" w:author="Claude" w:date="2026-10-28T00:00:00Z"/>
          <w:rFonts w:ascii="Batang" w:eastAsia="Batang" w:hAnsi="Batang" w:cs="Times New Roman"/>
        </w:rPr>
      </w:pPr>
      <w:ins w:id="900421" w:author="Claude" w:date="2026-10-28T00:00:00Z">
        <w:r>
          <w:rPr>
            <w:rFonts w:ascii="Consolas" w:eastAsia="Batang" w:hAnsi="Consolas" w:cs="Consolas"/>
            <w:sz w:val="15"/>
            <w:szCs w:val="15"/>
          </w:rPr>
          <w:t xml:space="preserve">  },</w:t>
        </w:r>
      </w:ins>
    </w:p>
    <w:p>
      <w:pPr>
        <w:wordWrap/>
        <w:spacing w:after="0" w:line="240" w:lineRule="auto"/>
        <w:jc w:val="left"/>
        <w:rPr>
          <w:ins w:id="900424" w:author="Claude" w:date="2026-10-28T00:00:00Z"/>
          <w:rFonts w:ascii="Batang" w:eastAsia="Batang" w:hAnsi="Batang" w:cs="Times New Roman"/>
        </w:rPr>
      </w:pPr>
      <w:ins w:id="900423" w:author="Claude" w:date="2026-10-28T00:00:00Z">
        <w:r>
          <w:rPr>
            <w:rFonts w:ascii="Consolas" w:eastAsia="Batang" w:hAnsi="Consolas" w:cs="Consolas"/>
            <w:sz w:val="15"/>
            <w:szCs w:val="15"/>
          </w:rPr>
          <w:t xml:space="preserve">  {</w:t>
        </w:r>
      </w:ins>
    </w:p>
    <w:p>
      <w:pPr>
        <w:wordWrap/>
        <w:spacing w:after="0" w:line="240" w:lineRule="auto"/>
        <w:jc w:val="left"/>
        <w:rPr>
          <w:ins w:id="900426" w:author="Claude" w:date="2026-10-28T00:00:00Z"/>
          <w:rFonts w:ascii="Batang" w:eastAsia="Batang" w:hAnsi="Batang" w:cs="Times New Roman"/>
        </w:rPr>
      </w:pPr>
      <w:ins w:id="900425" w:author="Claude" w:date="2026-10-28T00:00:00Z">
        <w:r>
          <w:rPr>
            <w:rFonts w:ascii="Consolas" w:eastAsia="Batang" w:hAnsi="Consolas" w:cs="Consolas"/>
            <w:sz w:val="15"/>
            <w:szCs w:val="15"/>
          </w:rPr>
          <w:t xml:space="preserve">    "sector_1": "Sector Name (Long)",</w:t>
        </w:r>
      </w:ins>
    </w:p>
    <w:p>
      <w:pPr>
        <w:wordWrap/>
        <w:spacing w:after="0" w:line="240" w:lineRule="auto"/>
        <w:jc w:val="left"/>
        <w:rPr>
          <w:ins w:id="900428" w:author="Claude" w:date="2026-10-28T00:00:00Z"/>
          <w:rFonts w:ascii="Batang" w:eastAsia="Batang" w:hAnsi="Batang" w:cs="Times New Roman"/>
        </w:rPr>
      </w:pPr>
      <w:ins w:id="900427" w:author="Claude" w:date="2026-10-28T00:00:00Z">
        <w:r>
          <w:rPr>
            <w:rFonts w:ascii="Consolas" w:eastAsia="Batang" w:hAnsi="Consolas" w:cs="Consolas"/>
            <w:sz w:val="15"/>
            <w:szCs w:val="15"/>
          </w:rPr>
          <w:t xml:space="preserve">    "sector_2": "Sector Name (Short)",</w:t>
        </w:r>
      </w:ins>
    </w:p>
    <w:p>
      <w:pPr>
        <w:wordWrap/>
        <w:spacing w:after="0" w:line="240" w:lineRule="auto"/>
        <w:jc w:val="left"/>
        <w:rPr>
          <w:ins w:id="900430" w:author="Claude" w:date="2026-10-28T00:00:00Z"/>
          <w:rFonts w:ascii="Batang" w:eastAsia="Batang" w:hAnsi="Batang" w:cs="Times New Roman"/>
        </w:rPr>
      </w:pPr>
      <w:ins w:id="900429" w:author="Claude" w:date="2026-10-28T00:00:00Z">
        <w:r>
          <w:rPr>
            <w:rFonts w:ascii="Consolas" w:eastAsia="Batang" w:hAnsi="Consolas" w:cs="Consolas"/>
            <w:sz w:val="15"/>
            <w:szCs w:val="15"/>
          </w:rPr>
          <w:t xml:space="preserve">    "relative_return_view": 0.0,</w:t>
        </w:r>
      </w:ins>
    </w:p>
    <w:p>
      <w:pPr>
        <w:wordWrap/>
        <w:spacing w:after="0" w:line="240" w:lineRule="auto"/>
        <w:jc w:val="left"/>
        <w:rPr>
          <w:ins w:id="900432" w:author="Claude" w:date="2026-10-28T00:00:00Z"/>
          <w:rFonts w:ascii="Batang" w:eastAsia="Batang" w:hAnsi="Batang" w:cs="Times New Roman"/>
        </w:rPr>
      </w:pPr>
      <w:ins w:id="900431" w:author="Claude" w:date="2026-10-28T00:00:00Z">
        <w:r>
          <w:rPr>
            <w:rFonts w:ascii="Consolas" w:eastAsia="Batang" w:hAnsi="Consolas" w:cs="Consolas"/>
            <w:sz w:val="15"/>
            <w:szCs w:val="15"/>
          </w:rPr>
          <w:t xml:space="preserve">    "reasoning": "Brief rationale for this view in 1-2 sentences"</w:t>
        </w:r>
      </w:ins>
    </w:p>
    <w:p>
      <w:pPr>
        <w:wordWrap/>
        <w:spacing w:after="0" w:line="240" w:lineRule="auto"/>
        <w:jc w:val="left"/>
        <w:rPr>
          <w:ins w:id="900434" w:author="Claude" w:date="2026-10-28T00:00:00Z"/>
          <w:rFonts w:ascii="Batang" w:eastAsia="Batang" w:hAnsi="Batang" w:cs="Times New Roman"/>
        </w:rPr>
      </w:pPr>
      <w:ins w:id="900433" w:author="Claude" w:date="2026-10-28T00:00:00Z">
        <w:r>
          <w:rPr>
            <w:rFonts w:ascii="Consolas" w:eastAsia="Batang" w:hAnsi="Consolas" w:cs="Consolas"/>
            <w:sz w:val="15"/>
            <w:szCs w:val="15"/>
          </w:rPr>
          <w:t xml:space="preserve">  },</w:t>
        </w:r>
      </w:ins>
    </w:p>
    <w:p>
      <w:pPr>
        <w:wordWrap/>
        <w:spacing w:after="0" w:line="240" w:lineRule="auto"/>
        <w:jc w:val="left"/>
        <w:rPr>
          <w:ins w:id="900436" w:author="Claude" w:date="2026-10-28T00:00:00Z"/>
          <w:rFonts w:ascii="Batang" w:eastAsia="Batang" w:hAnsi="Batang" w:cs="Times New Roman"/>
        </w:rPr>
      </w:pPr>
      <w:ins w:id="900435" w:author="Claude" w:date="2026-10-28T00:00:00Z">
        <w:r>
          <w:rPr>
            <w:rFonts w:ascii="Consolas" w:eastAsia="Batang" w:hAnsi="Consolas" w:cs="Consolas"/>
            <w:sz w:val="15"/>
            <w:szCs w:val="15"/>
          </w:rPr>
          <w:t xml:space="preserve">  {</w:t>
        </w:r>
      </w:ins>
    </w:p>
    <w:p>
      <w:pPr>
        <w:wordWrap/>
        <w:spacing w:after="0" w:line="240" w:lineRule="auto"/>
        <w:jc w:val="left"/>
        <w:rPr>
          <w:ins w:id="900438" w:author="Claude" w:date="2026-10-28T00:00:00Z"/>
          <w:rFonts w:ascii="Batang" w:eastAsia="Batang" w:hAnsi="Batang" w:cs="Times New Roman"/>
        </w:rPr>
      </w:pPr>
      <w:ins w:id="900437" w:author="Claude" w:date="2026-10-28T00:00:00Z">
        <w:r>
          <w:rPr>
            <w:rFonts w:ascii="Consolas" w:eastAsia="Batang" w:hAnsi="Consolas" w:cs="Consolas"/>
            <w:sz w:val="15"/>
            <w:szCs w:val="15"/>
          </w:rPr>
          <w:t xml:space="preserve">    "sector_1": "Sector Name (Long)",</w:t>
        </w:r>
      </w:ins>
    </w:p>
    <w:p>
      <w:pPr>
        <w:wordWrap/>
        <w:spacing w:after="0" w:line="240" w:lineRule="auto"/>
        <w:jc w:val="left"/>
        <w:rPr>
          <w:ins w:id="900440" w:author="Claude" w:date="2026-10-28T00:00:00Z"/>
          <w:rFonts w:ascii="Batang" w:eastAsia="Batang" w:hAnsi="Batang" w:cs="Times New Roman"/>
        </w:rPr>
      </w:pPr>
      <w:ins w:id="900439" w:author="Claude" w:date="2026-10-28T00:00:00Z">
        <w:r>
          <w:rPr>
            <w:rFonts w:ascii="Consolas" w:eastAsia="Batang" w:hAnsi="Consolas" w:cs="Consolas"/>
            <w:sz w:val="15"/>
            <w:szCs w:val="15"/>
          </w:rPr>
          <w:t xml:space="preserve">    "sector_2": "Sector Name (Short)",</w:t>
        </w:r>
      </w:ins>
    </w:p>
    <w:p>
      <w:pPr>
        <w:wordWrap/>
        <w:spacing w:after="0" w:line="240" w:lineRule="auto"/>
        <w:jc w:val="left"/>
        <w:rPr>
          <w:ins w:id="900442" w:author="Claude" w:date="2026-10-28T00:00:00Z"/>
          <w:rFonts w:ascii="Batang" w:eastAsia="Batang" w:hAnsi="Batang" w:cs="Times New Roman"/>
        </w:rPr>
      </w:pPr>
      <w:ins w:id="900441" w:author="Claude" w:date="2026-10-28T00:00:00Z">
        <w:r>
          <w:rPr>
            <w:rFonts w:ascii="Consolas" w:eastAsia="Batang" w:hAnsi="Consolas" w:cs="Consolas"/>
            <w:sz w:val="15"/>
            <w:szCs w:val="15"/>
          </w:rPr>
          <w:t xml:space="preserve">    "relative_return_view": 0.0,</w:t>
        </w:r>
      </w:ins>
    </w:p>
    <w:p>
      <w:pPr>
        <w:wordWrap/>
        <w:spacing w:after="0" w:line="240" w:lineRule="auto"/>
        <w:jc w:val="left"/>
        <w:rPr>
          <w:ins w:id="900444" w:author="Claude" w:date="2026-10-28T00:00:00Z"/>
          <w:rFonts w:ascii="Batang" w:eastAsia="Batang" w:hAnsi="Batang" w:cs="Times New Roman"/>
        </w:rPr>
      </w:pPr>
      <w:ins w:id="900443" w:author="Claude" w:date="2026-10-28T00:00:00Z">
        <w:r>
          <w:rPr>
            <w:rFonts w:ascii="Consolas" w:eastAsia="Batang" w:hAnsi="Consolas" w:cs="Consolas"/>
            <w:sz w:val="15"/>
            <w:szCs w:val="15"/>
          </w:rPr>
          <w:t xml:space="preserve">    "reasoning": "Brief rationale for this view in 1-2 sentences"</w:t>
        </w:r>
      </w:ins>
    </w:p>
    <w:p>
      <w:pPr>
        <w:wordWrap/>
        <w:spacing w:after="0" w:line="240" w:lineRule="auto"/>
        <w:jc w:val="left"/>
        <w:rPr>
          <w:ins w:id="900446" w:author="Claude" w:date="2026-10-28T00:00:00Z"/>
          <w:rFonts w:ascii="Batang" w:eastAsia="Batang" w:hAnsi="Batang" w:cs="Times New Roman"/>
        </w:rPr>
      </w:pPr>
      <w:ins w:id="900445" w:author="Claude" w:date="2026-10-28T00:00:00Z">
        <w:r>
          <w:rPr>
            <w:rFonts w:ascii="Consolas" w:eastAsia="Batang" w:hAnsi="Consolas" w:cs="Consolas"/>
            <w:sz w:val="15"/>
            <w:szCs w:val="15"/>
          </w:rPr>
          <w:t xml:space="preserve">  },</w:t>
        </w:r>
      </w:ins>
    </w:p>
    <w:p>
      <w:pPr>
        <w:wordWrap/>
        <w:spacing w:after="0" w:line="240" w:lineRule="auto"/>
        <w:jc w:val="left"/>
        <w:rPr>
          <w:ins w:id="900448" w:author="Claude" w:date="2026-10-28T00:00:00Z"/>
          <w:rFonts w:ascii="Batang" w:eastAsia="Batang" w:hAnsi="Batang" w:cs="Times New Roman"/>
        </w:rPr>
      </w:pPr>
      <w:ins w:id="900447" w:author="Claude" w:date="2026-10-28T00:00:00Z">
        <w:r>
          <w:rPr>
            <w:rFonts w:ascii="Consolas" w:eastAsia="Batang" w:hAnsi="Consolas" w:cs="Consolas"/>
            <w:sz w:val="15"/>
            <w:szCs w:val="15"/>
          </w:rPr>
          <w:t xml:space="preserve">  {</w:t>
        </w:r>
      </w:ins>
    </w:p>
    <w:p>
      <w:pPr>
        <w:wordWrap/>
        <w:spacing w:after="0" w:line="240" w:lineRule="auto"/>
        <w:jc w:val="left"/>
        <w:rPr>
          <w:ins w:id="900450" w:author="Claude" w:date="2026-10-28T00:00:00Z"/>
          <w:rFonts w:ascii="Batang" w:eastAsia="Batang" w:hAnsi="Batang" w:cs="Times New Roman"/>
        </w:rPr>
      </w:pPr>
      <w:ins w:id="900449" w:author="Claude" w:date="2026-10-28T00:00:00Z">
        <w:r>
          <w:rPr>
            <w:rFonts w:ascii="Consolas" w:eastAsia="Batang" w:hAnsi="Consolas" w:cs="Consolas"/>
            <w:sz w:val="15"/>
            <w:szCs w:val="15"/>
          </w:rPr>
          <w:t xml:space="preserve">    "sector_1": "Sector Name (Long)",</w:t>
        </w:r>
      </w:ins>
    </w:p>
    <w:p>
      <w:pPr>
        <w:wordWrap/>
        <w:spacing w:after="0" w:line="240" w:lineRule="auto"/>
        <w:jc w:val="left"/>
        <w:rPr>
          <w:ins w:id="900452" w:author="Claude" w:date="2026-10-28T00:00:00Z"/>
          <w:rFonts w:ascii="Batang" w:eastAsia="Batang" w:hAnsi="Batang" w:cs="Times New Roman"/>
        </w:rPr>
      </w:pPr>
      <w:ins w:id="900451" w:author="Claude" w:date="2026-10-28T00:00:00Z">
        <w:r>
          <w:rPr>
            <w:rFonts w:ascii="Consolas" w:eastAsia="Batang" w:hAnsi="Consolas" w:cs="Consolas"/>
            <w:sz w:val="15"/>
            <w:szCs w:val="15"/>
          </w:rPr>
          <w:t xml:space="preserve">    "sector_2": "Sector Name (Short)",</w:t>
        </w:r>
      </w:ins>
    </w:p>
    <w:p>
      <w:pPr>
        <w:wordWrap/>
        <w:spacing w:after="0" w:line="240" w:lineRule="auto"/>
        <w:jc w:val="left"/>
        <w:rPr>
          <w:ins w:id="900454" w:author="Claude" w:date="2026-10-28T00:00:00Z"/>
          <w:rFonts w:ascii="Batang" w:eastAsia="Batang" w:hAnsi="Batang" w:cs="Times New Roman"/>
        </w:rPr>
      </w:pPr>
      <w:ins w:id="900453" w:author="Claude" w:date="2026-10-28T00:00:00Z">
        <w:r>
          <w:rPr>
            <w:rFonts w:ascii="Consolas" w:eastAsia="Batang" w:hAnsi="Consolas" w:cs="Consolas"/>
            <w:sz w:val="15"/>
            <w:szCs w:val="15"/>
          </w:rPr>
          <w:t xml:space="preserve">    "relative_return_view": 0.0,</w:t>
        </w:r>
      </w:ins>
    </w:p>
    <w:p>
      <w:pPr>
        <w:wordWrap/>
        <w:spacing w:after="0" w:line="240" w:lineRule="auto"/>
        <w:jc w:val="left"/>
        <w:rPr>
          <w:ins w:id="900456" w:author="Claude" w:date="2026-10-28T00:00:00Z"/>
          <w:rFonts w:ascii="Batang" w:eastAsia="Batang" w:hAnsi="Batang" w:cs="Times New Roman"/>
        </w:rPr>
      </w:pPr>
      <w:ins w:id="900455" w:author="Claude" w:date="2026-10-28T00:00:00Z">
        <w:r>
          <w:rPr>
            <w:rFonts w:ascii="Consolas" w:eastAsia="Batang" w:hAnsi="Consolas" w:cs="Consolas"/>
            <w:sz w:val="15"/>
            <w:szCs w:val="15"/>
          </w:rPr>
          <w:t xml:space="preserve">    "reasoning": "Brief rationale for this view in 1-2 sentences"</w:t>
        </w:r>
      </w:ins>
    </w:p>
    <w:p>
      <w:pPr>
        <w:wordWrap/>
        <w:spacing w:after="0" w:line="240" w:lineRule="auto"/>
        <w:jc w:val="left"/>
        <w:rPr>
          <w:ins w:id="900458" w:author="Claude" w:date="2026-10-28T00:00:00Z"/>
          <w:rFonts w:ascii="Batang" w:eastAsia="Batang" w:hAnsi="Batang" w:cs="Times New Roman"/>
        </w:rPr>
      </w:pPr>
      <w:ins w:id="900457" w:author="Claude" w:date="2026-10-28T00:00:00Z">
        <w:r>
          <w:rPr>
            <w:rFonts w:ascii="Consolas" w:eastAsia="Batang" w:hAnsi="Consolas" w:cs="Consolas"/>
            <w:sz w:val="15"/>
            <w:szCs w:val="15"/>
          </w:rPr>
          <w:t xml:space="preserve">  }</w:t>
        </w:r>
      </w:ins>
    </w:p>
    <w:p>
      <w:pPr>
        <w:wordWrap/>
        <w:spacing w:after="0" w:line="240" w:lineRule="auto"/>
        <w:jc w:val="left"/>
        <w:rPr>
          <w:ins w:id="900460" w:author="Claude" w:date="2026-10-28T00:00:00Z"/>
          <w:rFonts w:ascii="Batang" w:eastAsia="Batang" w:hAnsi="Batang" w:cs="Times New Roman"/>
        </w:rPr>
      </w:pPr>
      <w:ins w:id="900459" w:author="Claude" w:date="2026-10-28T00:00:00Z">
        <w:r>
          <w:rPr>
            <w:rFonts w:ascii="Consolas" w:eastAsia="Batang" w:hAnsi="Consolas" w:cs="Consolas"/>
            <w:sz w:val="15"/>
            <w:szCs w:val="15"/>
          </w:rPr>
          <w:t xml:space="preserve">]</w:t>
        </w:r>
      </w:ins>
    </w:p>
    <w:p>
      <w:pPr>
        <w:wordWrap/>
        <w:spacing w:after="0" w:line="240" w:lineRule="auto"/>
        <w:jc w:val="left"/>
        <w:rPr>
          <w:ins w:id="900462" w:author="Claude" w:date="2026-10-28T00:00:00Z"/>
          <w:rFonts w:ascii="Batang" w:eastAsia="Batang" w:hAnsi="Batang" w:cs="Times New Roman"/>
        </w:rPr>
      </w:pPr>
      <w:ins w:id="900461" w:author="Claude" w:date="2026-10-28T00:00:00Z">
        <w:r>
          <w:rPr>
            <w:rFonts w:ascii="Consolas" w:eastAsia="Batang" w:hAnsi="Consolas" w:cs="Consolas"/>
            <w:sz w:val="15"/>
            <w:szCs w:val="15"/>
          </w:rPr>
          <w:t xml:space="preserve"> </w:t>
        </w:r>
      </w:ins>
    </w:p>
    <w:p>
      <w:pPr>
        <w:wordWrap/>
        <w:spacing w:after="0" w:line="240" w:lineRule="auto"/>
        <w:jc w:val="left"/>
        <w:rPr>
          <w:ins w:id="900464" w:author="Claude" w:date="2026-10-28T00:00:00Z"/>
          <w:rFonts w:ascii="Batang" w:eastAsia="Batang" w:hAnsi="Batang" w:cs="Times New Roman"/>
        </w:rPr>
      </w:pPr>
      <w:ins w:id="900463" w:author="Claude" w:date="2026-10-28T00:00:00Z">
        <w:r>
          <w:rPr>
            <w:rFonts w:ascii="Consolas" w:eastAsia="Batang" w:hAnsi="Consolas" w:cs="Consolas"/>
            <w:sz w:val="15"/>
            <w:szCs w:val="15"/>
          </w:rPr>
          <w:t xml:space="preserve">[Sector Names - Use Exactly]</w:t>
        </w:r>
      </w:ins>
    </w:p>
    <w:p>
      <w:pPr>
        <w:wordWrap/>
        <w:spacing w:after="0" w:line="240" w:lineRule="auto"/>
        <w:jc w:val="left"/>
        <w:rPr>
          <w:ins w:id="900466" w:author="Claude" w:date="2026-10-28T00:00:00Z"/>
          <w:rFonts w:ascii="Batang" w:eastAsia="Batang" w:hAnsi="Batang" w:cs="Times New Roman"/>
        </w:rPr>
      </w:pPr>
      <w:ins w:id="900465" w:author="Claude" w:date="2026-10-28T00:00:00Z">
        <w:r>
          <w:rPr>
            <w:rFonts w:ascii="Consolas" w:eastAsia="Batang" w:hAnsi="Consolas" w:cs="Consolas"/>
            <w:sz w:val="15"/>
            <w:szCs w:val="15"/>
          </w:rPr>
          <w:t xml:space="preserve">Energy, Materials, Industrials, Consumer Discretionary, Consumer Staples, Health Care, Financials, Information Technology, Communication Services, Utilities, Real Estate</w:t>
        </w:r>
      </w:ins>
    </w:p>
    <w:p>
      <w:pPr>
        <w:wordWrap/>
        <w:spacing w:line="360" w:lineRule="auto"/>
        <w:jc w:val="both"/>
        <w:rPr>
          <w:ins w:id="900467" w:author="Claude" w:date="2026-10-28T00:00:00Z"/>
          <w:rFonts w:ascii="Batang" w:eastAsia="Batang" w:hAnsi="Batang" w:cs="Times New Roman"/>
        </w:rPr>
      </w:pPr>
    </w:p>
    <w:p>
      <w:pPr>
        <w:wordWrap/>
        <w:spacing w:after="0" w:line="240" w:lineRule="auto"/>
        <w:jc w:val="left"/>
        <w:rPr>
          <w:ins w:id="900469" w:author="Claude" w:date="2026-10-28T00:00:00Z"/>
          <w:rFonts w:ascii="Batang" w:eastAsia="Batang" w:hAnsi="Batang" w:cs="Times New Roman"/>
        </w:rPr>
      </w:pPr>
      <w:ins w:id="900468" w:author="Claude" w:date="2026-10-28T00:00:00Z">
        <w:r>
          <w:rPr>
            <w:rFonts w:ascii="Consolas" w:eastAsia="Batang" w:hAnsi="Consolas" w:cs="Consolas"/>
            <w:sz w:val="15"/>
            <w:szCs w:val="15"/>
          </w:rPr>
          <w:t xml:space="preserve">### TIER 1 GUIDELINES (Technical Indicators Only)</w:t>
        </w:r>
      </w:ins>
    </w:p>
    <w:p>
      <w:pPr>
        <w:wordWrap/>
        <w:spacing w:after="0" w:line="240" w:lineRule="auto"/>
        <w:jc w:val="left"/>
        <w:rPr>
          <w:ins w:id="900471" w:author="Claude" w:date="2026-10-28T00:00:00Z"/>
          <w:rFonts w:ascii="Batang" w:eastAsia="Batang" w:hAnsi="Batang" w:cs="Times New Roman"/>
        </w:rPr>
      </w:pPr>
      <w:ins w:id="900470" w:author="Claude" w:date="2026-10-28T00:00:00Z">
        <w:r>
          <w:rPr>
            <w:rFonts w:ascii="Consolas" w:eastAsia="Batang" w:hAnsi="Consolas" w:cs="Consolas"/>
            <w:sz w:val="15"/>
            <w:szCs w:val="15"/>
          </w:rPr>
          <w:t xml:space="preserve">- 12m_returns: The list of monthly returns over the most recent 12 months, representing short-term momentum and return patterns.</w:t>
        </w:r>
      </w:ins>
    </w:p>
    <w:p>
      <w:pPr>
        <w:wordWrap/>
        <w:spacing w:after="0" w:line="240" w:lineRule="auto"/>
        <w:jc w:val="left"/>
        <w:rPr>
          <w:ins w:id="900473" w:author="Claude" w:date="2026-10-28T00:00:00Z"/>
          <w:rFonts w:ascii="Batang" w:eastAsia="Batang" w:hAnsi="Batang" w:cs="Times New Roman"/>
        </w:rPr>
      </w:pPr>
      <w:ins w:id="900472" w:author="Claude" w:date="2026-10-28T00:00:00Z">
        <w:r>
          <w:rPr>
            <w:rFonts w:ascii="Consolas" w:eastAsia="Batang" w:hAnsi="Consolas" w:cs="Consolas"/>
            <w:sz w:val="15"/>
            <w:szCs w:val="15"/>
          </w:rPr>
          <w:t xml:space="preserve">- cagr_3y: The 3-year compound annual growth rate calculated from the sector's price index, capturing medium- to long-term performance growth.</w:t>
        </w:r>
      </w:ins>
    </w:p>
    <w:p>
      <w:pPr>
        <w:wordWrap/>
        <w:spacing w:after="0" w:line="240" w:lineRule="auto"/>
        <w:jc w:val="left"/>
        <w:rPr>
          <w:ins w:id="900475" w:author="Claude" w:date="2026-10-28T00:00:00Z"/>
          <w:rFonts w:ascii="Batang" w:eastAsia="Batang" w:hAnsi="Batang" w:cs="Times New Roman"/>
        </w:rPr>
      </w:pPr>
      <w:ins w:id="900474" w:author="Claude" w:date="2026-10-28T00:00:00Z">
        <w:r>
          <w:rPr>
            <w:rFonts w:ascii="Consolas" w:eastAsia="Batang" w:hAnsi="Consolas" w:cs="Consolas"/>
            <w:sz w:val="15"/>
            <w:szCs w:val="15"/>
          </w:rPr>
          <w:t xml:space="preserve">- volatility: The annualized standard deviation of monthly returns over the past 12 months, measuring recent return variability.</w:t>
        </w:r>
      </w:ins>
    </w:p>
    <w:p>
      <w:pPr>
        <w:wordWrap/>
        <w:spacing w:after="0" w:line="240" w:lineRule="auto"/>
        <w:jc w:val="left"/>
        <w:rPr>
          <w:ins w:id="900477" w:author="Claude" w:date="2026-10-28T00:00:00Z"/>
          <w:rFonts w:ascii="Batang" w:eastAsia="Batang" w:hAnsi="Batang" w:cs="Times New Roman"/>
        </w:rPr>
      </w:pPr>
      <w:ins w:id="900476" w:author="Claude" w:date="2026-10-28T00:00:00Z">
        <w:r>
          <w:rPr>
            <w:rFonts w:ascii="Consolas" w:eastAsia="Batang" w:hAnsi="Consolas" w:cs="Consolas"/>
            <w:sz w:val="15"/>
            <w:szCs w:val="15"/>
          </w:rPr>
          <w:t xml:space="preserve">- z_score: The standardized score of the latest monthly return relative to the mean and standard deviation of the past 24 months, indicating mean-reversion or deviation from typical behavior.</w:t>
        </w:r>
      </w:ins>
    </w:p>
    <w:p>
      <w:pPr>
        <w:wordWrap/>
        <w:spacing w:after="0" w:line="240" w:lineRule="auto"/>
        <w:jc w:val="left"/>
        <w:rPr>
          <w:ins w:id="900479" w:author="Claude" w:date="2026-10-28T00:00:00Z"/>
          <w:rFonts w:ascii="Batang" w:eastAsia="Batang" w:hAnsi="Batang" w:cs="Times New Roman"/>
        </w:rPr>
      </w:pPr>
      <w:ins w:id="900478" w:author="Claude" w:date="2026-10-28T00:00:00Z">
        <w:r>
          <w:rPr>
            <w:rFonts w:ascii="Consolas" w:eastAsia="Batang" w:hAnsi="Consolas" w:cs="Consolas"/>
            <w:sz w:val="15"/>
            <w:szCs w:val="15"/>
          </w:rPr>
          <w:t xml:space="preserve">- trend_strength_r2: The R-squared from a linear regression on the most recent 12 months of the price index, quantifying the strength and consistency of the sector's price trend.</w:t>
        </w:r>
      </w:ins>
    </w:p>
    <w:p>
      <w:pPr>
        <w:wordWrap/>
        <w:spacing w:after="0" w:line="240" w:lineRule="auto"/>
        <w:jc w:val="left"/>
        <w:rPr>
          <w:ins w:id="900481" w:author="Claude" w:date="2026-10-28T00:00:00Z"/>
          <w:rFonts w:ascii="Batang" w:eastAsia="Batang" w:hAnsi="Batang" w:cs="Times New Roman"/>
        </w:rPr>
      </w:pPr>
      <w:ins w:id="900480" w:author="Claude" w:date="2026-10-28T00:00:00Z">
        <w:r>
          <w:rPr>
            <w:rFonts w:ascii="Consolas" w:eastAsia="Batang" w:hAnsi="Consolas" w:cs="Consolas"/>
            <w:sz w:val="15"/>
            <w:szCs w:val="15"/>
          </w:rPr>
          <w:t xml:space="preserve">---</w:t>
        </w:r>
      </w:ins>
    </w:p>
    <w:p>
      <w:pPr>
        <w:wordWrap/>
        <w:spacing w:after="0" w:line="240" w:lineRule="auto"/>
        <w:jc w:val="left"/>
        <w:rPr>
          <w:ins w:id="900483" w:author="Claude" w:date="2026-10-28T00:00:00Z"/>
          <w:rFonts w:ascii="Batang" w:eastAsia="Batang" w:hAnsi="Batang" w:cs="Times New Roman"/>
        </w:rPr>
      </w:pPr>
      <w:ins w:id="900482" w:author="Claude" w:date="2026-10-28T00:00:00Z">
        <w:r>
          <w:rPr>
            <w:rFonts w:ascii="Consolas" w:eastAsia="Batang" w:hAnsi="Consolas" w:cs="Consolas"/>
            <w:sz w:val="15"/>
            <w:szCs w:val="15"/>
          </w:rPr>
          <w:t xml:space="preserve"> </w:t>
        </w:r>
      </w:ins>
    </w:p>
    <w:p>
      <w:pPr>
        <w:wordWrap/>
        <w:spacing w:after="0" w:line="240" w:lineRule="auto"/>
        <w:jc w:val="left"/>
        <w:rPr>
          <w:ins w:id="900485" w:author="Claude" w:date="2026-10-28T00:00:00Z"/>
          <w:rFonts w:ascii="Batang" w:eastAsia="Batang" w:hAnsi="Batang" w:cs="Times New Roman"/>
        </w:rPr>
      </w:pPr>
      <w:ins w:id="900484" w:author="Claude" w:date="2026-10-28T00:00:00Z">
        <w:r>
          <w:rPr>
            <w:rFonts w:ascii="Consolas" w:eastAsia="Batang" w:hAnsi="Consolas" w:cs="Consolas"/>
            <w:sz w:val="15"/>
            <w:szCs w:val="15"/>
          </w:rPr>
          <w:t xml:space="preserve">### TIER 2 GUIDELINES (Technical + Accounting Indicators)</w:t>
        </w:r>
      </w:ins>
    </w:p>
    <w:p>
      <w:pPr>
        <w:wordWrap/>
        <w:spacing w:after="0" w:line="240" w:lineRule="auto"/>
        <w:jc w:val="left"/>
        <w:rPr>
          <w:ins w:id="900487" w:author="Claude" w:date="2026-10-28T00:00:00Z"/>
          <w:rFonts w:ascii="Batang" w:eastAsia="Batang" w:hAnsi="Batang" w:cs="Times New Roman"/>
        </w:rPr>
      </w:pPr>
      <w:ins w:id="900486" w:author="Claude" w:date="2026-10-28T00:00:00Z">
        <w:r>
          <w:rPr>
            <w:rFonts w:ascii="Consolas" w:eastAsia="Batang" w:hAnsi="Consolas" w:cs="Consolas"/>
            <w:sz w:val="15"/>
            <w:szCs w:val="15"/>
          </w:rPr>
          <w:t xml:space="preserve">The accounting metrics reflect a **2-quarter (approximately 6-month) lag** due to quarterly reporting schedules. For example, when forecasting for Q3 (Jul-Sep), you are analyzing Q1 (Jan-Mar) accounting data.</w:t>
        </w:r>
      </w:ins>
    </w:p>
    <w:p>
      <w:pPr>
        <w:wordWrap/>
        <w:spacing w:after="0" w:line="240" w:lineRule="auto"/>
        <w:jc w:val="left"/>
        <w:rPr>
          <w:ins w:id="900489" w:author="Claude" w:date="2026-10-28T00:00:00Z"/>
          <w:rFonts w:ascii="Batang" w:eastAsia="Batang" w:hAnsi="Batang" w:cs="Times New Roman"/>
        </w:rPr>
      </w:pPr>
      <w:ins w:id="900488" w:author="Claude" w:date="2026-10-28T00:00:00Z">
        <w:r>
          <w:rPr>
            <w:rFonts w:ascii="Consolas" w:eastAsia="Batang" w:hAnsi="Consolas" w:cs="Consolas"/>
            <w:sz w:val="15"/>
            <w:szCs w:val="15"/>
          </w:rPr>
          <w:t xml:space="preserve">This lag is realistic and intentional—investors must make decisions based on the most recently available reported financials. Therefore, focus on **structural quality patterns** (e.g., consistently high ROE over multiple quarters) rather than expecting short-term accounting momentum to align with recent price action.</w:t>
        </w:r>
      </w:ins>
    </w:p>
    <w:p>
      <w:pPr>
        <w:wordWrap/>
        <w:spacing w:after="0" w:line="240" w:lineRule="auto"/>
        <w:jc w:val="left"/>
        <w:rPr>
          <w:ins w:id="900491" w:author="Claude" w:date="2026-10-28T00:00:00Z"/>
          <w:rFonts w:ascii="Batang" w:eastAsia="Batang" w:hAnsi="Batang" w:cs="Times New Roman"/>
        </w:rPr>
      </w:pPr>
      <w:ins w:id="900490" w:author="Claude" w:date="2026-10-28T00:00:00Z">
        <w:r>
          <w:rPr>
            <w:rFonts w:ascii="Consolas" w:eastAsia="Batang" w:hAnsi="Consolas" w:cs="Consolas"/>
            <w:sz w:val="15"/>
            <w:szCs w:val="15"/>
          </w:rPr>
          <w:t xml:space="preserve">All indicators were calculated using median.</w:t>
        </w:r>
      </w:ins>
    </w:p>
    <w:p>
      <w:pPr>
        <w:wordWrap/>
        <w:spacing w:after="0" w:line="240" w:lineRule="auto"/>
        <w:jc w:val="left"/>
        <w:rPr>
          <w:ins w:id="900493" w:author="Claude" w:date="2026-10-28T00:00:00Z"/>
          <w:rFonts w:ascii="Batang" w:eastAsia="Batang" w:hAnsi="Batang" w:cs="Times New Roman"/>
        </w:rPr>
      </w:pPr>
      <w:ins w:id="900492" w:author="Claude" w:date="2026-10-28T00:00:00Z">
        <w:r>
          <w:rPr>
            <w:rFonts w:ascii="Consolas" w:eastAsia="Batang" w:hAnsi="Consolas" w:cs="Consolas"/>
            <w:sz w:val="15"/>
            <w:szCs w:val="15"/>
          </w:rPr>
          <w:t xml:space="preserve">- bm: The inverse of the price-to-book ratio (PBR), capturing relative value; higher values indicate more undervaluation based on book equity.</w:t>
        </w:r>
      </w:ins>
    </w:p>
    <w:p>
      <w:pPr>
        <w:wordWrap/>
        <w:spacing w:after="0" w:line="240" w:lineRule="auto"/>
        <w:jc w:val="left"/>
        <w:rPr>
          <w:ins w:id="900495" w:author="Claude" w:date="2026-10-28T00:00:00Z"/>
          <w:rFonts w:ascii="Batang" w:eastAsia="Batang" w:hAnsi="Batang" w:cs="Times New Roman"/>
        </w:rPr>
      </w:pPr>
      <w:ins w:id="900494" w:author="Claude" w:date="2026-10-28T00:00:00Z">
        <w:r>
          <w:rPr>
            <w:rFonts w:ascii="Consolas" w:eastAsia="Batang" w:hAnsi="Consolas" w:cs="Consolas"/>
            <w:sz w:val="15"/>
            <w:szCs w:val="15"/>
          </w:rPr>
          <w:t xml:space="preserve">- npm: Net profit margin, measuring the percentage of revenue that is converted into net income, capturing profitability efficiency.</w:t>
        </w:r>
      </w:ins>
    </w:p>
    <w:p>
      <w:pPr>
        <w:wordWrap/>
        <w:spacing w:after="0" w:line="240" w:lineRule="auto"/>
        <w:jc w:val="left"/>
        <w:rPr>
          <w:ins w:id="900497" w:author="Claude" w:date="2026-10-28T00:00:00Z"/>
          <w:rFonts w:ascii="Batang" w:eastAsia="Batang" w:hAnsi="Batang" w:cs="Times New Roman"/>
        </w:rPr>
      </w:pPr>
      <w:ins w:id="900496" w:author="Claude" w:date="2026-10-28T00:00:00Z">
        <w:r>
          <w:rPr>
            <w:rFonts w:ascii="Consolas" w:eastAsia="Batang" w:hAnsi="Consolas" w:cs="Consolas"/>
            <w:sz w:val="15"/>
            <w:szCs w:val="15"/>
          </w:rPr>
          <w:t xml:space="preserve">- roe: Return on equity, indicating how effectively a sector generates profit from its shareholders' equity.</w:t>
        </w:r>
      </w:ins>
    </w:p>
    <w:p>
      <w:pPr>
        <w:wordWrap/>
        <w:spacing w:after="0" w:line="240" w:lineRule="auto"/>
        <w:jc w:val="left"/>
        <w:rPr>
          <w:ins w:id="900499" w:author="Claude" w:date="2026-10-28T00:00:00Z"/>
          <w:rFonts w:ascii="Batang" w:eastAsia="Batang" w:hAnsi="Batang" w:cs="Times New Roman"/>
        </w:rPr>
      </w:pPr>
      <w:ins w:id="900498" w:author="Claude" w:date="2026-10-28T00:00:00Z">
        <w:r>
          <w:rPr>
            <w:rFonts w:ascii="Consolas" w:eastAsia="Batang" w:hAnsi="Consolas" w:cs="Consolas"/>
            <w:sz w:val="15"/>
            <w:szCs w:val="15"/>
          </w:rPr>
          <w:t xml:space="preserve">- roa: Return on assets, measuring how efficiently a sector's assets are used to generate earnings.</w:t>
        </w:r>
      </w:ins>
    </w:p>
    <w:p>
      <w:pPr>
        <w:wordWrap/>
        <w:spacing w:after="0" w:line="240" w:lineRule="auto"/>
        <w:jc w:val="left"/>
        <w:rPr>
          <w:ins w:id="900501" w:author="Claude" w:date="2026-10-28T00:00:00Z"/>
          <w:rFonts w:ascii="Batang" w:eastAsia="Batang" w:hAnsi="Batang" w:cs="Times New Roman"/>
        </w:rPr>
      </w:pPr>
      <w:ins w:id="900500" w:author="Claude" w:date="2026-10-28T00:00:00Z">
        <w:r>
          <w:rPr>
            <w:rFonts w:ascii="Consolas" w:eastAsia="Batang" w:hAnsi="Consolas" w:cs="Consolas"/>
            <w:sz w:val="15"/>
            <w:szCs w:val="15"/>
          </w:rPr>
          <w:t xml:space="preserve">- CAPEI: A CAPEX-related indicator reflecting capital expenditure intensity or asset reinvestment behavior, typically capturing long-term investment and capital allocation efficiency.</w:t>
        </w:r>
      </w:ins>
    </w:p>
    <w:p>
      <w:pPr>
        <w:wordWrap/>
        <w:spacing w:after="0" w:line="240" w:lineRule="auto"/>
        <w:jc w:val="left"/>
        <w:rPr>
          <w:ins w:id="900503" w:author="Claude" w:date="2026-10-28T00:00:00Z"/>
          <w:rFonts w:ascii="Batang" w:eastAsia="Batang" w:hAnsi="Batang" w:cs="Times New Roman"/>
        </w:rPr>
      </w:pPr>
      <w:ins w:id="900502" w:author="Claude" w:date="2026-10-28T00:00:00Z">
        <w:r>
          <w:rPr>
            <w:rFonts w:ascii="Consolas" w:eastAsia="Batang" w:hAnsi="Consolas" w:cs="Consolas"/>
            <w:sz w:val="15"/>
            <w:szCs w:val="15"/>
          </w:rPr>
          <w:t xml:space="preserve">- GProf: Gross profit margin, measuring core profitability from revenue after accounting for direct production costs.</w:t>
        </w:r>
      </w:ins>
    </w:p>
    <w:p>
      <w:pPr>
        <w:wordWrap/>
        <w:spacing w:after="0" w:line="240" w:lineRule="auto"/>
        <w:jc w:val="left"/>
        <w:rPr>
          <w:ins w:id="900505" w:author="Claude" w:date="2026-10-28T00:00:00Z"/>
          <w:rFonts w:ascii="Batang" w:eastAsia="Batang" w:hAnsi="Batang" w:cs="Times New Roman"/>
        </w:rPr>
      </w:pPr>
      <w:ins w:id="900504" w:author="Claude" w:date="2026-10-28T00:00:00Z">
        <w:r>
          <w:rPr>
            <w:rFonts w:ascii="Consolas" w:eastAsia="Batang" w:hAnsi="Consolas" w:cs="Consolas"/>
            <w:sz w:val="15"/>
            <w:szCs w:val="15"/>
          </w:rPr>
          <w:t xml:space="preserve">- totdebt_invcap: Total debt divided by invested capital (or market capitalization proxy), capturing leverage and balance-sheet risk.</w:t>
        </w:r>
      </w:ins>
    </w:p>
    <w:p>
      <w:pPr>
        <w:wordWrap/>
        <w:spacing w:after="0" w:line="240" w:lineRule="auto"/>
        <w:jc w:val="left"/>
        <w:rPr>
          <w:ins w:id="900507" w:author="Claude" w:date="2026-10-28T00:00:00Z"/>
          <w:rFonts w:ascii="Batang" w:eastAsia="Batang" w:hAnsi="Batang" w:cs="Times New Roman"/>
        </w:rPr>
      </w:pPr>
      <w:ins w:id="900506" w:author="Claude" w:date="2026-10-28T00:00:00Z">
        <w:r>
          <w:rPr>
            <w:rFonts w:ascii="Consolas" w:eastAsia="Batang" w:hAnsi="Consolas" w:cs="Consolas"/>
            <w:sz w:val="15"/>
            <w:szCs w:val="15"/>
          </w:rPr>
          <w:t xml:space="preserve">---</w:t>
        </w:r>
      </w:ins>
    </w:p>
    <w:p>
      <w:pPr>
        <w:wordWrap/>
        <w:spacing w:after="0" w:line="240" w:lineRule="auto"/>
        <w:jc w:val="left"/>
        <w:rPr>
          <w:ins w:id="900509" w:author="Claude" w:date="2026-10-28T00:00:00Z"/>
          <w:rFonts w:ascii="Batang" w:eastAsia="Batang" w:hAnsi="Batang" w:cs="Times New Roman"/>
        </w:rPr>
      </w:pPr>
      <w:ins w:id="900508" w:author="Claude" w:date="2026-10-28T00:00:00Z">
        <w:r>
          <w:rPr>
            <w:rFonts w:ascii="Consolas" w:eastAsia="Batang" w:hAnsi="Consolas" w:cs="Consolas"/>
            <w:sz w:val="15"/>
            <w:szCs w:val="15"/>
          </w:rPr>
          <w:t xml:space="preserve"> </w:t>
        </w:r>
      </w:ins>
    </w:p>
    <w:p>
      <w:pPr>
        <w:wordWrap/>
        <w:spacing w:after="0" w:line="240" w:lineRule="auto"/>
        <w:jc w:val="left"/>
        <w:rPr>
          <w:ins w:id="900511" w:author="Claude" w:date="2026-10-28T00:00:00Z"/>
          <w:rFonts w:ascii="Batang" w:eastAsia="Batang" w:hAnsi="Batang" w:cs="Times New Roman"/>
        </w:rPr>
      </w:pPr>
      <w:ins w:id="900510" w:author="Claude" w:date="2026-10-28T00:00:00Z">
        <w:r>
          <w:rPr>
            <w:rFonts w:ascii="Consolas" w:eastAsia="Batang" w:hAnsi="Consolas" w:cs="Consolas"/>
            <w:sz w:val="15"/>
            <w:szCs w:val="15"/>
          </w:rPr>
          <w:t xml:space="preserve">### TIER 3 GUIDELINES (Technical + Accounting + Macroeconomic Indicators)</w:t>
        </w:r>
      </w:ins>
    </w:p>
    <w:p>
      <w:pPr>
        <w:wordWrap/>
        <w:spacing w:after="0" w:line="240" w:lineRule="auto"/>
        <w:jc w:val="left"/>
        <w:rPr>
          <w:ins w:id="900513" w:author="Claude" w:date="2026-10-28T00:00:00Z"/>
          <w:rFonts w:ascii="Batang" w:eastAsia="Batang" w:hAnsi="Batang" w:cs="Times New Roman"/>
        </w:rPr>
      </w:pPr>
      <w:ins w:id="900512" w:author="Claude" w:date="2026-10-28T00:00:00Z">
        <w:r>
          <w:rPr>
            <w:rFonts w:ascii="Consolas" w:eastAsia="Batang" w:hAnsi="Consolas" w:cs="Consolas"/>
            <w:sz w:val="15"/>
            <w:szCs w:val="15"/>
          </w:rPr>
          <w:t xml:space="preserve">- FEDFUNDS: The effective federal funds rate level</w:t>
        </w:r>
      </w:ins>
    </w:p>
    <w:p>
      <w:pPr>
        <w:wordWrap/>
        <w:spacing w:after="0" w:line="240" w:lineRule="auto"/>
        <w:jc w:val="left"/>
        <w:rPr>
          <w:ins w:id="900515" w:author="Claude" w:date="2026-10-28T00:00:00Z"/>
          <w:rFonts w:ascii="Batang" w:eastAsia="Batang" w:hAnsi="Batang" w:cs="Times New Roman"/>
        </w:rPr>
      </w:pPr>
      <w:ins w:id="900514" w:author="Claude" w:date="2026-10-28T00:00:00Z">
        <w:r>
          <w:rPr>
            <w:rFonts w:ascii="Consolas" w:eastAsia="Batang" w:hAnsi="Consolas" w:cs="Consolas"/>
            <w:sz w:val="15"/>
            <w:szCs w:val="15"/>
          </w:rPr>
          <w:t xml:space="preserve">- CPI: The year-over-year percent change in the Consumer Price Index</w:t>
        </w:r>
      </w:ins>
    </w:p>
    <w:p>
      <w:pPr>
        <w:wordWrap/>
        <w:spacing w:after="0" w:line="240" w:lineRule="auto"/>
        <w:jc w:val="left"/>
        <w:rPr>
          <w:ins w:id="900517" w:author="Claude" w:date="2026-10-28T00:00:00Z"/>
          <w:rFonts w:ascii="Batang" w:eastAsia="Batang" w:hAnsi="Batang" w:cs="Times New Roman"/>
        </w:rPr>
      </w:pPr>
      <w:ins w:id="900516" w:author="Claude" w:date="2026-10-28T00:00:00Z">
        <w:r>
          <w:rPr>
            <w:rFonts w:ascii="Consolas" w:eastAsia="Batang" w:hAnsi="Consolas" w:cs="Consolas"/>
            <w:sz w:val="15"/>
            <w:szCs w:val="15"/>
          </w:rPr>
          <w:t xml:space="preserve">- G20_CLI: The OECD Composite Leading Indicator index level</w:t>
        </w:r>
      </w:ins>
    </w:p>
    <w:p>
      <w:pPr>
        <w:wordWrap/>
        <w:spacing w:after="0" w:line="240" w:lineRule="auto"/>
        <w:jc w:val="left"/>
        <w:rPr>
          <w:ins w:id="900519" w:author="Claude" w:date="2026-10-28T00:00:00Z"/>
          <w:rFonts w:ascii="Batang" w:eastAsia="Batang" w:hAnsi="Batang" w:cs="Times New Roman"/>
        </w:rPr>
      </w:pPr>
      <w:ins w:id="900518" w:author="Claude" w:date="2026-10-28T00:00:00Z">
        <w:r>
          <w:rPr>
            <w:rFonts w:ascii="Consolas" w:eastAsia="Batang" w:hAnsi="Consolas" w:cs="Consolas"/>
            <w:sz w:val="15"/>
            <w:szCs w:val="15"/>
          </w:rPr>
          <w:t xml:space="preserve">- T10Y2Y: The yield spread between the 10-year and 2-year U.S. Treasury rates</w:t>
        </w:r>
      </w:ins>
    </w:p>
    <w:p>
      <w:pPr>
        <w:wordWrap/>
        <w:spacing w:after="0" w:line="240" w:lineRule="auto"/>
        <w:jc w:val="left"/>
        <w:rPr>
          <w:ins w:id="900521" w:author="Claude" w:date="2026-10-28T00:00:00Z"/>
          <w:rFonts w:ascii="Batang" w:eastAsia="Batang" w:hAnsi="Batang" w:cs="Times New Roman"/>
        </w:rPr>
      </w:pPr>
      <w:ins w:id="900520" w:author="Claude" w:date="2026-10-28T00:00:00Z">
        <w:r>
          <w:rPr>
            <w:rFonts w:ascii="Consolas" w:eastAsia="Batang" w:hAnsi="Consolas" w:cs="Consolas"/>
            <w:sz w:val="15"/>
            <w:szCs w:val="15"/>
          </w:rPr>
          <w:t xml:space="preserve">- GPDIC1_PCA: The year-over-year percent change in real private domestic investment</w:t>
        </w:r>
      </w:ins>
    </w:p>
    <w:p>
      <w:pPr>
        <w:wordWrap/>
        <w:spacing w:after="0" w:line="240" w:lineRule="auto"/>
        <w:jc w:val="left"/>
        <w:rPr>
          <w:ins w:id="900523" w:author="Claude" w:date="2026-10-28T00:00:00Z"/>
          <w:rFonts w:ascii="Batang" w:eastAsia="Batang" w:hAnsi="Batang" w:cs="Times New Roman"/>
        </w:rPr>
      </w:pPr>
      <w:ins w:id="900522" w:author="Claude" w:date="2026-10-28T00:00:00Z">
        <w:r>
          <w:rPr>
            <w:rFonts w:ascii="Consolas" w:eastAsia="Batang" w:hAnsi="Consolas" w:cs="Consolas"/>
            <w:sz w:val="15"/>
            <w:szCs w:val="15"/>
          </w:rPr>
          <w:t xml:space="preserve">---</w:t>
        </w:r>
      </w:ins>
    </w:p>
    <w:p>
      <w:pPr>
        <w:wordWrap/>
        <w:spacing w:after="0" w:line="240" w:lineRule="auto"/>
        <w:jc w:val="left"/>
        <w:rPr>
          <w:ins w:id="900525" w:author="Claude" w:date="2026-10-28T00:00:00Z"/>
          <w:rFonts w:ascii="Batang" w:eastAsia="Batang" w:hAnsi="Batang" w:cs="Times New Roman"/>
        </w:rPr>
      </w:pPr>
      <w:ins w:id="900524" w:author="Claude" w:date="2026-10-28T00:00:00Z">
        <w:r>
          <w:rPr>
            <w:rFonts w:ascii="Consolas" w:eastAsia="Batang" w:hAnsi="Consolas" w:cs="Consolas"/>
            <w:sz w:val="15"/>
            <w:szCs w:val="15"/>
          </w:rPr>
          <w:t xml:space="preserve"> </w:t>
        </w:r>
      </w:ins>
    </w:p>
    <w:p>
      <w:pPr>
        <w:wordWrap/>
        <w:spacing w:after="0" w:line="240" w:lineRule="auto"/>
        <w:jc w:val="left"/>
        <w:rPr>
          <w:ins w:id="900527" w:author="Claude" w:date="2026-10-28T00:00:00Z"/>
          <w:rFonts w:ascii="Batang" w:eastAsia="Batang" w:hAnsi="Batang" w:cs="Times New Roman"/>
        </w:rPr>
      </w:pPr>
      <w:ins w:id="900526" w:author="Claude" w:date="2026-10-28T00:00:00Z">
        <w:r>
          <w:rPr>
            <w:rFonts w:ascii="Consolas" w:eastAsia="Batang" w:hAnsi="Consolas" w:cs="Consolas"/>
            <w:sz w:val="15"/>
            <w:szCs w:val="15"/>
          </w:rPr>
          <w:t xml:space="preserve">### SIGNAL CONFLICT RESOLUTION (CRITICAL - Apply in Tier 2 and Tier 3)</w:t>
        </w:r>
      </w:ins>
    </w:p>
    <w:p>
      <w:pPr>
        <w:wordWrap/>
        <w:spacing w:after="0" w:line="240" w:lineRule="auto"/>
        <w:jc w:val="left"/>
        <w:rPr>
          <w:ins w:id="900529" w:author="Claude" w:date="2026-10-28T00:00:00Z"/>
          <w:rFonts w:ascii="Batang" w:eastAsia="Batang" w:hAnsi="Batang" w:cs="Times New Roman"/>
        </w:rPr>
      </w:pPr>
      <w:ins w:id="900528" w:author="Claude" w:date="2026-10-28T00:00:00Z">
        <w:r>
          <w:rPr>
            <w:rFonts w:ascii="Consolas" w:eastAsia="Batang" w:hAnsi="Consolas" w:cs="Consolas"/>
            <w:sz w:val="15"/>
            <w:szCs w:val="15"/>
          </w:rPr>
          <w:t xml:space="preserve"> </w:t>
        </w:r>
      </w:ins>
    </w:p>
    <w:p>
      <w:pPr>
        <w:wordWrap/>
        <w:spacing w:after="0" w:line="240" w:lineRule="auto"/>
        <w:jc w:val="left"/>
        <w:rPr>
          <w:ins w:id="900531" w:author="Claude" w:date="2026-10-28T00:00:00Z"/>
          <w:rFonts w:ascii="Batang" w:eastAsia="Batang" w:hAnsi="Batang" w:cs="Times New Roman"/>
        </w:rPr>
      </w:pPr>
      <w:ins w:id="900530" w:author="Claude" w:date="2026-10-28T00:00:00Z">
        <w:r>
          <w:rPr>
            <w:rFonts w:ascii="Consolas" w:eastAsia="Batang" w:hAnsi="Consolas" w:cs="Consolas"/>
            <w:sz w:val="15"/>
            <w:szCs w:val="15"/>
          </w:rPr>
          <w:t xml:space="preserve">When signals from different tiers suggest contradictory views, apply the following **Priority Order**:</w:t>
        </w:r>
      </w:ins>
    </w:p>
    <w:p>
      <w:pPr>
        <w:wordWrap/>
        <w:spacing w:after="0" w:line="240" w:lineRule="auto"/>
        <w:jc w:val="left"/>
        <w:rPr>
          <w:ins w:id="900533" w:author="Claude" w:date="2026-10-28T00:00:00Z"/>
          <w:rFonts w:ascii="Batang" w:eastAsia="Batang" w:hAnsi="Batang" w:cs="Times New Roman"/>
        </w:rPr>
      </w:pPr>
      <w:ins w:id="900532" w:author="Claude" w:date="2026-10-28T00:00:00Z">
        <w:r>
          <w:rPr>
            <w:rFonts w:ascii="Consolas" w:eastAsia="Batang" w:hAnsi="Consolas" w:cs="Consolas"/>
            <w:sz w:val="15"/>
            <w:szCs w:val="15"/>
          </w:rPr>
          <w:t xml:space="preserve"> </w:t>
        </w:r>
      </w:ins>
    </w:p>
    <w:p>
      <w:pPr>
        <w:wordWrap/>
        <w:spacing w:after="0" w:line="240" w:lineRule="auto"/>
        <w:jc w:val="left"/>
        <w:rPr>
          <w:ins w:id="900535" w:author="Claude" w:date="2026-10-28T00:00:00Z"/>
          <w:rFonts w:ascii="Batang" w:eastAsia="Batang" w:hAnsi="Batang" w:cs="Times New Roman"/>
        </w:rPr>
      </w:pPr>
      <w:ins w:id="900534" w:author="Claude" w:date="2026-10-28T00:00:00Z">
        <w:r>
          <w:rPr>
            <w:rFonts w:ascii="Consolas" w:eastAsia="Batang" w:hAnsi="Consolas" w:cs="Consolas"/>
            <w:sz w:val="15"/>
            <w:szCs w:val="15"/>
          </w:rPr>
          <w:t xml:space="preserve">**Priority Order**: 1. Technical, 2. Accounting, 3. Macroeconomic</w:t>
        </w:r>
      </w:ins>
    </w:p>
    <w:p>
      <w:pPr>
        <w:wordWrap/>
        <w:spacing w:after="0" w:line="240" w:lineRule="auto"/>
        <w:jc w:val="left"/>
        <w:rPr>
          <w:ins w:id="900537" w:author="Claude" w:date="2026-10-28T00:00:00Z"/>
          <w:rFonts w:ascii="Batang" w:eastAsia="Batang" w:hAnsi="Batang" w:cs="Times New Roman"/>
        </w:rPr>
      </w:pPr>
      <w:ins w:id="900536" w:author="Claude" w:date="2026-10-28T00:00:00Z">
        <w:r>
          <w:rPr>
            <w:rFonts w:ascii="Consolas" w:eastAsia="Batang" w:hAnsi="Consolas" w:cs="Consolas"/>
            <w:sz w:val="15"/>
            <w:szCs w:val="15"/>
          </w:rPr>
          <w:t xml:space="preserve"> </w:t>
        </w:r>
      </w:ins>
    </w:p>
    <w:p>
      <w:pPr>
        <w:wordWrap/>
        <w:spacing w:after="0" w:line="240" w:lineRule="auto"/>
        <w:jc w:val="left"/>
        <w:rPr>
          <w:ins w:id="900539" w:author="Claude" w:date="2026-10-28T00:00:00Z"/>
          <w:rFonts w:ascii="Batang" w:eastAsia="Batang" w:hAnsi="Batang" w:cs="Times New Roman"/>
        </w:rPr>
      </w:pPr>
      <w:ins w:id="900538" w:author="Claude" w:date="2026-10-28T00:00:00Z">
        <w:r>
          <w:rPr>
            <w:rFonts w:ascii="Consolas" w:eastAsia="Batang" w:hAnsi="Consolas" w:cs="Consolas"/>
            <w:sz w:val="15"/>
            <w:szCs w:val="15"/>
          </w:rPr>
          <w:t xml:space="preserve">---</w:t>
        </w:r>
      </w:ins>
    </w:p>
    <w:p>
      <w:pPr>
        <w:wordWrap/>
        <w:spacing w:after="0" w:line="240" w:lineRule="auto"/>
        <w:jc w:val="left"/>
        <w:rPr>
          <w:ins w:id="900541" w:author="Claude" w:date="2026-10-28T00:00:00Z"/>
          <w:rFonts w:ascii="Batang" w:eastAsia="Batang" w:hAnsi="Batang" w:cs="Times New Roman"/>
        </w:rPr>
      </w:pPr>
      <w:ins w:id="900540" w:author="Claude" w:date="2026-10-28T00:00:00Z">
        <w:r>
          <w:rPr>
            <w:rFonts w:ascii="Consolas" w:eastAsia="Batang" w:hAnsi="Consolas" w:cs="Consolas"/>
            <w:sz w:val="15"/>
            <w:szCs w:val="15"/>
          </w:rPr>
          <w:t xml:space="preserve"> </w:t>
        </w:r>
      </w:ins>
    </w:p>
    <w:p>
      <w:pPr>
        <w:wordWrap/>
        <w:spacing w:after="0" w:line="240" w:lineRule="auto"/>
        <w:jc w:val="left"/>
        <w:rPr>
          <w:ins w:id="900543" w:author="Claude" w:date="2026-10-28T00:00:00Z"/>
          <w:rFonts w:ascii="Batang" w:eastAsia="Batang" w:hAnsi="Batang" w:cs="Times New Roman"/>
        </w:rPr>
      </w:pPr>
      <w:ins w:id="900542" w:author="Claude" w:date="2026-10-28T00:00:00Z">
        <w:r>
          <w:rPr>
            <w:rFonts w:ascii="Consolas" w:eastAsia="Batang" w:hAnsi="Consolas" w:cs="Consolas"/>
            <w:sz w:val="15"/>
            <w:szCs w:val="15"/>
          </w:rPr>
          <w:t xml:space="preserve">### TIER 3 GUIDELINES (REGIME VERSION)</w:t>
        </w:r>
      </w:ins>
    </w:p>
    <w:p>
      <w:pPr>
        <w:wordWrap/>
        <w:spacing w:after="0" w:line="240" w:lineRule="auto"/>
        <w:jc w:val="left"/>
        <w:rPr>
          <w:ins w:id="900545" w:author="Claude" w:date="2026-10-28T00:00:00Z"/>
          <w:rFonts w:ascii="Batang" w:eastAsia="Batang" w:hAnsi="Batang" w:cs="Times New Roman"/>
        </w:rPr>
      </w:pPr>
      <w:ins w:id="900544" w:author="Claude" w:date="2026-10-28T00:00:00Z">
        <w:r>
          <w:rPr>
            <w:rFonts w:ascii="Consolas" w:eastAsia="Batang" w:hAnsi="Consolas" w:cs="Consolas"/>
            <w:sz w:val="15"/>
            <w:szCs w:val="15"/>
          </w:rPr>
          <w:t xml:space="preserve">Tier 3 is a whole-market risk regime snapshot from an HMM. Use it to **confirm or dampen** Tier 1/2 views — never to generate new pairs.</w:t>
        </w:r>
      </w:ins>
    </w:p>
    <w:p>
      <w:pPr>
        <w:wordWrap/>
        <w:spacing w:after="0" w:line="240" w:lineRule="auto"/>
        <w:jc w:val="left"/>
        <w:rPr>
          <w:ins w:id="900547" w:author="Claude" w:date="2026-10-28T00:00:00Z"/>
          <w:rFonts w:ascii="Batang" w:eastAsia="Batang" w:hAnsi="Batang" w:cs="Times New Roman"/>
        </w:rPr>
      </w:pPr>
      <w:ins w:id="900546" w:author="Claude" w:date="2026-10-28T00:00:00Z">
        <w:r>
          <w:rPr>
            <w:rFonts w:ascii="Consolas" w:eastAsia="Batang" w:hAnsi="Consolas" w:cs="Consolas"/>
            <w:sz w:val="15"/>
            <w:szCs w:val="15"/>
          </w:rPr>
          <w:t xml:space="preserve"> </w:t>
        </w:r>
      </w:ins>
    </w:p>
    <w:p>
      <w:pPr>
        <w:wordWrap/>
        <w:spacing w:after="0" w:line="240" w:lineRule="auto"/>
        <w:jc w:val="left"/>
        <w:rPr>
          <w:ins w:id="900549" w:author="Claude" w:date="2026-10-28T00:00:00Z"/>
          <w:rFonts w:ascii="Batang" w:eastAsia="Batang" w:hAnsi="Batang" w:cs="Times New Roman"/>
        </w:rPr>
      </w:pPr>
      <w:ins w:id="900548" w:author="Claude" w:date="2026-10-28T00:00:00Z">
        <w:r>
          <w:rPr>
            <w:rFonts w:ascii="Consolas" w:eastAsia="Batang" w:hAnsi="Consolas" w:cs="Consolas"/>
            <w:sz w:val="15"/>
            <w:szCs w:val="15"/>
          </w:rPr>
          <w:t xml:space="preserve">- DRAI_Multi: state +1 = risk-on / benign, state -1 = risk-off / stress, state 0 = ambiguous.</w:t>
        </w:r>
      </w:ins>
    </w:p>
    <w:p>
      <w:pPr>
        <w:wordWrap/>
        <w:spacing w:after="0" w:line="240" w:lineRule="auto"/>
        <w:jc w:val="left"/>
        <w:rPr>
          <w:ins w:id="900551" w:author="Claude" w:date="2026-10-28T00:00:00Z"/>
          <w:rFonts w:ascii="Batang" w:eastAsia="Batang" w:hAnsi="Batang" w:cs="Times New Roman"/>
        </w:rPr>
      </w:pPr>
      <w:ins w:id="900550" w:author="Claude" w:date="2026-10-28T00:00:00Z">
        <w:r>
          <w:rPr>
            <w:rFonts w:ascii="Consolas" w:eastAsia="Batang" w:hAnsi="Consolas" w:cs="Consolas"/>
            <w:sz w:val="15"/>
            <w:szCs w:val="15"/>
          </w:rPr>
          <w:t xml:space="preserve">- The HMM posterior probabilities (`prob_positive`, `prob_neutral`, `prob_negative`) indicate confidence.</w:t>
        </w:r>
      </w:ins>
    </w:p>
    <w:p>
      <w:pPr>
        <w:wordWrap/>
        <w:spacing w:after="0" w:line="240" w:lineRule="auto"/>
        <w:jc w:val="left"/>
        <w:rPr>
          <w:ins w:id="900553" w:author="Claude" w:date="2026-10-28T00:00:00Z"/>
          <w:rFonts w:ascii="Batang" w:eastAsia="Batang" w:hAnsi="Batang" w:cs="Times New Roman"/>
        </w:rPr>
      </w:pPr>
      <w:ins w:id="900552" w:author="Claude" w:date="2026-10-28T00:00:00Z">
        <w:r>
          <w:rPr>
            <w:rFonts w:ascii="Consolas" w:eastAsia="Batang" w:hAnsi="Consolas" w:cs="Consolas"/>
            <w:sz w:val="15"/>
            <w:szCs w:val="15"/>
          </w:rPr>
          <w:t xml:space="preserve"> </w:t>
        </w:r>
      </w:ins>
    </w:p>
    <w:p>
      <w:pPr>
        <w:wordWrap/>
        <w:spacing w:after="0" w:line="240" w:lineRule="auto"/>
        <w:jc w:val="left"/>
        <w:rPr>
          <w:ins w:id="900555" w:author="Claude" w:date="2026-10-28T00:00:00Z"/>
          <w:rFonts w:ascii="Batang" w:eastAsia="Batang" w:hAnsi="Batang" w:cs="Times New Roman"/>
        </w:rPr>
      </w:pPr>
      <w:ins w:id="900554" w:author="Claude" w:date="2026-10-28T00:00:00Z">
        <w:r>
          <w:rPr>
            <w:rFonts w:ascii="Consolas" w:eastAsia="Batang" w:hAnsi="Consolas" w:cs="Consolas"/>
            <w:sz w:val="15"/>
            <w:szCs w:val="15"/>
          </w:rPr>
          <w:t xml:space="preserve">Rules:</w:t>
        </w:r>
      </w:ins>
    </w:p>
    <w:p>
      <w:pPr>
        <w:wordWrap/>
        <w:spacing w:after="0" w:line="240" w:lineRule="auto"/>
        <w:jc w:val="left"/>
        <w:rPr>
          <w:ins w:id="900557" w:author="Claude" w:date="2026-10-28T00:00:00Z"/>
          <w:rFonts w:ascii="Batang" w:eastAsia="Batang" w:hAnsi="Batang" w:cs="Times New Roman"/>
        </w:rPr>
      </w:pPr>
      <w:ins w:id="900556" w:author="Claude" w:date="2026-10-28T00:00:00Z">
        <w:r>
          <w:rPr>
            <w:rFonts w:ascii="Consolas" w:eastAsia="Batang" w:hAnsi="Consolas" w:cs="Consolas"/>
            <w:sz w:val="15"/>
            <w:szCs w:val="15"/>
          </w:rPr>
          <w:t xml:space="preserve">- If the dominant probability &lt; 0.6, treat the regime as ambiguous and ignore it.</w:t>
        </w:r>
      </w:ins>
    </w:p>
    <w:p>
      <w:pPr>
        <w:wordWrap/>
        <w:spacing w:after="0" w:line="240" w:lineRule="auto"/>
        <w:jc w:val="left"/>
        <w:rPr>
          <w:ins w:id="900559" w:author="Claude" w:date="2026-10-28T00:00:00Z"/>
          <w:rFonts w:ascii="Batang" w:eastAsia="Batang" w:hAnsi="Batang" w:cs="Times New Roman"/>
        </w:rPr>
      </w:pPr>
      <w:ins w:id="900558" w:author="Claude" w:date="2026-10-28T00:00:00Z">
        <w:r>
          <w:rPr>
            <w:rFonts w:ascii="Consolas" w:eastAsia="Batang" w:hAnsi="Consolas" w:cs="Consolas"/>
            <w:sz w:val="15"/>
            <w:szCs w:val="15"/>
          </w:rPr>
          <w:t xml:space="preserve">- Risk-off (state -1 with high negative probability) -&gt; shrink view magnitudes; be defensive.</w:t>
        </w:r>
      </w:ins>
    </w:p>
    <w:p>
      <w:pPr>
        <w:wordWrap/>
        <w:spacing w:after="0" w:line="240" w:lineRule="auto"/>
        <w:jc w:val="left"/>
        <w:rPr>
          <w:ins w:id="900561" w:author="Claude" w:date="2026-10-28T00:00:00Z"/>
          <w:rFonts w:ascii="Batang" w:eastAsia="Batang" w:hAnsi="Batang" w:cs="Times New Roman"/>
        </w:rPr>
      </w:pPr>
      <w:ins w:id="900560" w:author="Claude" w:date="2026-10-28T00:00:00Z">
        <w:r>
          <w:rPr>
            <w:rFonts w:ascii="Consolas" w:eastAsia="Batang" w:hAnsi="Consolas" w:cs="Consolas"/>
            <w:sz w:val="15"/>
            <w:szCs w:val="15"/>
          </w:rPr>
          <w:t xml:space="preserve">- Risk-on (state +1 with high positive probability) -&gt; allow the full `-0.05 to +0.05` range.</w:t>
        </w:r>
      </w:ins>
    </w:p>
    <w:p>
      <w:pPr>
        <w:wordWrap/>
        <w:spacing w:after="0" w:line="240" w:lineRule="auto"/>
        <w:jc w:val="left"/>
        <w:rPr>
          <w:ins w:id="900563" w:author="Claude" w:date="2026-10-28T00:00:00Z"/>
          <w:rFonts w:ascii="Batang" w:eastAsia="Batang" w:hAnsi="Batang" w:cs="Times New Roman"/>
        </w:rPr>
      </w:pPr>
      <w:ins w:id="900562" w:author="Claude" w:date="2026-10-28T00:00:00Z">
        <w:r>
          <w:rPr>
            <w:rFonts w:ascii="Consolas" w:eastAsia="Batang" w:hAnsi="Consolas" w:cs="Consolas"/>
            <w:sz w:val="15"/>
            <w:szCs w:val="15"/>
          </w:rPr>
          <w:t xml:space="preserve">- Priority: Technical &gt; Accounting &gt; Regime.</w:t>
        </w:r>
      </w:ins>
    </w:p>
    <w:p>
      <w:pPr>
        <w:wordWrap/>
        <w:spacing w:after="0" w:line="240" w:lineRule="auto"/>
        <w:jc w:val="left"/>
        <w:rPr>
          <w:ins w:id="900565" w:author="Claude" w:date="2026-10-28T00:00:00Z"/>
          <w:rFonts w:ascii="Batang" w:eastAsia="Batang" w:hAnsi="Batang" w:cs="Times New Roman"/>
        </w:rPr>
      </w:pPr>
      <w:ins w:id="900564" w:author="Claude" w:date="2026-10-28T00:00:00Z">
        <w:r>
          <w:rPr>
            <w:rFonts w:ascii="Consolas" w:eastAsia="Batang" w:hAnsi="Consolas" w:cs="Consolas"/>
            <w:sz w:val="15"/>
            <w:szCs w:val="15"/>
          </w:rPr>
          <w:t xml:space="preserve">- Keep each `reasoning` under 25 words.</w:t>
        </w:r>
      </w:ins>
    </w:p>
    <w:p>
      <w:pPr>
        <w:wordWrap/>
        <w:spacing w:after="0" w:line="240" w:lineRule="auto"/>
        <w:jc w:val="left"/>
        <w:rPr>
          <w:ins w:id="900567" w:author="Claude" w:date="2026-10-28T00:00:00Z"/>
          <w:rFonts w:ascii="Batang" w:eastAsia="Batang" w:hAnsi="Batang" w:cs="Times New Roman"/>
        </w:rPr>
      </w:pPr>
      <w:ins w:id="900566" w:author="Claude" w:date="2026-10-28T00:00:00Z">
        <w:r>
          <w:rPr>
            <w:rFonts w:ascii="Consolas" w:eastAsia="Batang" w:hAnsi="Consolas" w:cs="Consolas"/>
            <w:sz w:val="15"/>
            <w:szCs w:val="15"/>
          </w:rPr>
          <w:t xml:space="preserve"> </w:t>
        </w:r>
      </w:ins>
    </w:p>
    <w:p>
      <w:pPr>
        <w:wordWrap/>
        <w:spacing w:after="0" w:line="240" w:lineRule="auto"/>
        <w:jc w:val="left"/>
        <w:rPr>
          <w:ins w:id="900569" w:author="Claude" w:date="2026-10-28T00:00:00Z"/>
          <w:rFonts w:ascii="Batang" w:eastAsia="Batang" w:hAnsi="Batang" w:cs="Times New Roman"/>
        </w:rPr>
      </w:pPr>
      <w:ins w:id="900568" w:author="Claude" w:date="2026-10-28T00:00:00Z">
        <w:r>
          <w:rPr>
            <w:rFonts w:ascii="Consolas" w:eastAsia="Batang" w:hAnsi="Consolas" w:cs="Consolas"/>
            <w:sz w:val="15"/>
            <w:szCs w:val="15"/>
          </w:rPr>
          <w:t xml:space="preserve">---</w:t>
        </w:r>
      </w:ins>
    </w:p>
    <w:p>
      <w:pPr>
        <w:wordWrap/>
        <w:spacing w:after="0" w:line="240" w:lineRule="auto"/>
        <w:jc w:val="left"/>
        <w:rPr>
          <w:ins w:id="900571" w:author="Claude" w:date="2026-10-28T00:00:00Z"/>
          <w:rFonts w:ascii="Batang" w:eastAsia="Batang" w:hAnsi="Batang" w:cs="Times New Roman"/>
        </w:rPr>
      </w:pPr>
      <w:ins w:id="900570" w:author="Claude" w:date="2026-10-28T00:00:00Z">
        <w:r>
          <w:rPr>
            <w:rFonts w:ascii="Consolas" w:eastAsia="Batang" w:hAnsi="Consolas" w:cs="Consolas"/>
            <w:sz w:val="15"/>
            <w:szCs w:val="15"/>
          </w:rPr>
          <w:t xml:space="preserve"> </w:t>
        </w:r>
      </w:ins>
    </w:p>
    <w:p>
      <w:pPr>
        <w:wordWrap/>
        <w:spacing w:after="0" w:line="240" w:lineRule="auto"/>
        <w:jc w:val="left"/>
        <w:rPr>
          <w:ins w:id="900573" w:author="Claude" w:date="2026-10-28T00:00:00Z"/>
          <w:rFonts w:ascii="Batang" w:eastAsia="Batang" w:hAnsi="Batang" w:cs="Times New Roman"/>
        </w:rPr>
      </w:pPr>
      <w:ins w:id="900572" w:author="Claude" w:date="2026-10-28T00:00:00Z">
        <w:r>
          <w:rPr>
            <w:rFonts w:ascii="Consolas" w:eastAsia="Batang" w:hAnsi="Consolas" w:cs="Consolas"/>
            <w:sz w:val="15"/>
            <w:szCs w:val="15"/>
          </w:rPr>
          <w:t xml:space="preserve">### COMMON RULES (All Tiers)</w:t>
        </w:r>
      </w:ins>
    </w:p>
    <w:p>
      <w:pPr>
        <w:wordWrap/>
        <w:spacing w:after="0" w:line="240" w:lineRule="auto"/>
        <w:jc w:val="left"/>
        <w:rPr>
          <w:ins w:id="900575" w:author="Claude" w:date="2026-10-28T00:00:00Z"/>
          <w:rFonts w:ascii="Batang" w:eastAsia="Batang" w:hAnsi="Batang" w:cs="Times New Roman"/>
        </w:rPr>
      </w:pPr>
      <w:ins w:id="900574" w:author="Claude" w:date="2026-10-28T00:00:00Z">
        <w:r>
          <w:rPr>
            <w:rFonts w:ascii="Consolas" w:eastAsia="Batang" w:hAnsi="Consolas" w:cs="Consolas"/>
            <w:sz w:val="15"/>
            <w:szCs w:val="15"/>
          </w:rPr>
          <w:t xml:space="preserve"> </w:t>
        </w:r>
      </w:ins>
    </w:p>
    <w:p>
      <w:pPr>
        <w:wordWrap/>
        <w:spacing w:after="0" w:line="240" w:lineRule="auto"/>
        <w:jc w:val="left"/>
        <w:rPr>
          <w:ins w:id="900577" w:author="Claude" w:date="2026-10-28T00:00:00Z"/>
          <w:rFonts w:ascii="Batang" w:eastAsia="Batang" w:hAnsi="Batang" w:cs="Times New Roman"/>
        </w:rPr>
      </w:pPr>
      <w:ins w:id="900576" w:author="Claude" w:date="2026-10-28T00:00:00Z">
        <w:r>
          <w:rPr>
            <w:rFonts w:ascii="Consolas" w:eastAsia="Batang" w:hAnsi="Consolas" w:cs="Consolas"/>
            <w:sz w:val="15"/>
            <w:szCs w:val="15"/>
          </w:rPr>
          <w:t xml:space="preserve">**View Construction**:</w:t>
        </w:r>
      </w:ins>
    </w:p>
    <w:p>
      <w:pPr>
        <w:wordWrap/>
        <w:spacing w:after="0" w:line="240" w:lineRule="auto"/>
        <w:jc w:val="left"/>
        <w:rPr>
          <w:ins w:id="900579" w:author="Claude" w:date="2026-10-28T00:00:00Z"/>
          <w:rFonts w:ascii="Batang" w:eastAsia="Batang" w:hAnsi="Batang" w:cs="Times New Roman"/>
        </w:rPr>
      </w:pPr>
      <w:ins w:id="900578" w:author="Claude" w:date="2026-10-28T00:00:00Z">
        <w:r>
          <w:rPr>
            <w:rFonts w:ascii="Consolas" w:eastAsia="Batang" w:hAnsi="Consolas" w:cs="Consolas"/>
            <w:sz w:val="15"/>
            <w:szCs w:val="15"/>
          </w:rPr>
          <w:t xml:space="preserve">- Count: Maximum 5 pairs. No fixed minimum (Quality &gt; Quantity). No duplicate</w:t>
        </w:r>
      </w:ins>
    </w:p>
    <w:p>
      <w:pPr>
        <w:wordWrap/>
        <w:spacing w:after="0" w:line="240" w:lineRule="auto"/>
        <w:jc w:val="left"/>
        <w:rPr>
          <w:ins w:id="900581" w:author="Claude" w:date="2026-10-28T00:00:00Z"/>
          <w:rFonts w:ascii="Batang" w:eastAsia="Batang" w:hAnsi="Batang" w:cs="Times New Roman"/>
        </w:rPr>
      </w:pPr>
      <w:ins w:id="900580" w:author="Claude" w:date="2026-10-28T00:00:00Z">
        <w:r>
          <w:rPr>
            <w:rFonts w:ascii="Consolas" w:eastAsia="Batang" w:hAnsi="Consolas" w:cs="Consolas"/>
            <w:sz w:val="15"/>
            <w:szCs w:val="15"/>
          </w:rPr>
          <w:t xml:space="preserve">- Each sector can appear max 2 times across all pairs</w:t>
        </w:r>
      </w:ins>
    </w:p>
    <w:p>
      <w:pPr>
        <w:wordWrap/>
        <w:spacing w:after="0" w:line="240" w:lineRule="auto"/>
        <w:jc w:val="left"/>
        <w:rPr>
          <w:ins w:id="900583" w:author="Claude" w:date="2026-10-28T00:00:00Z"/>
          <w:rFonts w:ascii="Batang" w:eastAsia="Batang" w:hAnsi="Batang" w:cs="Times New Roman"/>
        </w:rPr>
      </w:pPr>
      <w:ins w:id="900582" w:author="Claude" w:date="2026-10-28T00:00:00Z">
        <w:r>
          <w:rPr>
            <w:rFonts w:ascii="Consolas" w:eastAsia="Batang" w:hAnsi="Consolas" w:cs="Consolas"/>
            <w:sz w:val="15"/>
            <w:szCs w:val="15"/>
          </w:rPr>
          <w:t xml:space="preserve">- relative_return_view range: -0.05 to +0.05 (realistic)</w:t>
        </w:r>
      </w:ins>
    </w:p>
    <w:p>
      <w:pPr>
        <w:wordWrap/>
        <w:spacing w:after="0" w:line="240" w:lineRule="auto"/>
        <w:jc w:val="left"/>
        <w:rPr>
          <w:ins w:id="900585" w:author="Claude" w:date="2026-10-28T00:00:00Z"/>
          <w:rFonts w:ascii="Batang" w:eastAsia="Batang" w:hAnsi="Batang" w:cs="Times New Roman"/>
        </w:rPr>
      </w:pPr>
      <w:ins w:id="900584" w:author="Claude" w:date="2026-10-28T00:00:00Z">
        <w:r>
          <w:rPr>
            <w:rFonts w:ascii="Consolas" w:eastAsia="Batang" w:hAnsi="Consolas" w:cs="Consolas"/>
            <w:sz w:val="15"/>
            <w:szCs w:val="15"/>
          </w:rPr>
          <w:t xml:space="preserve"> - **Note**: Use decimal format. (e.g., a +2.5% expected relative return = `0.025`)</w:t>
        </w:r>
      </w:ins>
    </w:p>
    <w:p>
      <w:pPr>
        <w:wordWrap/>
        <w:spacing w:after="0" w:line="240" w:lineRule="auto"/>
        <w:jc w:val="left"/>
        <w:rPr>
          <w:ins w:id="900587" w:author="Claude" w:date="2026-10-28T00:00:00Z"/>
          <w:rFonts w:ascii="Batang" w:eastAsia="Batang" w:hAnsi="Batang" w:cs="Times New Roman"/>
        </w:rPr>
      </w:pPr>
      <w:ins w:id="900586" w:author="Claude" w:date="2026-10-28T00:00:00Z">
        <w:r>
          <w:rPr>
            <w:rFonts w:ascii="Consolas" w:eastAsia="Batang" w:hAnsi="Consolas" w:cs="Consolas"/>
            <w:sz w:val="15"/>
            <w:szCs w:val="15"/>
          </w:rPr>
          <w:t xml:space="preserve">- Rank pairs by conviction (highest first)</w:t>
        </w:r>
      </w:ins>
    </w:p>
    <w:p>
      <w:pPr>
        <w:wordWrap/>
        <w:spacing w:after="0" w:line="240" w:lineRule="auto"/>
        <w:jc w:val="left"/>
        <w:rPr>
          <w:ins w:id="900589" w:author="Claude" w:date="2026-10-28T00:00:00Z"/>
          <w:rFonts w:ascii="Batang" w:eastAsia="Batang" w:hAnsi="Batang" w:cs="Times New Roman"/>
        </w:rPr>
      </w:pPr>
      <w:ins w:id="900588" w:author="Claude" w:date="2026-10-28T00:00:00Z">
        <w:r>
          <w:rPr>
            <w:rFonts w:ascii="Consolas" w:eastAsia="Batang" w:hAnsi="Consolas" w:cs="Consolas"/>
            <w:sz w:val="15"/>
            <w:szCs w:val="15"/>
          </w:rPr>
          <w:t xml:space="preserve"> </w:t>
        </w:r>
      </w:ins>
    </w:p>
    <w:p>
      <w:pPr>
        <w:wordWrap/>
        <w:spacing w:after="0" w:line="240" w:lineRule="auto"/>
        <w:jc w:val="left"/>
        <w:rPr>
          <w:ins w:id="900591" w:author="Claude" w:date="2026-10-28T00:00:00Z"/>
          <w:rFonts w:ascii="Batang" w:eastAsia="Batang" w:hAnsi="Batang" w:cs="Times New Roman"/>
        </w:rPr>
      </w:pPr>
      <w:ins w:id="900590" w:author="Claude" w:date="2026-10-28T00:00:00Z">
        <w:r>
          <w:rPr>
            <w:rFonts w:ascii="Consolas" w:eastAsia="Batang" w:hAnsi="Consolas" w:cs="Consolas"/>
            <w:sz w:val="15"/>
            <w:szCs w:val="15"/>
          </w:rPr>
          <w:t xml:space="preserve">**Quality Checks**:</w:t>
        </w:r>
      </w:ins>
    </w:p>
    <w:p>
      <w:pPr>
        <w:wordWrap/>
        <w:spacing w:after="0" w:line="240" w:lineRule="auto"/>
        <w:jc w:val="left"/>
        <w:rPr>
          <w:ins w:id="900593" w:author="Claude" w:date="2026-10-28T00:00:00Z"/>
          <w:rFonts w:ascii="Batang" w:eastAsia="Batang" w:hAnsi="Batang" w:cs="Times New Roman"/>
        </w:rPr>
      </w:pPr>
      <w:ins w:id="900592" w:author="Claude" w:date="2026-10-28T00:00:00Z">
        <w:r>
          <w:rPr>
            <w:rFonts w:ascii="Consolas" w:eastAsia="Batang" w:hAnsi="Consolas" w:cs="Consolas"/>
            <w:sz w:val="15"/>
            <w:szCs w:val="15"/>
          </w:rPr>
          <w:t xml:space="preserve">- Avoid contradiction (same sector both Long and Short)</w:t>
        </w:r>
      </w:ins>
    </w:p>
    <w:p>
      <w:pPr>
        <w:wordWrap/>
        <w:spacing w:after="0" w:line="240" w:lineRule="auto"/>
        <w:jc w:val="left"/>
        <w:rPr>
          <w:ins w:id="900595" w:author="Claude" w:date="2026-10-28T00:00:00Z"/>
          <w:rFonts w:ascii="Batang" w:eastAsia="Batang" w:hAnsi="Batang" w:cs="Times New Roman"/>
        </w:rPr>
      </w:pPr>
      <w:ins w:id="900594" w:author="Claude" w:date="2026-10-28T00:00:00Z">
        <w:r>
          <w:rPr>
            <w:rFonts w:ascii="Consolas" w:eastAsia="Batang" w:hAnsi="Consolas" w:cs="Consolas"/>
            <w:sz w:val="15"/>
            <w:szCs w:val="15"/>
          </w:rPr>
          <w:t xml:space="preserve">- Ensure views are actionable (not too small, not too large)</w:t>
        </w:r>
      </w:ins>
    </w:p>
    <w:p w14:paraId="5F67029B" w14:textId="77777777" w:rsidR="00F9418E" w:rsidRDefault="00F9418E">
      <w:pPr>
        <w:wordWrap/>
        <w:rPr>
          <w:ins w:id="1706" w:author="나현종" w:date="2025-11-06T15:20:00Z" w16du:dateUtc="2025-11-06T06:20:00Z"/>
          <w:rFonts w:ascii="Batang" w:eastAsia="Batang" w:hAnsi="Batang" w:cs="Times New Roman"/>
          <w:color w:val="0070C0"/>
        </w:rPr>
        <w:pPrChange w:id="1707" w:author="나현종" w:date="2025-11-06T15:20:00Z" w16du:dateUtc="2025-11-06T06:20:00Z">
          <w:pPr>
            <w:wordWrap/>
            <w:jc w:val="center"/>
          </w:pPr>
        </w:pPrChange>
      </w:pPr>
    </w:p>
    <w:p w14:paraId="36BB6663" w14:textId="61420350" w:rsidR="00F9418E" w:rsidRDefault="00F9418E">
      <w:pPr>
        <w:wordWrap/>
        <w:rPr>
          <w:ins w:id="1708" w:author="나현종" w:date="2025-11-06T15:20:00Z" w16du:dateUtc="2025-11-06T06:20:00Z"/>
          <w:rFonts w:ascii="Batang" w:eastAsia="Batang" w:hAnsi="Batang" w:cs="Times New Roman"/>
          <w:color w:val="0070C0"/>
        </w:rPr>
        <w:pPrChange w:id="1709" w:author="나현종" w:date="2025-11-06T15:20:00Z" w16du:dateUtc="2025-11-06T06:20:00Z">
          <w:pPr>
            <w:wordWrap/>
            <w:jc w:val="center"/>
          </w:pPr>
        </w:pPrChange>
      </w:pPr>
      <w:ins w:id="1710" w:author="나현종" w:date="2025-11-06T15:20:00Z" w16du:dateUtc="2025-11-06T06:20:00Z">
        <w:r>
          <w:rPr>
            <w:rFonts w:ascii="Batang" w:eastAsia="Batang" w:hAnsi="Batang" w:cs="Times New Roman" w:hint="eastAsia"/>
            <w:color w:val="0070C0"/>
          </w:rPr>
          <w:t>Panel B. User Prompt</w:t>
        </w:r>
      </w:ins>
    </w:p>
    <w:p>
      <w:pPr>
        <w:wordWrap/>
        <w:spacing w:after="0" w:line="240" w:lineRule="auto"/>
        <w:jc w:val="both"/>
        <w:rPr>
          <w:ins w:id="900597" w:author="Claude" w:date="2026-10-28T00:00:00Z"/>
          <w:rFonts w:ascii="Batang" w:eastAsia="Batang" w:hAnsi="Batang" w:cs="Times New Roman"/>
        </w:rPr>
      </w:pPr>
      <w:ins w:id="900596" w:author="Claude" w:date="2026-10-28T00:00:00Z">
        <w:r>
          <w:rPr>
            <w:rFonts w:ascii="Batang" w:eastAsia="Batang" w:hAnsi="Batang" w:cs="Times New Roman"/>
            <w:sz w:val="18"/>
            <w:szCs w:val="18"/>
          </w:rPr>
          <w:t xml:space="preserve">{{DATA_BLOCKS}} is replaced with the tier-specific input data shown in Panel C.</w:t>
        </w:r>
      </w:ins>
    </w:p>
    <w:p>
      <w:pPr>
        <w:wordWrap/>
        <w:spacing w:line="360" w:lineRule="auto"/>
        <w:jc w:val="both"/>
        <w:rPr>
          <w:ins w:id="900598" w:author="Claude" w:date="2026-10-28T00:00:00Z"/>
          <w:rFonts w:ascii="Batang" w:eastAsia="Batang" w:hAnsi="Batang" w:cs="Times New Roman"/>
        </w:rPr>
      </w:pPr>
    </w:p>
    <w:p>
      <w:pPr>
        <w:wordWrap/>
        <w:spacing w:after="0" w:line="240" w:lineRule="auto"/>
        <w:jc w:val="left"/>
        <w:rPr>
          <w:ins w:id="900600" w:author="Claude" w:date="2026-10-28T00:00:00Z"/>
          <w:rFonts w:ascii="Batang" w:eastAsia="Batang" w:hAnsi="Batang" w:cs="Times New Roman"/>
        </w:rPr>
      </w:pPr>
      <w:ins w:id="900599" w:author="Claude" w:date="2026-10-28T00:00:00Z">
        <w:r>
          <w:rPr>
            <w:rFonts w:ascii="Consolas" w:eastAsia="Batang" w:hAnsi="Consolas" w:cs="Consolas"/>
            <w:sz w:val="15"/>
            <w:szCs w:val="15"/>
          </w:rPr>
          <w:t xml:space="preserve">[Task]</w:t>
        </w:r>
      </w:ins>
    </w:p>
    <w:p>
      <w:pPr>
        <w:wordWrap/>
        <w:spacing w:after="0" w:line="240" w:lineRule="auto"/>
        <w:jc w:val="left"/>
        <w:rPr>
          <w:ins w:id="900602" w:author="Claude" w:date="2026-10-28T00:00:00Z"/>
          <w:rFonts w:ascii="Batang" w:eastAsia="Batang" w:hAnsi="Batang" w:cs="Times New Roman"/>
        </w:rPr>
      </w:pPr>
      <w:ins w:id="900601" w:author="Claude" w:date="2026-10-28T00:00:00Z">
        <w:r>
          <w:rPr>
            <w:rFonts w:ascii="Consolas" w:eastAsia="Batang" w:hAnsi="Consolas" w:cs="Consolas"/>
            <w:sz w:val="15"/>
            <w:szCs w:val="15"/>
          </w:rPr>
          <w:t xml:space="preserve">Analyze the provided sector data and generate **up to 5** Long-Short relative views following your system prompt guidelines. **Prioritize conviction over quantity** (output fewer pairs if high-conviction criteria are not met).</w:t>
        </w:r>
      </w:ins>
    </w:p>
    <w:p>
      <w:pPr>
        <w:wordWrap/>
        <w:spacing w:after="0" w:line="240" w:lineRule="auto"/>
        <w:jc w:val="left"/>
        <w:rPr>
          <w:ins w:id="900604" w:author="Claude" w:date="2026-10-28T00:00:00Z"/>
          <w:rFonts w:ascii="Batang" w:eastAsia="Batang" w:hAnsi="Batang" w:cs="Times New Roman"/>
        </w:rPr>
      </w:pPr>
      <w:ins w:id="900603" w:author="Claude" w:date="2026-10-28T00:00:00Z">
        <w:r>
          <w:rPr>
            <w:rFonts w:ascii="Consolas" w:eastAsia="Batang" w:hAnsi="Consolas" w:cs="Consolas"/>
            <w:sz w:val="15"/>
            <w:szCs w:val="15"/>
          </w:rPr>
          <w:t xml:space="preserve"> </w:t>
        </w:r>
      </w:ins>
    </w:p>
    <w:p>
      <w:pPr>
        <w:wordWrap/>
        <w:spacing w:after="0" w:line="240" w:lineRule="auto"/>
        <w:jc w:val="left"/>
        <w:rPr>
          <w:ins w:id="900606" w:author="Claude" w:date="2026-10-28T00:00:00Z"/>
          <w:rFonts w:ascii="Batang" w:eastAsia="Batang" w:hAnsi="Batang" w:cs="Times New Roman"/>
        </w:rPr>
      </w:pPr>
      <w:ins w:id="900605" w:author="Claude" w:date="2026-10-28T00:00:00Z">
        <w:r>
          <w:rPr>
            <w:rFonts w:ascii="Consolas" w:eastAsia="Batang" w:hAnsi="Consolas" w:cs="Consolas"/>
            <w:sz w:val="15"/>
            <w:szCs w:val="15"/>
          </w:rPr>
          <w:t xml:space="preserve">[Sector Data - Tier {{TIER}}]</w:t>
        </w:r>
      </w:ins>
    </w:p>
    <w:p>
      <w:pPr>
        <w:wordWrap/>
        <w:spacing w:after="0" w:line="240" w:lineRule="auto"/>
        <w:jc w:val="left"/>
        <w:rPr>
          <w:ins w:id="900608" w:author="Claude" w:date="2026-10-28T00:00:00Z"/>
          <w:rFonts w:ascii="Batang" w:eastAsia="Batang" w:hAnsi="Batang" w:cs="Times New Roman"/>
        </w:rPr>
      </w:pPr>
      <w:ins w:id="900607" w:author="Claude" w:date="2026-10-28T00:00:00Z">
        <w:r>
          <w:rPr>
            <w:rFonts w:ascii="Consolas" w:eastAsia="Batang" w:hAnsi="Consolas" w:cs="Consolas"/>
            <w:sz w:val="15"/>
            <w:szCs w:val="15"/>
          </w:rPr>
          <w:t xml:space="preserve">{{DATA_BLOCKS}}</w:t>
        </w:r>
      </w:ins>
    </w:p>
    <w:p>
      <w:pPr>
        <w:wordWrap/>
        <w:spacing w:after="0" w:line="240" w:lineRule="auto"/>
        <w:jc w:val="left"/>
        <w:rPr>
          <w:ins w:id="900610" w:author="Claude" w:date="2026-10-28T00:00:00Z"/>
          <w:rFonts w:ascii="Batang" w:eastAsia="Batang" w:hAnsi="Batang" w:cs="Times New Roman"/>
        </w:rPr>
      </w:pPr>
      <w:ins w:id="900609" w:author="Claude" w:date="2026-10-28T00:00:00Z">
        <w:r>
          <w:rPr>
            <w:rFonts w:ascii="Consolas" w:eastAsia="Batang" w:hAnsi="Consolas" w:cs="Consolas"/>
            <w:sz w:val="15"/>
            <w:szCs w:val="15"/>
          </w:rPr>
          <w:t xml:space="preserve"> </w:t>
        </w:r>
      </w:ins>
    </w:p>
    <w:p>
      <w:pPr>
        <w:wordWrap/>
        <w:spacing w:after="0" w:line="240" w:lineRule="auto"/>
        <w:jc w:val="left"/>
        <w:rPr>
          <w:ins w:id="900612" w:author="Claude" w:date="2026-10-28T00:00:00Z"/>
          <w:rFonts w:ascii="Batang" w:eastAsia="Batang" w:hAnsi="Batang" w:cs="Times New Roman"/>
        </w:rPr>
      </w:pPr>
      <w:ins w:id="900611" w:author="Claude" w:date="2026-10-28T00:00:00Z">
        <w:r>
          <w:rPr>
            <w:rFonts w:ascii="Consolas" w:eastAsia="Batang" w:hAnsi="Consolas" w:cs="Consolas"/>
            <w:sz w:val="15"/>
            <w:szCs w:val="15"/>
          </w:rPr>
          <w:t xml:space="preserve">[Output Format]</w:t>
        </w:r>
      </w:ins>
    </w:p>
    <w:p>
      <w:pPr>
        <w:wordWrap/>
        <w:spacing w:after="0" w:line="240" w:lineRule="auto"/>
        <w:jc w:val="left"/>
        <w:rPr>
          <w:ins w:id="900614" w:author="Claude" w:date="2026-10-28T00:00:00Z"/>
          <w:rFonts w:ascii="Batang" w:eastAsia="Batang" w:hAnsi="Batang" w:cs="Times New Roman"/>
        </w:rPr>
      </w:pPr>
      <w:ins w:id="900613" w:author="Claude" w:date="2026-10-28T00:00:00Z">
        <w:r>
          <w:rPr>
            <w:rFonts w:ascii="Consolas" w:eastAsia="Batang" w:hAnsi="Consolas" w:cs="Consolas"/>
            <w:sz w:val="15"/>
            <w:szCs w:val="15"/>
          </w:rPr>
          <w:t xml:space="preserve">Respond with ONLY the JSON array as specified in your system prompt. No additional text.</w:t>
        </w:r>
      </w:ins>
    </w:p>
    <w:p w14:paraId="2AACB9DA" w14:textId="77777777" w:rsidR="00F9418E" w:rsidRDefault="00F9418E">
      <w:pPr>
        <w:wordWrap/>
        <w:rPr>
          <w:ins w:id="1711" w:author="나현종" w:date="2025-11-06T15:20:00Z" w16du:dateUtc="2025-11-06T06:20:00Z"/>
          <w:rFonts w:ascii="Batang" w:eastAsia="Batang" w:hAnsi="Batang" w:cs="Times New Roman"/>
          <w:color w:val="0070C0"/>
        </w:rPr>
        <w:pPrChange w:id="1712" w:author="나현종" w:date="2025-11-06T15:20:00Z" w16du:dateUtc="2025-11-06T06:20:00Z">
          <w:pPr>
            <w:wordWrap/>
            <w:jc w:val="center"/>
          </w:pPr>
        </w:pPrChange>
      </w:pPr>
    </w:p>
    <w:p w14:paraId="25524DEF" w14:textId="7A2714BF" w:rsidR="00F9418E" w:rsidRDefault="00F9418E">
      <w:pPr>
        <w:wordWrap/>
        <w:rPr>
          <w:ins w:id="1713" w:author="나현종" w:date="2025-11-06T15:20:00Z" w16du:dateUtc="2025-11-06T06:20:00Z"/>
          <w:rFonts w:ascii="Batang" w:eastAsia="Batang" w:hAnsi="Batang" w:cs="Times New Roman"/>
          <w:color w:val="0070C0"/>
        </w:rPr>
        <w:pPrChange w:id="1714" w:author="나현종" w:date="2025-11-06T15:20:00Z" w16du:dateUtc="2025-11-06T06:20:00Z">
          <w:pPr>
            <w:wordWrap/>
            <w:jc w:val="center"/>
          </w:pPr>
        </w:pPrChange>
      </w:pPr>
      <w:ins w:id="1715" w:author="나현종" w:date="2025-11-06T15:20:00Z" w16du:dateUtc="2025-11-06T06:20:00Z">
        <w:r>
          <w:rPr>
            <w:rFonts w:ascii="Batang" w:eastAsia="Batang" w:hAnsi="Batang" w:cs="Times New Roman" w:hint="eastAsia"/>
            <w:color w:val="0070C0"/>
          </w:rPr>
          <w:t>Panel C. Input Data Structure</w:t>
        </w:r>
      </w:ins>
    </w:p>
    <w:p>
      <w:pPr>
        <w:wordWrap/>
        <w:spacing w:after="0" w:line="240" w:lineRule="auto"/>
        <w:jc w:val="both"/>
        <w:rPr>
          <w:ins w:id="900616" w:author="Claude" w:date="2026-10-28T00:00:00Z"/>
          <w:rFonts w:ascii="Batang" w:eastAsia="Batang" w:hAnsi="Batang" w:cs="Times New Roman"/>
        </w:rPr>
      </w:pPr>
      <w:ins w:id="900615" w:author="Claude" w:date="2026-10-28T00:00:00Z">
        <w:r>
          <w:rPr>
            <w:rFonts w:ascii="Batang" w:eastAsia="Batang" w:hAnsi="Batang" w:cs="Times New Roman"/>
            <w:sz w:val="18"/>
            <w:szCs w:val="18"/>
          </w:rPr>
          <w:t xml:space="preserve">Example input for the forecast date 2024-04-30 (Information Technology sector; macro block shared by all sectors). Tier 1 provides the technical block, Tier 2 adds the accounting block, and Tier 3 adds the macro block (or the regime block in the robustness test of Section 5.3).</w:t>
        </w:r>
      </w:ins>
    </w:p>
    <w:p>
      <w:pPr>
        <w:wordWrap/>
        <w:spacing w:line="360" w:lineRule="auto"/>
        <w:jc w:val="both"/>
        <w:rPr>
          <w:ins w:id="900617" w:author="Claude" w:date="2026-10-28T00:00:00Z"/>
          <w:rFonts w:ascii="Batang" w:eastAsia="Batang" w:hAnsi="Batang" w:cs="Times New Roman"/>
        </w:rPr>
      </w:pPr>
    </w:p>
    <w:p>
      <w:pPr>
        <w:wordWrap/>
        <w:spacing w:after="0" w:line="240" w:lineRule="auto"/>
        <w:jc w:val="left"/>
        <w:rPr>
          <w:ins w:id="900619" w:author="Claude" w:date="2026-10-28T00:00:00Z"/>
          <w:rFonts w:ascii="Batang" w:eastAsia="Batang" w:hAnsi="Batang" w:cs="Times New Roman"/>
        </w:rPr>
      </w:pPr>
      <w:ins w:id="900618" w:author="Claude" w:date="2026-10-28T00:00:00Z">
        <w:r>
          <w:rPr>
            <w:rFonts w:ascii="Consolas" w:eastAsia="Batang" w:hAnsi="Consolas" w:cs="Consolas"/>
            <w:sz w:val="15"/>
            <w:szCs w:val="15"/>
          </w:rPr>
          <w:t xml:space="preserve">[Tier 1 – Technical block]</w:t>
        </w:r>
      </w:ins>
    </w:p>
    <w:p>
      <w:pPr>
        <w:wordWrap/>
        <w:spacing w:after="0" w:line="240" w:lineRule="auto"/>
        <w:jc w:val="left"/>
        <w:rPr>
          <w:ins w:id="900621" w:author="Claude" w:date="2026-10-28T00:00:00Z"/>
          <w:rFonts w:ascii="Batang" w:eastAsia="Batang" w:hAnsi="Batang" w:cs="Times New Roman"/>
        </w:rPr>
      </w:pPr>
      <w:ins w:id="900620" w:author="Claude" w:date="2026-10-28T00:00:00Z">
        <w:r>
          <w:rPr>
            <w:rFonts w:ascii="Consolas" w:eastAsia="Batang" w:hAnsi="Consolas" w:cs="Consolas"/>
            <w:sz w:val="15"/>
            <w:szCs w:val="15"/>
          </w:rPr>
          <w:t xml:space="preserve">{"sector": "Information Technology", "ttm_returns": [0.094, 0.0668, 0.0263, -0.0131, -0.0696, -0.0005, 0.1283, 0.0368, 0.0387, 0.0613, 0.0205, -0.054], "z_score": -1.0013, "volatility": 0.1983, "trend_strength": 0.7375, "cagr_3y": 0.1665}</w:t>
        </w:r>
      </w:ins>
    </w:p>
    <w:p>
      <w:pPr>
        <w:wordWrap/>
        <w:spacing w:after="0" w:line="240" w:lineRule="auto"/>
        <w:jc w:val="left"/>
        <w:rPr>
          <w:ins w:id="900623" w:author="Claude" w:date="2026-10-28T00:00:00Z"/>
          <w:rFonts w:ascii="Batang" w:eastAsia="Batang" w:hAnsi="Batang" w:cs="Times New Roman"/>
        </w:rPr>
      </w:pPr>
      <w:ins w:id="900622" w:author="Claude" w:date="2026-10-28T00:00:00Z">
        <w:r>
          <w:rPr>
            <w:rFonts w:ascii="Consolas" w:eastAsia="Batang" w:hAnsi="Consolas" w:cs="Consolas"/>
            <w:sz w:val="15"/>
            <w:szCs w:val="15"/>
          </w:rPr>
          <w:t xml:space="preserve"> </w:t>
        </w:r>
      </w:ins>
    </w:p>
    <w:p>
      <w:pPr>
        <w:wordWrap/>
        <w:spacing w:after="0" w:line="240" w:lineRule="auto"/>
        <w:jc w:val="left"/>
        <w:rPr>
          <w:ins w:id="900625" w:author="Claude" w:date="2026-10-28T00:00:00Z"/>
          <w:rFonts w:ascii="Batang" w:eastAsia="Batang" w:hAnsi="Batang" w:cs="Times New Roman"/>
        </w:rPr>
      </w:pPr>
      <w:ins w:id="900624" w:author="Claude" w:date="2026-10-28T00:00:00Z">
        <w:r>
          <w:rPr>
            <w:rFonts w:ascii="Consolas" w:eastAsia="Batang" w:hAnsi="Consolas" w:cs="Consolas"/>
            <w:sz w:val="15"/>
            <w:szCs w:val="15"/>
          </w:rPr>
          <w:t xml:space="preserve">[Tier 2 – Accounting block (sector medians, 2-quarter lag)]</w:t>
        </w:r>
      </w:ins>
    </w:p>
    <w:p>
      <w:pPr>
        <w:wordWrap/>
        <w:spacing w:after="0" w:line="240" w:lineRule="auto"/>
        <w:jc w:val="left"/>
        <w:rPr>
          <w:ins w:id="900627" w:author="Claude" w:date="2026-10-28T00:00:00Z"/>
          <w:rFonts w:ascii="Batang" w:eastAsia="Batang" w:hAnsi="Batang" w:cs="Times New Roman"/>
        </w:rPr>
      </w:pPr>
      <w:ins w:id="900626" w:author="Claude" w:date="2026-10-28T00:00:00Z">
        <w:r>
          <w:rPr>
            <w:rFonts w:ascii="Consolas" w:eastAsia="Batang" w:hAnsi="Consolas" w:cs="Consolas"/>
            <w:sz w:val="15"/>
            <w:szCs w:val="15"/>
          </w:rPr>
          <w:t xml:space="preserve">{"sector": "Information Technology", "bm_Median": 0.16, "CAPEI_Median": 36.73, "GProf_Median": 0.36, "npm_Median": 0.18, "roa_Median": 0.16, "roe_Median": 0.24, "totdebt_invcap_Median": 0.36}</w:t>
        </w:r>
      </w:ins>
    </w:p>
    <w:p>
      <w:pPr>
        <w:wordWrap/>
        <w:spacing w:after="0" w:line="240" w:lineRule="auto"/>
        <w:jc w:val="left"/>
        <w:rPr>
          <w:ins w:id="900629" w:author="Claude" w:date="2026-10-28T00:00:00Z"/>
          <w:rFonts w:ascii="Batang" w:eastAsia="Batang" w:hAnsi="Batang" w:cs="Times New Roman"/>
        </w:rPr>
      </w:pPr>
      <w:ins w:id="900628" w:author="Claude" w:date="2026-10-28T00:00:00Z">
        <w:r>
          <w:rPr>
            <w:rFonts w:ascii="Consolas" w:eastAsia="Batang" w:hAnsi="Consolas" w:cs="Consolas"/>
            <w:sz w:val="15"/>
            <w:szCs w:val="15"/>
          </w:rPr>
          <w:t xml:space="preserve"> </w:t>
        </w:r>
      </w:ins>
    </w:p>
    <w:p>
      <w:pPr>
        <w:wordWrap/>
        <w:spacing w:after="0" w:line="240" w:lineRule="auto"/>
        <w:jc w:val="left"/>
        <w:rPr>
          <w:ins w:id="900631" w:author="Claude" w:date="2026-10-28T00:00:00Z"/>
          <w:rFonts w:ascii="Batang" w:eastAsia="Batang" w:hAnsi="Batang" w:cs="Times New Roman"/>
        </w:rPr>
      </w:pPr>
      <w:ins w:id="900630" w:author="Claude" w:date="2026-10-28T00:00:00Z">
        <w:r>
          <w:rPr>
            <w:rFonts w:ascii="Consolas" w:eastAsia="Batang" w:hAnsi="Consolas" w:cs="Consolas"/>
            <w:sz w:val="15"/>
            <w:szCs w:val="15"/>
          </w:rPr>
          <w:t xml:space="preserve">[Tier 3 – Macro block]</w:t>
        </w:r>
      </w:ins>
    </w:p>
    <w:p>
      <w:pPr>
        <w:wordWrap/>
        <w:spacing w:after="0" w:line="240" w:lineRule="auto"/>
        <w:jc w:val="left"/>
        <w:rPr>
          <w:ins w:id="900633" w:author="Claude" w:date="2026-10-28T00:00:00Z"/>
          <w:rFonts w:ascii="Batang" w:eastAsia="Batang" w:hAnsi="Batang" w:cs="Times New Roman"/>
        </w:rPr>
      </w:pPr>
      <w:ins w:id="900632" w:author="Claude" w:date="2026-10-28T00:00:00Z">
        <w:r>
          <w:rPr>
            <w:rFonts w:ascii="Consolas" w:eastAsia="Batang" w:hAnsi="Consolas" w:cs="Consolas"/>
            <w:sz w:val="15"/>
            <w:szCs w:val="15"/>
          </w:rPr>
          <w:t xml:space="preserve">{"date": "2024-04-30", "FEDFUNDS": 5.33, "CPI": 3.47, "G20_CLI": 99.95, "T10Y2Y": -0.35, "GPDIC1_PCA": -1.56}</w:t>
        </w:r>
      </w:ins>
    </w:p>
    <w:p>
      <w:pPr>
        <w:wordWrap/>
        <w:spacing w:after="0" w:line="240" w:lineRule="auto"/>
        <w:jc w:val="left"/>
        <w:rPr>
          <w:ins w:id="900635" w:author="Claude" w:date="2026-10-28T00:00:00Z"/>
          <w:rFonts w:ascii="Batang" w:eastAsia="Batang" w:hAnsi="Batang" w:cs="Times New Roman"/>
        </w:rPr>
      </w:pPr>
      <w:ins w:id="900634" w:author="Claude" w:date="2026-10-28T00:00:00Z">
        <w:r>
          <w:rPr>
            <w:rFonts w:ascii="Consolas" w:eastAsia="Batang" w:hAnsi="Consolas" w:cs="Consolas"/>
            <w:sz w:val="15"/>
            <w:szCs w:val="15"/>
          </w:rPr>
          <w:t xml:space="preserve"> </w:t>
        </w:r>
      </w:ins>
    </w:p>
    <w:p>
      <w:pPr>
        <w:wordWrap/>
        <w:spacing w:after="0" w:line="240" w:lineRule="auto"/>
        <w:jc w:val="left"/>
        <w:rPr>
          <w:ins w:id="900637" w:author="Claude" w:date="2026-10-28T00:00:00Z"/>
          <w:rFonts w:ascii="Batang" w:eastAsia="Batang" w:hAnsi="Batang" w:cs="Times New Roman"/>
        </w:rPr>
      </w:pPr>
      <w:ins w:id="900636" w:author="Claude" w:date="2026-10-28T00:00:00Z">
        <w:r>
          <w:rPr>
            <w:rFonts w:ascii="Consolas" w:eastAsia="Batang" w:hAnsi="Consolas" w:cs="Consolas"/>
            <w:sz w:val="15"/>
            <w:szCs w:val="15"/>
          </w:rPr>
          <w:t xml:space="preserve">[Tier 3 – Regime block (robustness test)]</w:t>
        </w:r>
      </w:ins>
    </w:p>
    <w:p>
      <w:pPr>
        <w:wordWrap/>
        <w:spacing w:after="0" w:line="240" w:lineRule="auto"/>
        <w:jc w:val="left"/>
        <w:rPr>
          <w:ins w:id="900639" w:author="Claude" w:date="2026-10-28T00:00:00Z"/>
          <w:rFonts w:ascii="Batang" w:eastAsia="Batang" w:hAnsi="Batang" w:cs="Times New Roman"/>
        </w:rPr>
      </w:pPr>
      <w:ins w:id="900638" w:author="Claude" w:date="2026-10-28T00:00:00Z">
        <w:r>
          <w:rPr>
            <w:rFonts w:ascii="Consolas" w:eastAsia="Batang" w:hAnsi="Consolas" w:cs="Consolas"/>
            <w:sz w:val="15"/>
            <w:szCs w:val="15"/>
          </w:rPr>
          <w:t xml:space="preserve">{"date": "2024-04-30", "DRAI_Multi": {"state": 1, "prob_positive": 0.9997, "prob_neutral": 0.0003, "prob_negative": 0.0}}</w:t>
        </w:r>
      </w:ins>
    </w:p>
    <w:p w14:paraId="44C30ED5" w14:textId="24B87215" w:rsidR="00F9418E" w:rsidRDefault="00F9418E">
      <w:pPr>
        <w:wordWrap/>
        <w:rPr>
          <w:ins w:id="1716" w:author="나현종" w:date="2025-11-06T15:20:00Z" w16du:dateUtc="2025-11-06T06:20:00Z"/>
          <w:rFonts w:ascii="Batang" w:eastAsia="Batang" w:hAnsi="Batang" w:cs="Times New Roman"/>
          <w:color w:val="0070C0"/>
        </w:rPr>
        <w:pPrChange w:id="1717" w:author="나현종" w:date="2025-11-06T15:20:00Z" w16du:dateUtc="2025-11-06T06:20:00Z">
          <w:pPr>
            <w:wordWrap/>
            <w:jc w:val="center"/>
          </w:pPr>
        </w:pPrChange>
      </w:pPr>
      <w:ins w:id="1718" w:author="나현종" w:date="2025-11-06T15:20:00Z" w16du:dateUtc="2025-11-06T06:20:00Z">
        <w:r>
          <w:rPr>
            <w:rFonts w:ascii="Batang" w:eastAsia="Batang" w:hAnsi="Batang" w:cs="Times New Roman" w:hint="eastAsia"/>
            <w:color w:val="0070C0"/>
          </w:rPr>
          <w:t xml:space="preserve"> </w:t>
        </w:r>
      </w:ins>
    </w:p>
    <w:p w14:paraId="3232E115" w14:textId="4FF2EB72" w:rsidR="00F9418E" w:rsidRPr="00CD2777" w:rsidRDefault="00F9418E">
      <w:pPr>
        <w:wordWrap/>
        <w:rPr>
          <w:ins w:id="1719" w:author="나현종" w:date="2025-11-06T15:19:00Z" w16du:dateUtc="2025-11-06T06:19:00Z"/>
          <w:rFonts w:ascii="Batang" w:eastAsia="Batang" w:hAnsi="Batang" w:cs="Times New Roman"/>
          <w:color w:val="0070C0"/>
        </w:rPr>
        <w:pPrChange w:id="1720" w:author="나현종" w:date="2025-11-06T15:20:00Z" w16du:dateUtc="2025-11-06T06:20:00Z">
          <w:pPr>
            <w:pBdr>
              <w:bottom w:val="single" w:sz="6" w:space="1" w:color="auto"/>
            </w:pBdr>
            <w:wordWrap/>
            <w:spacing w:line="360" w:lineRule="auto"/>
          </w:pPr>
        </w:pPrChange>
      </w:pPr>
      <w:ins w:id="1721" w:author="나현종" w:date="2025-11-06T15:20:00Z" w16du:dateUtc="2025-11-06T06:20:00Z">
        <w:r>
          <w:rPr>
            <w:rFonts w:ascii="Batang" w:eastAsia="Batang" w:hAnsi="Batang" w:cs="Times New Roman" w:hint="eastAsia"/>
            <w:color w:val="0070C0"/>
          </w:rPr>
          <w:t>Panel D. Output Data Structure</w:t>
        </w:r>
      </w:ins>
    </w:p>
    <w:p>
      <w:pPr>
        <w:wordWrap/>
        <w:spacing w:after="0" w:line="240" w:lineRule="auto"/>
        <w:jc w:val="both"/>
        <w:rPr>
          <w:ins w:id="900641" w:author="Claude" w:date="2026-10-28T00:00:00Z"/>
          <w:rFonts w:ascii="Batang" w:eastAsia="Batang" w:hAnsi="Batang" w:cs="Times New Roman"/>
        </w:rPr>
      </w:pPr>
      <w:ins w:id="900640" w:author="Claude" w:date="2026-10-28T00:00:00Z">
        <w:r>
          <w:rPr>
            <w:rFonts w:ascii="Batang" w:eastAsia="Batang" w:hAnsi="Batang" w:cs="Times New Roman"/>
            <w:sz w:val="18"/>
            <w:szCs w:val="18"/>
          </w:rPr>
          <w:t xml:space="preserve">Example LLM output (Tier 3, forecast date 2024-05-31, repetition 1). Each element is converted into one row of the view-picking matrix P (+1 for sector_1, −1 for sector_2) and one element of the view vector Q (relative_return_view).</w:t>
        </w:r>
      </w:ins>
    </w:p>
    <w:p>
      <w:pPr>
        <w:wordWrap/>
        <w:spacing w:line="360" w:lineRule="auto"/>
        <w:jc w:val="both"/>
        <w:rPr>
          <w:ins w:id="900642" w:author="Claude" w:date="2026-10-28T00:00:00Z"/>
          <w:rFonts w:ascii="Batang" w:eastAsia="Batang" w:hAnsi="Batang" w:cs="Times New Roman"/>
        </w:rPr>
      </w:pPr>
    </w:p>
    <w:p>
      <w:pPr>
        <w:wordWrap/>
        <w:spacing w:after="0" w:line="240" w:lineRule="auto"/>
        <w:jc w:val="left"/>
        <w:rPr>
          <w:ins w:id="900644" w:author="Claude" w:date="2026-10-28T00:00:00Z"/>
          <w:rFonts w:ascii="Batang" w:eastAsia="Batang" w:hAnsi="Batang" w:cs="Times New Roman"/>
        </w:rPr>
      </w:pPr>
      <w:ins w:id="900643" w:author="Claude" w:date="2026-10-28T00:00:00Z">
        <w:r>
          <w:rPr>
            <w:rFonts w:ascii="Consolas" w:eastAsia="Batang" w:hAnsi="Consolas" w:cs="Consolas"/>
            <w:sz w:val="15"/>
            <w:szCs w:val="15"/>
          </w:rPr>
          <w:t xml:space="preserve">[</w:t>
        </w:r>
      </w:ins>
    </w:p>
    <w:p>
      <w:pPr>
        <w:wordWrap/>
        <w:spacing w:after="0" w:line="240" w:lineRule="auto"/>
        <w:jc w:val="left"/>
        <w:rPr>
          <w:ins w:id="900646" w:author="Claude" w:date="2026-10-28T00:00:00Z"/>
          <w:rFonts w:ascii="Batang" w:eastAsia="Batang" w:hAnsi="Batang" w:cs="Times New Roman"/>
        </w:rPr>
      </w:pPr>
      <w:ins w:id="900645" w:author="Claude" w:date="2026-10-28T00:00:00Z">
        <w:r>
          <w:rPr>
            <w:rFonts w:ascii="Consolas" w:eastAsia="Batang" w:hAnsi="Consolas" w:cs="Consolas"/>
            <w:sz w:val="15"/>
            <w:szCs w:val="15"/>
          </w:rPr>
          <w:t xml:space="preserve">  {</w:t>
        </w:r>
      </w:ins>
    </w:p>
    <w:p>
      <w:pPr>
        <w:wordWrap/>
        <w:spacing w:after="0" w:line="240" w:lineRule="auto"/>
        <w:jc w:val="left"/>
        <w:rPr>
          <w:ins w:id="900648" w:author="Claude" w:date="2026-10-28T00:00:00Z"/>
          <w:rFonts w:ascii="Batang" w:eastAsia="Batang" w:hAnsi="Batang" w:cs="Times New Roman"/>
        </w:rPr>
      </w:pPr>
      <w:ins w:id="900647" w:author="Claude" w:date="2026-10-28T00:00:00Z">
        <w:r>
          <w:rPr>
            <w:rFonts w:ascii="Consolas" w:eastAsia="Batang" w:hAnsi="Consolas" w:cs="Consolas"/>
            <w:sz w:val="15"/>
            <w:szCs w:val="15"/>
          </w:rPr>
          <w:t xml:space="preserve">    "sector_1": "Information Technology",</w:t>
        </w:r>
      </w:ins>
    </w:p>
    <w:p>
      <w:pPr>
        <w:wordWrap/>
        <w:spacing w:after="0" w:line="240" w:lineRule="auto"/>
        <w:jc w:val="left"/>
        <w:rPr>
          <w:ins w:id="900650" w:author="Claude" w:date="2026-10-28T00:00:00Z"/>
          <w:rFonts w:ascii="Batang" w:eastAsia="Batang" w:hAnsi="Batang" w:cs="Times New Roman"/>
        </w:rPr>
      </w:pPr>
      <w:ins w:id="900649" w:author="Claude" w:date="2026-10-28T00:00:00Z">
        <w:r>
          <w:rPr>
            <w:rFonts w:ascii="Consolas" w:eastAsia="Batang" w:hAnsi="Consolas" w:cs="Consolas"/>
            <w:sz w:val="15"/>
            <w:szCs w:val="15"/>
          </w:rPr>
          <w:t xml:space="preserve">    "sector_2": "Energy",</w:t>
        </w:r>
      </w:ins>
    </w:p>
    <w:p>
      <w:pPr>
        <w:wordWrap/>
        <w:spacing w:after="0" w:line="240" w:lineRule="auto"/>
        <w:jc w:val="left"/>
        <w:rPr>
          <w:ins w:id="900652" w:author="Claude" w:date="2026-10-28T00:00:00Z"/>
          <w:rFonts w:ascii="Batang" w:eastAsia="Batang" w:hAnsi="Batang" w:cs="Times New Roman"/>
        </w:rPr>
      </w:pPr>
      <w:ins w:id="900651" w:author="Claude" w:date="2026-10-28T00:00:00Z">
        <w:r>
          <w:rPr>
            <w:rFonts w:ascii="Consolas" w:eastAsia="Batang" w:hAnsi="Consolas" w:cs="Consolas"/>
            <w:sz w:val="15"/>
            <w:szCs w:val="15"/>
          </w:rPr>
          <w:t xml:space="preserve">    "relative_return_view": 0.025,</w:t>
        </w:r>
      </w:ins>
    </w:p>
    <w:p>
      <w:pPr>
        <w:wordWrap/>
        <w:spacing w:after="0" w:line="240" w:lineRule="auto"/>
        <w:jc w:val="left"/>
        <w:rPr>
          <w:ins w:id="900654" w:author="Claude" w:date="2026-10-28T00:00:00Z"/>
          <w:rFonts w:ascii="Batang" w:eastAsia="Batang" w:hAnsi="Batang" w:cs="Times New Roman"/>
        </w:rPr>
      </w:pPr>
      <w:ins w:id="900653" w:author="Claude" w:date="2026-10-28T00:00:00Z">
        <w:r>
          <w:rPr>
            <w:rFonts w:ascii="Consolas" w:eastAsia="Batang" w:hAnsi="Consolas" w:cs="Consolas"/>
            <w:sz w:val="15"/>
            <w:szCs w:val="15"/>
          </w:rPr>
          <w:t xml:space="preserve">    "reasoning": "Strong trend strength and high conviction in Information Technology, paired with weak z-score and volatility in Energy, suggest a potential outperformance of IT over Energy."</w:t>
        </w:r>
      </w:ins>
    </w:p>
    <w:p>
      <w:pPr>
        <w:wordWrap/>
        <w:spacing w:after="0" w:line="240" w:lineRule="auto"/>
        <w:jc w:val="left"/>
        <w:rPr>
          <w:ins w:id="900656" w:author="Claude" w:date="2026-10-28T00:00:00Z"/>
          <w:rFonts w:ascii="Batang" w:eastAsia="Batang" w:hAnsi="Batang" w:cs="Times New Roman"/>
        </w:rPr>
      </w:pPr>
      <w:ins w:id="900655" w:author="Claude" w:date="2026-10-28T00:00:00Z">
        <w:r>
          <w:rPr>
            <w:rFonts w:ascii="Consolas" w:eastAsia="Batang" w:hAnsi="Consolas" w:cs="Consolas"/>
            <w:sz w:val="15"/>
            <w:szCs w:val="15"/>
          </w:rPr>
          <w:t xml:space="preserve">  },</w:t>
        </w:r>
      </w:ins>
    </w:p>
    <w:p>
      <w:pPr>
        <w:wordWrap/>
        <w:spacing w:after="0" w:line="240" w:lineRule="auto"/>
        <w:jc w:val="left"/>
        <w:rPr>
          <w:ins w:id="900658" w:author="Claude" w:date="2026-10-28T00:00:00Z"/>
          <w:rFonts w:ascii="Batang" w:eastAsia="Batang" w:hAnsi="Batang" w:cs="Times New Roman"/>
        </w:rPr>
      </w:pPr>
      <w:ins w:id="900657" w:author="Claude" w:date="2026-10-28T00:00:00Z">
        <w:r>
          <w:rPr>
            <w:rFonts w:ascii="Consolas" w:eastAsia="Batang" w:hAnsi="Consolas" w:cs="Consolas"/>
            <w:sz w:val="15"/>
            <w:szCs w:val="15"/>
          </w:rPr>
          <w:t xml:space="preserve">  {</w:t>
        </w:r>
      </w:ins>
    </w:p>
    <w:p>
      <w:pPr>
        <w:wordWrap/>
        <w:spacing w:after="0" w:line="240" w:lineRule="auto"/>
        <w:jc w:val="left"/>
        <w:rPr>
          <w:ins w:id="900660" w:author="Claude" w:date="2026-10-28T00:00:00Z"/>
          <w:rFonts w:ascii="Batang" w:eastAsia="Batang" w:hAnsi="Batang" w:cs="Times New Roman"/>
        </w:rPr>
      </w:pPr>
      <w:ins w:id="900659" w:author="Claude" w:date="2026-10-28T00:00:00Z">
        <w:r>
          <w:rPr>
            <w:rFonts w:ascii="Consolas" w:eastAsia="Batang" w:hAnsi="Consolas" w:cs="Consolas"/>
            <w:sz w:val="15"/>
            <w:szCs w:val="15"/>
          </w:rPr>
          <w:t xml:space="preserve">    "sector_1": "Communication Services",</w:t>
        </w:r>
      </w:ins>
    </w:p>
    <w:p>
      <w:pPr>
        <w:wordWrap/>
        <w:spacing w:after="0" w:line="240" w:lineRule="auto"/>
        <w:jc w:val="left"/>
        <w:rPr>
          <w:ins w:id="900662" w:author="Claude" w:date="2026-10-28T00:00:00Z"/>
          <w:rFonts w:ascii="Batang" w:eastAsia="Batang" w:hAnsi="Batang" w:cs="Times New Roman"/>
        </w:rPr>
      </w:pPr>
      <w:ins w:id="900661" w:author="Claude" w:date="2026-10-28T00:00:00Z">
        <w:r>
          <w:rPr>
            <w:rFonts w:ascii="Consolas" w:eastAsia="Batang" w:hAnsi="Consolas" w:cs="Consolas"/>
            <w:sz w:val="15"/>
            <w:szCs w:val="15"/>
          </w:rPr>
          <w:t xml:space="preserve">    "sector_2": "Consumer Discretionary",</w:t>
        </w:r>
      </w:ins>
    </w:p>
    <w:p>
      <w:pPr>
        <w:wordWrap/>
        <w:spacing w:after="0" w:line="240" w:lineRule="auto"/>
        <w:jc w:val="left"/>
        <w:rPr>
          <w:ins w:id="900664" w:author="Claude" w:date="2026-10-28T00:00:00Z"/>
          <w:rFonts w:ascii="Batang" w:eastAsia="Batang" w:hAnsi="Batang" w:cs="Times New Roman"/>
        </w:rPr>
      </w:pPr>
      <w:ins w:id="900663" w:author="Claude" w:date="2026-10-28T00:00:00Z">
        <w:r>
          <w:rPr>
            <w:rFonts w:ascii="Consolas" w:eastAsia="Batang" w:hAnsi="Consolas" w:cs="Consolas"/>
            <w:sz w:val="15"/>
            <w:szCs w:val="15"/>
          </w:rPr>
          <w:t xml:space="preserve">    "relative_return_view": 0.015,</w:t>
        </w:r>
      </w:ins>
    </w:p>
    <w:p>
      <w:pPr>
        <w:wordWrap/>
        <w:spacing w:after="0" w:line="240" w:lineRule="auto"/>
        <w:jc w:val="left"/>
        <w:rPr>
          <w:ins w:id="900666" w:author="Claude" w:date="2026-10-28T00:00:00Z"/>
          <w:rFonts w:ascii="Batang" w:eastAsia="Batang" w:hAnsi="Batang" w:cs="Times New Roman"/>
        </w:rPr>
      </w:pPr>
      <w:ins w:id="900665" w:author="Claude" w:date="2026-10-28T00:00:00Z">
        <w:r>
          <w:rPr>
            <w:rFonts w:ascii="Consolas" w:eastAsia="Batang" w:hAnsi="Consolas" w:cs="Consolas"/>
            <w:sz w:val="15"/>
            <w:szCs w:val="15"/>
          </w:rPr>
          <w:t xml:space="preserve">    "reasoning": "High trend strength and conviction in Communication Services, paired with low z-score and volatility in Consumer Discretionary, suggest a potential outperformance of CS over CD."</w:t>
        </w:r>
      </w:ins>
    </w:p>
    <w:p>
      <w:pPr>
        <w:wordWrap/>
        <w:spacing w:after="0" w:line="240" w:lineRule="auto"/>
        <w:jc w:val="left"/>
        <w:rPr>
          <w:ins w:id="900668" w:author="Claude" w:date="2026-10-28T00:00:00Z"/>
          <w:rFonts w:ascii="Batang" w:eastAsia="Batang" w:hAnsi="Batang" w:cs="Times New Roman"/>
        </w:rPr>
      </w:pPr>
      <w:ins w:id="900667" w:author="Claude" w:date="2026-10-28T00:00:00Z">
        <w:r>
          <w:rPr>
            <w:rFonts w:ascii="Consolas" w:eastAsia="Batang" w:hAnsi="Consolas" w:cs="Consolas"/>
            <w:sz w:val="15"/>
            <w:szCs w:val="15"/>
          </w:rPr>
          <w:t xml:space="preserve">  },</w:t>
        </w:r>
      </w:ins>
    </w:p>
    <w:p>
      <w:pPr>
        <w:wordWrap/>
        <w:spacing w:after="0" w:line="240" w:lineRule="auto"/>
        <w:jc w:val="left"/>
        <w:rPr>
          <w:ins w:id="900670" w:author="Claude" w:date="2026-10-28T00:00:00Z"/>
          <w:rFonts w:ascii="Batang" w:eastAsia="Batang" w:hAnsi="Batang" w:cs="Times New Roman"/>
        </w:rPr>
      </w:pPr>
      <w:ins w:id="900669" w:author="Claude" w:date="2026-10-28T00:00:00Z">
        <w:r>
          <w:rPr>
            <w:rFonts w:ascii="Consolas" w:eastAsia="Batang" w:hAnsi="Consolas" w:cs="Consolas"/>
            <w:sz w:val="15"/>
            <w:szCs w:val="15"/>
          </w:rPr>
          <w:t xml:space="preserve">  {</w:t>
        </w:r>
      </w:ins>
    </w:p>
    <w:p>
      <w:pPr>
        <w:wordWrap/>
        <w:spacing w:after="0" w:line="240" w:lineRule="auto"/>
        <w:jc w:val="left"/>
        <w:rPr>
          <w:ins w:id="900672" w:author="Claude" w:date="2026-10-28T00:00:00Z"/>
          <w:rFonts w:ascii="Batang" w:eastAsia="Batang" w:hAnsi="Batang" w:cs="Times New Roman"/>
        </w:rPr>
      </w:pPr>
      <w:ins w:id="900671" w:author="Claude" w:date="2026-10-28T00:00:00Z">
        <w:r>
          <w:rPr>
            <w:rFonts w:ascii="Consolas" w:eastAsia="Batang" w:hAnsi="Consolas" w:cs="Consolas"/>
            <w:sz w:val="15"/>
            <w:szCs w:val="15"/>
          </w:rPr>
          <w:t xml:space="preserve">    "sector_1": "Financials",</w:t>
        </w:r>
      </w:ins>
    </w:p>
    <w:p>
      <w:pPr>
        <w:wordWrap/>
        <w:spacing w:after="0" w:line="240" w:lineRule="auto"/>
        <w:jc w:val="left"/>
        <w:rPr>
          <w:ins w:id="900674" w:author="Claude" w:date="2026-10-28T00:00:00Z"/>
          <w:rFonts w:ascii="Batang" w:eastAsia="Batang" w:hAnsi="Batang" w:cs="Times New Roman"/>
        </w:rPr>
      </w:pPr>
      <w:ins w:id="900673" w:author="Claude" w:date="2026-10-28T00:00:00Z">
        <w:r>
          <w:rPr>
            <w:rFonts w:ascii="Consolas" w:eastAsia="Batang" w:hAnsi="Consolas" w:cs="Consolas"/>
            <w:sz w:val="15"/>
            <w:szCs w:val="15"/>
          </w:rPr>
          <w:t xml:space="preserve">    "sector_2": "Real Estate",</w:t>
        </w:r>
      </w:ins>
    </w:p>
    <w:p>
      <w:pPr>
        <w:wordWrap/>
        <w:spacing w:after="0" w:line="240" w:lineRule="auto"/>
        <w:jc w:val="left"/>
        <w:rPr>
          <w:ins w:id="900676" w:author="Claude" w:date="2026-10-28T00:00:00Z"/>
          <w:rFonts w:ascii="Batang" w:eastAsia="Batang" w:hAnsi="Batang" w:cs="Times New Roman"/>
        </w:rPr>
      </w:pPr>
      <w:ins w:id="900675" w:author="Claude" w:date="2026-10-28T00:00:00Z">
        <w:r>
          <w:rPr>
            <w:rFonts w:ascii="Consolas" w:eastAsia="Batang" w:hAnsi="Consolas" w:cs="Consolas"/>
            <w:sz w:val="15"/>
            <w:szCs w:val="15"/>
          </w:rPr>
          <w:t xml:space="preserve">    "relative_return_view": 0.02,</w:t>
        </w:r>
      </w:ins>
    </w:p>
    <w:p>
      <w:pPr>
        <w:wordWrap/>
        <w:spacing w:after="0" w:line="240" w:lineRule="auto"/>
        <w:jc w:val="left"/>
        <w:rPr>
          <w:ins w:id="900678" w:author="Claude" w:date="2026-10-28T00:00:00Z"/>
          <w:rFonts w:ascii="Batang" w:eastAsia="Batang" w:hAnsi="Batang" w:cs="Times New Roman"/>
        </w:rPr>
      </w:pPr>
      <w:ins w:id="900677" w:author="Claude" w:date="2026-10-28T00:00:00Z">
        <w:r>
          <w:rPr>
            <w:rFonts w:ascii="Consolas" w:eastAsia="Batang" w:hAnsi="Consolas" w:cs="Consolas"/>
            <w:sz w:val="15"/>
            <w:szCs w:val="15"/>
          </w:rPr>
          <w:t xml:space="preserve">    "reasoning": "Strong trend strength and conviction in Financials, paired with weak z-score and volatility in Real Estate, suggest a potential outperformance of Financials over Real Estate."</w:t>
        </w:r>
      </w:ins>
    </w:p>
    <w:p>
      <w:pPr>
        <w:wordWrap/>
        <w:spacing w:after="0" w:line="240" w:lineRule="auto"/>
        <w:jc w:val="left"/>
        <w:rPr>
          <w:ins w:id="900680" w:author="Claude" w:date="2026-10-28T00:00:00Z"/>
          <w:rFonts w:ascii="Batang" w:eastAsia="Batang" w:hAnsi="Batang" w:cs="Times New Roman"/>
        </w:rPr>
      </w:pPr>
      <w:ins w:id="900679" w:author="Claude" w:date="2026-10-28T00:00:00Z">
        <w:r>
          <w:rPr>
            <w:rFonts w:ascii="Consolas" w:eastAsia="Batang" w:hAnsi="Consolas" w:cs="Consolas"/>
            <w:sz w:val="15"/>
            <w:szCs w:val="15"/>
          </w:rPr>
          <w:t xml:space="preserve">  }</w:t>
        </w:r>
      </w:ins>
    </w:p>
    <w:p>
      <w:pPr>
        <w:wordWrap/>
        <w:spacing w:after="0" w:line="240" w:lineRule="auto"/>
        <w:jc w:val="left"/>
        <w:rPr>
          <w:ins w:id="900682" w:author="Claude" w:date="2026-10-28T00:00:00Z"/>
          <w:rFonts w:ascii="Batang" w:eastAsia="Batang" w:hAnsi="Batang" w:cs="Times New Roman"/>
        </w:rPr>
      </w:pPr>
      <w:ins w:id="900681" w:author="Claude" w:date="2026-10-28T00:00:00Z">
        <w:r>
          <w:rPr>
            <w:rFonts w:ascii="Consolas" w:eastAsia="Batang" w:hAnsi="Consolas" w:cs="Consolas"/>
            <w:sz w:val="15"/>
            <w:szCs w:val="15"/>
          </w:rPr>
          <w:t xml:space="preserve">]</w:t>
        </w:r>
      </w:ins>
    </w:p>
    <w:p w14:paraId="0542DF87" w14:textId="14E2FA29" w:rsidR="00382E2E" w:rsidRPr="00CD2777" w:rsidRDefault="00382E2E">
      <w:pPr>
        <w:wordWrap/>
        <w:rPr>
          <w:rFonts w:ascii="Batang" w:eastAsia="Batang" w:hAnsi="Batang" w:cs="Times New Roman"/>
          <w:color w:val="0070C0"/>
        </w:rPr>
        <w:pPrChange w:id="1722" w:author="나현종" w:date="2025-11-06T15:08:00Z" w16du:dateUtc="2025-11-06T06:08:00Z">
          <w:pPr>
            <w:wordWrap/>
            <w:spacing w:line="360" w:lineRule="auto"/>
          </w:pPr>
        </w:pPrChange>
      </w:pPr>
    </w:p>
    <w:sectPr w:rsidR="00382E2E" w:rsidRPr="00CD2777" w:rsidSect="00382E2E">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A217" w14:textId="77777777" w:rsidR="000331B7" w:rsidRDefault="000331B7" w:rsidP="005C2237">
      <w:r>
        <w:separator/>
      </w:r>
    </w:p>
  </w:endnote>
  <w:endnote w:type="continuationSeparator" w:id="0">
    <w:p w14:paraId="3928F590" w14:textId="77777777" w:rsidR="000331B7" w:rsidRDefault="000331B7" w:rsidP="005C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함초롬바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Batang">
    <w:altName w:val="Malgun Gothic"/>
    <w:panose1 w:val="02030600000101010101"/>
    <w:charset w:val="81"/>
    <w:family w:val="auto"/>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HYSinMyeongJo-Medium">
    <w:altName w:val="HY신명조"/>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F366" w14:textId="77777777" w:rsidR="000331B7" w:rsidRDefault="000331B7" w:rsidP="005C2237">
      <w:r>
        <w:separator/>
      </w:r>
    </w:p>
  </w:footnote>
  <w:footnote w:type="continuationSeparator" w:id="0">
    <w:p w14:paraId="01CA24E6" w14:textId="77777777" w:rsidR="000331B7" w:rsidRDefault="000331B7" w:rsidP="005C2237">
      <w:r>
        <w:continuationSeparator/>
      </w:r>
    </w:p>
  </w:footnote>
  <w:footnote w:id="1">
    <w:p w14:paraId="68E178F0" w14:textId="0F8AB8EA"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Book-to-Market (B/M) = Book value of equity divided by market value of equity</w:t>
      </w:r>
    </w:p>
  </w:footnote>
  <w:footnote w:id="2">
    <w:p w14:paraId="77C934B3" w14:textId="3B3BF0E2"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Shiller CAPE (</w:t>
      </w:r>
      <w:proofErr w:type="spellStart"/>
      <w:r w:rsidRPr="00DA71B6">
        <w:rPr>
          <w:rFonts w:ascii="Batang" w:eastAsia="Batang" w:hAnsi="Batang"/>
          <w:sz w:val="18"/>
          <w:szCs w:val="20"/>
        </w:rPr>
        <w:t>CAPEi</w:t>
      </w:r>
      <w:proofErr w:type="spellEnd"/>
      <w:r w:rsidRPr="00DA71B6">
        <w:rPr>
          <w:rFonts w:ascii="Batang" w:eastAsia="Batang" w:hAnsi="Batang"/>
          <w:sz w:val="18"/>
          <w:szCs w:val="20"/>
        </w:rPr>
        <w:t>) = Cyclically Adjusted Price-to-Earnings ratio</w:t>
      </w:r>
    </w:p>
  </w:footnote>
  <w:footnote w:id="3">
    <w:p w14:paraId="5FB21960" w14:textId="77777777" w:rsidR="00865C95" w:rsidRPr="0018158C" w:rsidRDefault="00865C95" w:rsidP="0018158C">
      <w:pPr>
        <w:pStyle w:val="FootnoteText"/>
        <w:rPr>
          <w:rFonts w:ascii="Batang" w:eastAsia="Batang" w:hAnsi="Batang"/>
          <w:sz w:val="18"/>
          <w:szCs w:val="18"/>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GPROF = </w:t>
      </w:r>
      <w:r w:rsidRPr="0018158C">
        <w:rPr>
          <w:rFonts w:ascii="Batang" w:eastAsia="Batang" w:hAnsi="Batang"/>
          <w:sz w:val="18"/>
          <w:szCs w:val="18"/>
        </w:rPr>
        <w:t>Gross profit / Total assets</w:t>
      </w:r>
    </w:p>
  </w:footnote>
  <w:footnote w:id="4">
    <w:p w14:paraId="41A3775E" w14:textId="77777777" w:rsidR="00865C95" w:rsidRPr="0018158C" w:rsidRDefault="00865C95" w:rsidP="0018158C">
      <w:pPr>
        <w:pStyle w:val="FootnoteText"/>
        <w:rPr>
          <w:rFonts w:ascii="Batang" w:eastAsia="Batang" w:hAnsi="Batang"/>
          <w:sz w:val="18"/>
          <w:szCs w:val="18"/>
        </w:rPr>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NPM = Net profit / Sales</w:t>
      </w:r>
    </w:p>
  </w:footnote>
  <w:footnote w:id="5">
    <w:p w14:paraId="35530BEB" w14:textId="00197D87" w:rsidR="00865C95" w:rsidRDefault="00865C95">
      <w:pPr>
        <w:pStyle w:val="FootnoteText"/>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Total Debt / Invested Capital = Total debt divided by invested capital</w:t>
      </w:r>
    </w:p>
  </w:footnote>
  <w:footnote w:id="6">
    <w:p w14:paraId="0B4E13B1" w14:textId="18E8B47C" w:rsidR="008B137B" w:rsidRDefault="008B137B">
      <w:pPr>
        <w:pStyle w:val="FootnoteText"/>
      </w:pPr>
      <w:r>
        <w:rPr>
          <w:rStyle w:val="FootnoteReference"/>
        </w:rPr>
        <w:footnoteRef/>
      </w:r>
      <w:r>
        <w:t xml:space="preserve"> </w:t>
      </w:r>
      <m:oMath>
        <m:nary>
          <m:naryPr>
            <m:chr m:val="∑"/>
            <m:limLoc m:val="undOvr"/>
            <m:ctrlPr>
              <w:rPr>
                <w:rFonts w:ascii="Cambria Math" w:eastAsia="Batang" w:hAnsi="Cambria Math" w:cs="함초롬바탕" w:hint="eastAsia"/>
                <w:i/>
                <w:szCs w:val="22"/>
              </w:rPr>
            </m:ctrlPr>
          </m:naryPr>
          <m:sub>
            <m:r>
              <w:rPr>
                <w:rFonts w:ascii="Cambria Math" w:eastAsia="Batang" w:hAnsi="Cambria Math" w:cs="함초롬바탕" w:hint="eastAsia"/>
                <w:szCs w:val="22"/>
              </w:rPr>
              <m:t>s=1</m:t>
            </m:r>
          </m:sub>
          <m:sup>
            <m:r>
              <w:rPr>
                <w:rFonts w:ascii="Cambria Math" w:eastAsia="Batang" w:hAnsi="Cambria Math" w:cs="함초롬바탕" w:hint="eastAsia"/>
                <w:szCs w:val="22"/>
              </w:rPr>
              <m:t>N</m:t>
            </m:r>
          </m:sup>
          <m:e>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 xml:space="preserve">w </m:t>
                </m:r>
              </m:e>
              <m:sub>
                <m:r>
                  <w:rPr>
                    <w:rFonts w:ascii="Cambria Math" w:eastAsia="Batang" w:hAnsi="Cambria Math" w:cs="함초롬바탕" w:hint="eastAsia"/>
                    <w:szCs w:val="22"/>
                  </w:rPr>
                  <m:t>s,t</m:t>
                </m:r>
              </m:sub>
              <m:sup>
                <m:r>
                  <w:rPr>
                    <w:rFonts w:ascii="Cambria Math" w:eastAsia="Batang" w:hAnsi="Cambria Math" w:cs="함초롬바탕" w:hint="eastAsia"/>
                    <w:szCs w:val="22"/>
                  </w:rPr>
                  <m:t>mkt</m:t>
                </m:r>
              </m:sup>
            </m:sSubSup>
          </m:e>
        </m:nary>
        <m:r>
          <w:rPr>
            <w:rFonts w:ascii="Cambria Math" w:eastAsia="Batang" w:hAnsi="Cambria Math" w:cs="함초롬바탕" w:hint="eastAsia"/>
            <w:szCs w:val="22"/>
          </w:rPr>
          <m:t xml:space="preserve"> = 1</m:t>
        </m:r>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C0"/>
    <w:multiLevelType w:val="hybridMultilevel"/>
    <w:tmpl w:val="920A05B0"/>
    <w:lvl w:ilvl="0" w:tplc="A1BAFD92">
      <w:numFmt w:val="bullet"/>
      <w:lvlText w:val=""/>
      <w:lvlJc w:val="left"/>
      <w:pPr>
        <w:ind w:left="800" w:hanging="360"/>
      </w:pPr>
      <w:rPr>
        <w:rFonts w:ascii="Wingdings" w:eastAsia="함초롬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2A8703B"/>
    <w:multiLevelType w:val="hybridMultilevel"/>
    <w:tmpl w:val="3B825FA4"/>
    <w:lvl w:ilvl="0" w:tplc="251C226E">
      <w:start w:val="1"/>
      <w:numFmt w:val="lowerRoman"/>
      <w:lvlText w:val="(%1)"/>
      <w:lvlJc w:val="left"/>
      <w:pPr>
        <w:ind w:left="1160" w:hanging="72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3B0033E"/>
    <w:multiLevelType w:val="hybridMultilevel"/>
    <w:tmpl w:val="BC1AB94C"/>
    <w:lvl w:ilvl="0" w:tplc="7F1E4336">
      <w:start w:val="1"/>
      <w:numFmt w:val="decimal"/>
      <w:lvlText w:val="%1."/>
      <w:lvlJc w:val="left"/>
      <w:pPr>
        <w:ind w:left="580" w:hanging="360"/>
      </w:pPr>
      <w:rPr>
        <w:rFonts w:ascii="함초롬바탕" w:hAnsi="함초롬바탕" w:cs="함초롬바탕" w:hint="default"/>
      </w:rPr>
    </w:lvl>
    <w:lvl w:ilvl="1" w:tplc="04090019">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325113A0"/>
    <w:multiLevelType w:val="multilevel"/>
    <w:tmpl w:val="B9D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02DD"/>
    <w:multiLevelType w:val="multilevel"/>
    <w:tmpl w:val="01C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06000">
    <w:abstractNumId w:val="3"/>
  </w:num>
  <w:num w:numId="2" w16cid:durableId="311373394">
    <w:abstractNumId w:val="4"/>
  </w:num>
  <w:num w:numId="3" w16cid:durableId="384567427">
    <w:abstractNumId w:val="2"/>
  </w:num>
  <w:num w:numId="4" w16cid:durableId="1355304046">
    <w:abstractNumId w:val="0"/>
  </w:num>
  <w:num w:numId="5" w16cid:durableId="112554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1NDCztDQzMLUwMjdX0lEKTi0uzszPAykwrQUAz/68viwAAAA="/>
  </w:docVars>
  <w:rsids>
    <w:rsidRoot w:val="00EA7A09"/>
    <w:rsid w:val="00013BA9"/>
    <w:rsid w:val="000147EE"/>
    <w:rsid w:val="00016866"/>
    <w:rsid w:val="00025F03"/>
    <w:rsid w:val="00032C82"/>
    <w:rsid w:val="000331B7"/>
    <w:rsid w:val="00033344"/>
    <w:rsid w:val="000343DA"/>
    <w:rsid w:val="000348B3"/>
    <w:rsid w:val="00042EC6"/>
    <w:rsid w:val="000443B6"/>
    <w:rsid w:val="00053FD7"/>
    <w:rsid w:val="000551E4"/>
    <w:rsid w:val="000565A4"/>
    <w:rsid w:val="00063A6D"/>
    <w:rsid w:val="00064B4E"/>
    <w:rsid w:val="000678BC"/>
    <w:rsid w:val="00070E45"/>
    <w:rsid w:val="00080D21"/>
    <w:rsid w:val="00082382"/>
    <w:rsid w:val="000825BB"/>
    <w:rsid w:val="000A1C4E"/>
    <w:rsid w:val="000A4111"/>
    <w:rsid w:val="000A5742"/>
    <w:rsid w:val="000B0B2D"/>
    <w:rsid w:val="000B6F0C"/>
    <w:rsid w:val="000C589E"/>
    <w:rsid w:val="000D5E72"/>
    <w:rsid w:val="000D7472"/>
    <w:rsid w:val="000E0A63"/>
    <w:rsid w:val="000E1E21"/>
    <w:rsid w:val="000F4EF4"/>
    <w:rsid w:val="000F53C1"/>
    <w:rsid w:val="00107FCE"/>
    <w:rsid w:val="00112E81"/>
    <w:rsid w:val="00116172"/>
    <w:rsid w:val="00121B08"/>
    <w:rsid w:val="00132C79"/>
    <w:rsid w:val="001460F8"/>
    <w:rsid w:val="00150116"/>
    <w:rsid w:val="00154691"/>
    <w:rsid w:val="001600EC"/>
    <w:rsid w:val="00161462"/>
    <w:rsid w:val="00162E74"/>
    <w:rsid w:val="00165027"/>
    <w:rsid w:val="00165390"/>
    <w:rsid w:val="00165754"/>
    <w:rsid w:val="001714DB"/>
    <w:rsid w:val="0018158C"/>
    <w:rsid w:val="001838A3"/>
    <w:rsid w:val="001A141B"/>
    <w:rsid w:val="001A1D4F"/>
    <w:rsid w:val="001A62AA"/>
    <w:rsid w:val="001B2882"/>
    <w:rsid w:val="001D2525"/>
    <w:rsid w:val="001D2693"/>
    <w:rsid w:val="001D36C8"/>
    <w:rsid w:val="001E13FD"/>
    <w:rsid w:val="001E3A39"/>
    <w:rsid w:val="001E4F46"/>
    <w:rsid w:val="001E513D"/>
    <w:rsid w:val="001F1A5F"/>
    <w:rsid w:val="001F63E8"/>
    <w:rsid w:val="00212155"/>
    <w:rsid w:val="00214A75"/>
    <w:rsid w:val="0021547A"/>
    <w:rsid w:val="00215EEF"/>
    <w:rsid w:val="00223B4A"/>
    <w:rsid w:val="00227433"/>
    <w:rsid w:val="00230316"/>
    <w:rsid w:val="00233E69"/>
    <w:rsid w:val="00234576"/>
    <w:rsid w:val="00237580"/>
    <w:rsid w:val="00241872"/>
    <w:rsid w:val="00247FC5"/>
    <w:rsid w:val="0025227C"/>
    <w:rsid w:val="00253574"/>
    <w:rsid w:val="002538BA"/>
    <w:rsid w:val="00262939"/>
    <w:rsid w:val="00263966"/>
    <w:rsid w:val="00263A68"/>
    <w:rsid w:val="0026616F"/>
    <w:rsid w:val="00270527"/>
    <w:rsid w:val="00274D30"/>
    <w:rsid w:val="00286A58"/>
    <w:rsid w:val="00287DA7"/>
    <w:rsid w:val="002937A5"/>
    <w:rsid w:val="00294A78"/>
    <w:rsid w:val="0029779F"/>
    <w:rsid w:val="002A39C5"/>
    <w:rsid w:val="002A4A5D"/>
    <w:rsid w:val="002A74F7"/>
    <w:rsid w:val="002A7D44"/>
    <w:rsid w:val="002B6A8D"/>
    <w:rsid w:val="002C3DC4"/>
    <w:rsid w:val="002C47AE"/>
    <w:rsid w:val="002C542A"/>
    <w:rsid w:val="002C5DE4"/>
    <w:rsid w:val="002D39D4"/>
    <w:rsid w:val="002E0F7A"/>
    <w:rsid w:val="002E5220"/>
    <w:rsid w:val="002E7BD0"/>
    <w:rsid w:val="002F79B6"/>
    <w:rsid w:val="003009C4"/>
    <w:rsid w:val="003025B1"/>
    <w:rsid w:val="0030425D"/>
    <w:rsid w:val="0031010C"/>
    <w:rsid w:val="003110D2"/>
    <w:rsid w:val="003117D0"/>
    <w:rsid w:val="00321215"/>
    <w:rsid w:val="0033089D"/>
    <w:rsid w:val="00333C9C"/>
    <w:rsid w:val="003372B4"/>
    <w:rsid w:val="00340C7D"/>
    <w:rsid w:val="00344905"/>
    <w:rsid w:val="00350EB2"/>
    <w:rsid w:val="00353364"/>
    <w:rsid w:val="00366BC2"/>
    <w:rsid w:val="00366E08"/>
    <w:rsid w:val="00371963"/>
    <w:rsid w:val="00380E80"/>
    <w:rsid w:val="00382E2E"/>
    <w:rsid w:val="00383E6F"/>
    <w:rsid w:val="003853B3"/>
    <w:rsid w:val="0039217F"/>
    <w:rsid w:val="00392EF3"/>
    <w:rsid w:val="00394A1B"/>
    <w:rsid w:val="003A47D3"/>
    <w:rsid w:val="003A5A1B"/>
    <w:rsid w:val="003A634D"/>
    <w:rsid w:val="003B1E03"/>
    <w:rsid w:val="003B35DA"/>
    <w:rsid w:val="003B4405"/>
    <w:rsid w:val="003C2825"/>
    <w:rsid w:val="003C4E73"/>
    <w:rsid w:val="003D399D"/>
    <w:rsid w:val="003D3C22"/>
    <w:rsid w:val="003D6534"/>
    <w:rsid w:val="003D7853"/>
    <w:rsid w:val="003E3D20"/>
    <w:rsid w:val="003F01DA"/>
    <w:rsid w:val="003F0223"/>
    <w:rsid w:val="003F791C"/>
    <w:rsid w:val="00404A55"/>
    <w:rsid w:val="00406EE1"/>
    <w:rsid w:val="0040719B"/>
    <w:rsid w:val="004102CA"/>
    <w:rsid w:val="00421596"/>
    <w:rsid w:val="004248A9"/>
    <w:rsid w:val="00426771"/>
    <w:rsid w:val="00426D3E"/>
    <w:rsid w:val="00436881"/>
    <w:rsid w:val="00437999"/>
    <w:rsid w:val="00442020"/>
    <w:rsid w:val="004524F3"/>
    <w:rsid w:val="00454F34"/>
    <w:rsid w:val="00464215"/>
    <w:rsid w:val="0046768E"/>
    <w:rsid w:val="004738E5"/>
    <w:rsid w:val="00473F7D"/>
    <w:rsid w:val="00477A99"/>
    <w:rsid w:val="0048177C"/>
    <w:rsid w:val="00481968"/>
    <w:rsid w:val="004879D6"/>
    <w:rsid w:val="004A0B26"/>
    <w:rsid w:val="004B28EE"/>
    <w:rsid w:val="004B7C59"/>
    <w:rsid w:val="004C1454"/>
    <w:rsid w:val="004C496D"/>
    <w:rsid w:val="004C4F24"/>
    <w:rsid w:val="004D2478"/>
    <w:rsid w:val="004D661E"/>
    <w:rsid w:val="004D7BAE"/>
    <w:rsid w:val="004E4557"/>
    <w:rsid w:val="004E4F89"/>
    <w:rsid w:val="004E5B3B"/>
    <w:rsid w:val="00513BF2"/>
    <w:rsid w:val="005202E4"/>
    <w:rsid w:val="0052158B"/>
    <w:rsid w:val="00525CC5"/>
    <w:rsid w:val="00532599"/>
    <w:rsid w:val="00534537"/>
    <w:rsid w:val="00541447"/>
    <w:rsid w:val="00541831"/>
    <w:rsid w:val="0054260D"/>
    <w:rsid w:val="00543BB0"/>
    <w:rsid w:val="0054597F"/>
    <w:rsid w:val="005521E1"/>
    <w:rsid w:val="00552EE7"/>
    <w:rsid w:val="005549FB"/>
    <w:rsid w:val="0055750A"/>
    <w:rsid w:val="00560EA4"/>
    <w:rsid w:val="00563DBD"/>
    <w:rsid w:val="0056449D"/>
    <w:rsid w:val="00571600"/>
    <w:rsid w:val="00573F6C"/>
    <w:rsid w:val="00581C01"/>
    <w:rsid w:val="00585476"/>
    <w:rsid w:val="005900C0"/>
    <w:rsid w:val="005926CC"/>
    <w:rsid w:val="00595C84"/>
    <w:rsid w:val="005A2436"/>
    <w:rsid w:val="005A2CC7"/>
    <w:rsid w:val="005A5F36"/>
    <w:rsid w:val="005A60A0"/>
    <w:rsid w:val="005B01BE"/>
    <w:rsid w:val="005B37EE"/>
    <w:rsid w:val="005B756E"/>
    <w:rsid w:val="005C0B05"/>
    <w:rsid w:val="005C2237"/>
    <w:rsid w:val="005C5A38"/>
    <w:rsid w:val="005C63C7"/>
    <w:rsid w:val="005D0638"/>
    <w:rsid w:val="005D51D2"/>
    <w:rsid w:val="005D7EBB"/>
    <w:rsid w:val="005E25A8"/>
    <w:rsid w:val="005E2772"/>
    <w:rsid w:val="005E460D"/>
    <w:rsid w:val="005E67CA"/>
    <w:rsid w:val="00611133"/>
    <w:rsid w:val="00614C37"/>
    <w:rsid w:val="00616220"/>
    <w:rsid w:val="00622731"/>
    <w:rsid w:val="006254AA"/>
    <w:rsid w:val="006306B0"/>
    <w:rsid w:val="00631E7A"/>
    <w:rsid w:val="00645B15"/>
    <w:rsid w:val="00646361"/>
    <w:rsid w:val="00646938"/>
    <w:rsid w:val="00650D9F"/>
    <w:rsid w:val="00652A13"/>
    <w:rsid w:val="00653A9B"/>
    <w:rsid w:val="00655862"/>
    <w:rsid w:val="00656C76"/>
    <w:rsid w:val="006622C4"/>
    <w:rsid w:val="0066425D"/>
    <w:rsid w:val="00666897"/>
    <w:rsid w:val="00674466"/>
    <w:rsid w:val="00676778"/>
    <w:rsid w:val="00681156"/>
    <w:rsid w:val="006840DB"/>
    <w:rsid w:val="0068770F"/>
    <w:rsid w:val="0069690E"/>
    <w:rsid w:val="0069733E"/>
    <w:rsid w:val="006A7494"/>
    <w:rsid w:val="006B05AF"/>
    <w:rsid w:val="006B0712"/>
    <w:rsid w:val="006B0A71"/>
    <w:rsid w:val="006B32FB"/>
    <w:rsid w:val="006B58A6"/>
    <w:rsid w:val="006C5227"/>
    <w:rsid w:val="006C6B95"/>
    <w:rsid w:val="006C7737"/>
    <w:rsid w:val="006D0316"/>
    <w:rsid w:val="006D2AD4"/>
    <w:rsid w:val="006D5942"/>
    <w:rsid w:val="006E15F3"/>
    <w:rsid w:val="006E1FB4"/>
    <w:rsid w:val="006E404B"/>
    <w:rsid w:val="006E62E9"/>
    <w:rsid w:val="006F2A75"/>
    <w:rsid w:val="006F2C13"/>
    <w:rsid w:val="006F7746"/>
    <w:rsid w:val="007059EA"/>
    <w:rsid w:val="00712FB3"/>
    <w:rsid w:val="00720B25"/>
    <w:rsid w:val="00725184"/>
    <w:rsid w:val="007271C0"/>
    <w:rsid w:val="007311F3"/>
    <w:rsid w:val="00731227"/>
    <w:rsid w:val="007445E8"/>
    <w:rsid w:val="00746965"/>
    <w:rsid w:val="00751985"/>
    <w:rsid w:val="00755B2A"/>
    <w:rsid w:val="00755E57"/>
    <w:rsid w:val="00762AD9"/>
    <w:rsid w:val="00763F91"/>
    <w:rsid w:val="00770EA0"/>
    <w:rsid w:val="007733E2"/>
    <w:rsid w:val="00774310"/>
    <w:rsid w:val="0077538A"/>
    <w:rsid w:val="00775971"/>
    <w:rsid w:val="00781BDB"/>
    <w:rsid w:val="00783E6A"/>
    <w:rsid w:val="00794DFF"/>
    <w:rsid w:val="00796C8E"/>
    <w:rsid w:val="007A67F1"/>
    <w:rsid w:val="007A76B1"/>
    <w:rsid w:val="007B5650"/>
    <w:rsid w:val="007B5978"/>
    <w:rsid w:val="007B7311"/>
    <w:rsid w:val="007C62A7"/>
    <w:rsid w:val="007D0222"/>
    <w:rsid w:val="007D0643"/>
    <w:rsid w:val="007E016B"/>
    <w:rsid w:val="007E069B"/>
    <w:rsid w:val="007E0821"/>
    <w:rsid w:val="007E1751"/>
    <w:rsid w:val="007E3361"/>
    <w:rsid w:val="007E6E53"/>
    <w:rsid w:val="007E71F3"/>
    <w:rsid w:val="007F1386"/>
    <w:rsid w:val="007F1B03"/>
    <w:rsid w:val="007F33DC"/>
    <w:rsid w:val="00813BDF"/>
    <w:rsid w:val="008212C8"/>
    <w:rsid w:val="00822DBC"/>
    <w:rsid w:val="00823A1D"/>
    <w:rsid w:val="00825DA6"/>
    <w:rsid w:val="00831DA3"/>
    <w:rsid w:val="008337F1"/>
    <w:rsid w:val="00834CBC"/>
    <w:rsid w:val="008404AA"/>
    <w:rsid w:val="008479A5"/>
    <w:rsid w:val="00865122"/>
    <w:rsid w:val="00865C95"/>
    <w:rsid w:val="00872E4B"/>
    <w:rsid w:val="00873795"/>
    <w:rsid w:val="008737F9"/>
    <w:rsid w:val="00881EC4"/>
    <w:rsid w:val="008848D8"/>
    <w:rsid w:val="008850C2"/>
    <w:rsid w:val="00892185"/>
    <w:rsid w:val="00892577"/>
    <w:rsid w:val="008936CB"/>
    <w:rsid w:val="008B0BC6"/>
    <w:rsid w:val="008B137B"/>
    <w:rsid w:val="008C04B4"/>
    <w:rsid w:val="008C1697"/>
    <w:rsid w:val="008C4444"/>
    <w:rsid w:val="008C76DF"/>
    <w:rsid w:val="008D334D"/>
    <w:rsid w:val="008E5B61"/>
    <w:rsid w:val="008E6EFB"/>
    <w:rsid w:val="008F3505"/>
    <w:rsid w:val="008F5255"/>
    <w:rsid w:val="008F5C7A"/>
    <w:rsid w:val="008F6162"/>
    <w:rsid w:val="0090181C"/>
    <w:rsid w:val="00903AC5"/>
    <w:rsid w:val="00911B78"/>
    <w:rsid w:val="00915B78"/>
    <w:rsid w:val="009206BB"/>
    <w:rsid w:val="0093125D"/>
    <w:rsid w:val="009337A4"/>
    <w:rsid w:val="0095465A"/>
    <w:rsid w:val="00955013"/>
    <w:rsid w:val="00955D8F"/>
    <w:rsid w:val="009577D8"/>
    <w:rsid w:val="00957A63"/>
    <w:rsid w:val="0096230D"/>
    <w:rsid w:val="00962FE2"/>
    <w:rsid w:val="009641AF"/>
    <w:rsid w:val="00967420"/>
    <w:rsid w:val="009705CF"/>
    <w:rsid w:val="0097226C"/>
    <w:rsid w:val="009764EA"/>
    <w:rsid w:val="00986EEA"/>
    <w:rsid w:val="00986F8C"/>
    <w:rsid w:val="009A3591"/>
    <w:rsid w:val="009A7D76"/>
    <w:rsid w:val="009B128A"/>
    <w:rsid w:val="009B4A94"/>
    <w:rsid w:val="009C3506"/>
    <w:rsid w:val="009C49B5"/>
    <w:rsid w:val="009C59E6"/>
    <w:rsid w:val="009D0735"/>
    <w:rsid w:val="009D567B"/>
    <w:rsid w:val="009D6258"/>
    <w:rsid w:val="009F51F9"/>
    <w:rsid w:val="00A0340E"/>
    <w:rsid w:val="00A10DEC"/>
    <w:rsid w:val="00A12FAB"/>
    <w:rsid w:val="00A15297"/>
    <w:rsid w:val="00A179AA"/>
    <w:rsid w:val="00A17B28"/>
    <w:rsid w:val="00A17C1F"/>
    <w:rsid w:val="00A22EAC"/>
    <w:rsid w:val="00A267C4"/>
    <w:rsid w:val="00A32B08"/>
    <w:rsid w:val="00A3472E"/>
    <w:rsid w:val="00A34AED"/>
    <w:rsid w:val="00A42E1E"/>
    <w:rsid w:val="00A45CD8"/>
    <w:rsid w:val="00A54697"/>
    <w:rsid w:val="00A62823"/>
    <w:rsid w:val="00A62E1F"/>
    <w:rsid w:val="00A64299"/>
    <w:rsid w:val="00A674C5"/>
    <w:rsid w:val="00A73940"/>
    <w:rsid w:val="00A7645D"/>
    <w:rsid w:val="00A86B39"/>
    <w:rsid w:val="00A900F0"/>
    <w:rsid w:val="00A953E9"/>
    <w:rsid w:val="00A95F48"/>
    <w:rsid w:val="00A973AC"/>
    <w:rsid w:val="00A97A11"/>
    <w:rsid w:val="00AB1D3D"/>
    <w:rsid w:val="00AB453A"/>
    <w:rsid w:val="00AB6C87"/>
    <w:rsid w:val="00AB75FC"/>
    <w:rsid w:val="00AC1E6A"/>
    <w:rsid w:val="00AC439B"/>
    <w:rsid w:val="00AC4668"/>
    <w:rsid w:val="00AC7F88"/>
    <w:rsid w:val="00AE0BBA"/>
    <w:rsid w:val="00AE31B8"/>
    <w:rsid w:val="00AE4E82"/>
    <w:rsid w:val="00AE5C99"/>
    <w:rsid w:val="00AE6B45"/>
    <w:rsid w:val="00AF53AA"/>
    <w:rsid w:val="00AF5642"/>
    <w:rsid w:val="00B06289"/>
    <w:rsid w:val="00B0734C"/>
    <w:rsid w:val="00B10A62"/>
    <w:rsid w:val="00B10D06"/>
    <w:rsid w:val="00B13A6E"/>
    <w:rsid w:val="00B17199"/>
    <w:rsid w:val="00B178DE"/>
    <w:rsid w:val="00B20955"/>
    <w:rsid w:val="00B240DA"/>
    <w:rsid w:val="00B310F0"/>
    <w:rsid w:val="00B32619"/>
    <w:rsid w:val="00B32AAD"/>
    <w:rsid w:val="00B33101"/>
    <w:rsid w:val="00B36ABA"/>
    <w:rsid w:val="00B46114"/>
    <w:rsid w:val="00B529C7"/>
    <w:rsid w:val="00B5716A"/>
    <w:rsid w:val="00B61EA6"/>
    <w:rsid w:val="00B63E35"/>
    <w:rsid w:val="00B701D7"/>
    <w:rsid w:val="00B71953"/>
    <w:rsid w:val="00B72234"/>
    <w:rsid w:val="00B7687A"/>
    <w:rsid w:val="00B80C73"/>
    <w:rsid w:val="00B85F79"/>
    <w:rsid w:val="00B86902"/>
    <w:rsid w:val="00B907A4"/>
    <w:rsid w:val="00B9635F"/>
    <w:rsid w:val="00BA1444"/>
    <w:rsid w:val="00BB5F7D"/>
    <w:rsid w:val="00BE71B0"/>
    <w:rsid w:val="00BE781F"/>
    <w:rsid w:val="00BF7ED3"/>
    <w:rsid w:val="00C06A69"/>
    <w:rsid w:val="00C07EE3"/>
    <w:rsid w:val="00C10E3B"/>
    <w:rsid w:val="00C13BEF"/>
    <w:rsid w:val="00C15005"/>
    <w:rsid w:val="00C151E7"/>
    <w:rsid w:val="00C1723F"/>
    <w:rsid w:val="00C26605"/>
    <w:rsid w:val="00C354FC"/>
    <w:rsid w:val="00C359D4"/>
    <w:rsid w:val="00C35CAE"/>
    <w:rsid w:val="00C40395"/>
    <w:rsid w:val="00C40F89"/>
    <w:rsid w:val="00C41527"/>
    <w:rsid w:val="00C41FA7"/>
    <w:rsid w:val="00C43B9C"/>
    <w:rsid w:val="00C4413B"/>
    <w:rsid w:val="00C4611B"/>
    <w:rsid w:val="00C477FB"/>
    <w:rsid w:val="00C54C33"/>
    <w:rsid w:val="00C66BFC"/>
    <w:rsid w:val="00C67DB2"/>
    <w:rsid w:val="00C712FB"/>
    <w:rsid w:val="00C7333E"/>
    <w:rsid w:val="00C74DBB"/>
    <w:rsid w:val="00C7565E"/>
    <w:rsid w:val="00C81D2C"/>
    <w:rsid w:val="00C86456"/>
    <w:rsid w:val="00C87061"/>
    <w:rsid w:val="00CA394C"/>
    <w:rsid w:val="00CA77E1"/>
    <w:rsid w:val="00CB0660"/>
    <w:rsid w:val="00CB081C"/>
    <w:rsid w:val="00CB371A"/>
    <w:rsid w:val="00CB64DE"/>
    <w:rsid w:val="00CC1A14"/>
    <w:rsid w:val="00CC27C2"/>
    <w:rsid w:val="00CC58B3"/>
    <w:rsid w:val="00CD2552"/>
    <w:rsid w:val="00CD2777"/>
    <w:rsid w:val="00CD28A7"/>
    <w:rsid w:val="00CD2EBD"/>
    <w:rsid w:val="00CD4F07"/>
    <w:rsid w:val="00CE3C3A"/>
    <w:rsid w:val="00CE4B62"/>
    <w:rsid w:val="00CE5ECB"/>
    <w:rsid w:val="00CE6C4A"/>
    <w:rsid w:val="00CE72ED"/>
    <w:rsid w:val="00CF1050"/>
    <w:rsid w:val="00CF56F5"/>
    <w:rsid w:val="00CF6B4F"/>
    <w:rsid w:val="00CF7D51"/>
    <w:rsid w:val="00D0421F"/>
    <w:rsid w:val="00D1062A"/>
    <w:rsid w:val="00D12037"/>
    <w:rsid w:val="00D25B8E"/>
    <w:rsid w:val="00D26662"/>
    <w:rsid w:val="00D40B44"/>
    <w:rsid w:val="00D531FF"/>
    <w:rsid w:val="00D5518D"/>
    <w:rsid w:val="00D56AD2"/>
    <w:rsid w:val="00D6784C"/>
    <w:rsid w:val="00D71844"/>
    <w:rsid w:val="00D85A54"/>
    <w:rsid w:val="00D86A18"/>
    <w:rsid w:val="00DA04BA"/>
    <w:rsid w:val="00DA2165"/>
    <w:rsid w:val="00DA438A"/>
    <w:rsid w:val="00DA71B6"/>
    <w:rsid w:val="00DB39B1"/>
    <w:rsid w:val="00DB5856"/>
    <w:rsid w:val="00DC1CA0"/>
    <w:rsid w:val="00DC28FC"/>
    <w:rsid w:val="00DC5406"/>
    <w:rsid w:val="00DC5843"/>
    <w:rsid w:val="00DC683E"/>
    <w:rsid w:val="00DC7A10"/>
    <w:rsid w:val="00DD1C03"/>
    <w:rsid w:val="00DD27CA"/>
    <w:rsid w:val="00DE25F4"/>
    <w:rsid w:val="00DE4606"/>
    <w:rsid w:val="00DF16D2"/>
    <w:rsid w:val="00DF2BA7"/>
    <w:rsid w:val="00DF3D9A"/>
    <w:rsid w:val="00DF42B3"/>
    <w:rsid w:val="00E01B41"/>
    <w:rsid w:val="00E01B60"/>
    <w:rsid w:val="00E10198"/>
    <w:rsid w:val="00E1405B"/>
    <w:rsid w:val="00E22A65"/>
    <w:rsid w:val="00E27563"/>
    <w:rsid w:val="00E3221B"/>
    <w:rsid w:val="00E42467"/>
    <w:rsid w:val="00E433A2"/>
    <w:rsid w:val="00E5215E"/>
    <w:rsid w:val="00E533F9"/>
    <w:rsid w:val="00E55A0F"/>
    <w:rsid w:val="00E642D7"/>
    <w:rsid w:val="00E656A6"/>
    <w:rsid w:val="00E67CBA"/>
    <w:rsid w:val="00E71F14"/>
    <w:rsid w:val="00E737CF"/>
    <w:rsid w:val="00E8330C"/>
    <w:rsid w:val="00E86BE9"/>
    <w:rsid w:val="00E95AEB"/>
    <w:rsid w:val="00E95ED0"/>
    <w:rsid w:val="00E97C8A"/>
    <w:rsid w:val="00EA0F74"/>
    <w:rsid w:val="00EA3CBB"/>
    <w:rsid w:val="00EA5544"/>
    <w:rsid w:val="00EA68DA"/>
    <w:rsid w:val="00EA7A09"/>
    <w:rsid w:val="00EB33A6"/>
    <w:rsid w:val="00EB4403"/>
    <w:rsid w:val="00EC072F"/>
    <w:rsid w:val="00EC6A15"/>
    <w:rsid w:val="00EC79C8"/>
    <w:rsid w:val="00EE76E1"/>
    <w:rsid w:val="00EF115F"/>
    <w:rsid w:val="00EF58AE"/>
    <w:rsid w:val="00EF5AAB"/>
    <w:rsid w:val="00F00FE1"/>
    <w:rsid w:val="00F07D97"/>
    <w:rsid w:val="00F13459"/>
    <w:rsid w:val="00F166EE"/>
    <w:rsid w:val="00F26DBA"/>
    <w:rsid w:val="00F27B83"/>
    <w:rsid w:val="00F367DD"/>
    <w:rsid w:val="00F378FF"/>
    <w:rsid w:val="00F44163"/>
    <w:rsid w:val="00F44620"/>
    <w:rsid w:val="00F45FEE"/>
    <w:rsid w:val="00F4740C"/>
    <w:rsid w:val="00F4744A"/>
    <w:rsid w:val="00F50D62"/>
    <w:rsid w:val="00F5379E"/>
    <w:rsid w:val="00F55F32"/>
    <w:rsid w:val="00F57672"/>
    <w:rsid w:val="00F62780"/>
    <w:rsid w:val="00F67CD9"/>
    <w:rsid w:val="00F710BA"/>
    <w:rsid w:val="00F82304"/>
    <w:rsid w:val="00F858D1"/>
    <w:rsid w:val="00F86125"/>
    <w:rsid w:val="00F87495"/>
    <w:rsid w:val="00F911D4"/>
    <w:rsid w:val="00F9418E"/>
    <w:rsid w:val="00F94A65"/>
    <w:rsid w:val="00F972F3"/>
    <w:rsid w:val="00FA0026"/>
    <w:rsid w:val="00FA3757"/>
    <w:rsid w:val="00FA3D81"/>
    <w:rsid w:val="00FB7785"/>
    <w:rsid w:val="00FB7878"/>
    <w:rsid w:val="00FC732E"/>
    <w:rsid w:val="00FD2EDA"/>
    <w:rsid w:val="00FD3047"/>
    <w:rsid w:val="00FD4819"/>
    <w:rsid w:val="00FD6C4E"/>
    <w:rsid w:val="00FE1792"/>
    <w:rsid w:val="00FE570E"/>
    <w:rsid w:val="00FF3C44"/>
    <w:rsid w:val="00FF3DE2"/>
    <w:rsid w:val="00FF476E"/>
    <w:rsid w:val="00FF74DB"/>
    <w:rsid w:val="00FF7F50"/>
    <w:rsid w:val="0208FEAB"/>
    <w:rsid w:val="11C61860"/>
    <w:rsid w:val="2D6ECF54"/>
    <w:rsid w:val="56ACCC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8429"/>
  <w15:chartTrackingRefBased/>
  <w15:docId w15:val="{5D11721F-F781-4999-B8CC-196C48AF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2E4"/>
    <w:pPr>
      <w:widowControl w:val="0"/>
      <w:wordWrap w:val="0"/>
      <w:autoSpaceDE w:val="0"/>
      <w:autoSpaceDN w:val="0"/>
      <w:spacing w:after="0"/>
    </w:pPr>
  </w:style>
  <w:style w:type="paragraph" w:styleId="Heading1">
    <w:name w:val="heading 1"/>
    <w:basedOn w:val="Normal"/>
    <w:next w:val="Normal"/>
    <w:link w:val="Heading1Char"/>
    <w:uiPriority w:val="9"/>
    <w:qFormat/>
    <w:rsid w:val="00EA7A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A7A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EA7A0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EA7A0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A7A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A7A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A7A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A7A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A7A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7A09"/>
    <w:pPr>
      <w:spacing w:after="80"/>
      <w:contextualSpacing/>
      <w:jc w:val="center"/>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A7A09"/>
    <w:pPr>
      <w:spacing w:before="160" w:after="160"/>
      <w:jc w:val="center"/>
    </w:pPr>
    <w:rPr>
      <w:i/>
      <w:iCs/>
      <w:color w:val="404040" w:themeColor="text1" w:themeTint="BF"/>
    </w:rPr>
  </w:style>
  <w:style w:type="paragraph" w:styleId="ListParagraph">
    <w:name w:val="List Paragraph"/>
    <w:basedOn w:val="Normal"/>
    <w:uiPriority w:val="34"/>
    <w:qFormat/>
    <w:rsid w:val="00EA7A09"/>
    <w:pPr>
      <w:ind w:left="720"/>
      <w:contextualSpacing/>
    </w:pPr>
  </w:style>
  <w:style w:type="character" w:styleId="IntenseEmphasis">
    <w:name w:val="Intense Emphasis"/>
    <w:basedOn w:val="DefaultParagraphFont"/>
    <w:uiPriority w:val="21"/>
    <w:qFormat/>
    <w:rsid w:val="00EA7A09"/>
    <w:rPr>
      <w:i/>
      <w:iCs/>
      <w:color w:val="0F4761" w:themeColor="accent1" w:themeShade="BF"/>
    </w:rPr>
  </w:style>
  <w:style w:type="paragraph" w:styleId="IntenseQuote">
    <w:name w:val="Intense Quote"/>
    <w:basedOn w:val="Normal"/>
    <w:next w:val="Normal"/>
    <w:link w:val="IntenseQuoteChar"/>
    <w:uiPriority w:val="30"/>
    <w:qFormat/>
    <w:rsid w:val="00EA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EA7A09"/>
    <w:rPr>
      <w:b/>
      <w:bCs/>
      <w:smallCaps/>
      <w:color w:val="0F4761" w:themeColor="accent1" w:themeShade="BF"/>
      <w:spacing w:val="5"/>
    </w:rPr>
  </w:style>
  <w:style w:type="table" w:styleId="TableGrid">
    <w:name w:val="Table Grid"/>
    <w:basedOn w:val="TableNormal"/>
    <w:uiPriority w:val="39"/>
    <w:rsid w:val="00EA7A0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C2237"/>
    <w:pPr>
      <w:snapToGrid w:val="0"/>
    </w:pPr>
  </w:style>
  <w:style w:type="character" w:styleId="EndnoteReference">
    <w:name w:val="endnote reference"/>
    <w:basedOn w:val="DefaultParagraphFont"/>
    <w:uiPriority w:val="99"/>
    <w:semiHidden/>
    <w:unhideWhenUsed/>
    <w:rsid w:val="005C2237"/>
    <w:rPr>
      <w:vertAlign w:val="superscript"/>
    </w:rPr>
  </w:style>
  <w:style w:type="paragraph" w:styleId="FootnoteText">
    <w:name w:val="footnote text"/>
    <w:basedOn w:val="Normal"/>
    <w:link w:val="FootnoteTextChar"/>
    <w:uiPriority w:val="99"/>
    <w:semiHidden/>
    <w:unhideWhenUsed/>
    <w:rsid w:val="005C2237"/>
    <w:pPr>
      <w:snapToGrid w:val="0"/>
    </w:pPr>
  </w:style>
  <w:style w:type="character" w:styleId="FootnoteReference">
    <w:name w:val="footnote reference"/>
    <w:basedOn w:val="DefaultParagraphFont"/>
    <w:uiPriority w:val="99"/>
    <w:semiHidden/>
    <w:unhideWhenUsed/>
    <w:rsid w:val="005C2237"/>
    <w:rPr>
      <w:vertAlign w:val="superscript"/>
    </w:rPr>
  </w:style>
  <w:style w:type="character" w:styleId="Hyperlink">
    <w:name w:val="Hyperlink"/>
    <w:basedOn w:val="DefaultParagraphFont"/>
    <w:uiPriority w:val="99"/>
    <w:unhideWhenUsed/>
    <w:rsid w:val="00382E2E"/>
    <w:rPr>
      <w:color w:val="467886" w:themeColor="hyperlink"/>
      <w:u w:val="single"/>
    </w:rPr>
  </w:style>
  <w:style w:type="character" w:styleId="UnresolvedMention">
    <w:name w:val="Unresolved Mention"/>
    <w:basedOn w:val="DefaultParagraphFont"/>
    <w:uiPriority w:val="99"/>
    <w:semiHidden/>
    <w:unhideWhenUsed/>
    <w:rsid w:val="00382E2E"/>
    <w:rPr>
      <w:color w:val="605E5C"/>
      <w:shd w:val="clear" w:color="auto" w:fill="E1DFDD"/>
    </w:rPr>
  </w:style>
  <w:style w:type="paragraph" w:styleId="NormalWeb">
    <w:name w:val="Normal (Web)"/>
    <w:basedOn w:val="Normal"/>
    <w:uiPriority w:val="99"/>
    <w:semiHidden/>
    <w:unhideWhenUsed/>
    <w:rsid w:val="00165390"/>
    <w:rPr>
      <w:rFonts w:ascii="Times New Roman" w:hAnsi="Times New Roman" w:cs="Times New Roman"/>
      <w:sz w:val="24"/>
    </w:rPr>
  </w:style>
  <w:style w:type="paragraph" w:styleId="Header">
    <w:name w:val="header"/>
    <w:basedOn w:val="Normal"/>
    <w:link w:val="HeaderChar"/>
    <w:uiPriority w:val="99"/>
    <w:unhideWhenUsed/>
    <w:rsid w:val="00116172"/>
    <w:pPr>
      <w:tabs>
        <w:tab w:val="center" w:pos="4513"/>
        <w:tab w:val="right" w:pos="9026"/>
      </w:tabs>
      <w:snapToGrid w:val="0"/>
    </w:pPr>
  </w:style>
  <w:style w:type="paragraph" w:styleId="Footer">
    <w:name w:val="footer"/>
    <w:basedOn w:val="Normal"/>
    <w:link w:val="FooterChar"/>
    <w:uiPriority w:val="99"/>
    <w:unhideWhenUsed/>
    <w:rsid w:val="00116172"/>
    <w:pPr>
      <w:tabs>
        <w:tab w:val="center" w:pos="4513"/>
        <w:tab w:val="right" w:pos="9026"/>
      </w:tabs>
      <w:snapToGrid w:val="0"/>
    </w:pPr>
  </w:style>
  <w:style w:type="character" w:styleId="CommentReference">
    <w:name w:val="annotation reference"/>
    <w:basedOn w:val="DefaultParagraphFont"/>
    <w:uiPriority w:val="99"/>
    <w:semiHidden/>
    <w:unhideWhenUsed/>
    <w:rsid w:val="00116172"/>
    <w:rPr>
      <w:sz w:val="18"/>
      <w:szCs w:val="18"/>
    </w:rPr>
  </w:style>
  <w:style w:type="paragraph" w:styleId="CommentText">
    <w:name w:val="annotation text"/>
    <w:basedOn w:val="Normal"/>
    <w:link w:val="CommentTextChar"/>
    <w:uiPriority w:val="99"/>
    <w:unhideWhenUsed/>
    <w:rsid w:val="00116172"/>
  </w:style>
  <w:style w:type="paragraph" w:styleId="CommentSubject">
    <w:name w:val="annotation subject"/>
    <w:basedOn w:val="CommentText"/>
    <w:next w:val="CommentText"/>
    <w:link w:val="CommentSubjectChar"/>
    <w:uiPriority w:val="99"/>
    <w:semiHidden/>
    <w:unhideWhenUsed/>
    <w:rsid w:val="00116172"/>
    <w:rPr>
      <w:b/>
      <w:bCs/>
    </w:rPr>
  </w:style>
  <w:style w:type="character" w:styleId="PlaceholderText">
    <w:name w:val="Placeholder Text"/>
    <w:basedOn w:val="DefaultParagraphFont"/>
    <w:uiPriority w:val="99"/>
    <w:semiHidden/>
    <w:rsid w:val="00D6784C"/>
    <w:rPr>
      <w:color w:val="666666"/>
    </w:rPr>
  </w:style>
  <w:style w:type="paragraph" w:styleId="Revision">
    <w:name w:val="Revision"/>
    <w:hidden/>
    <w:uiPriority w:val="99"/>
    <w:semiHidden/>
    <w:rsid w:val="005900C0"/>
    <w:pPr>
      <w:spacing w:after="0"/>
    </w:pPr>
  </w:style>
  <w:style w:type="character" w:customStyle="1" w:styleId="Heading1Char">
    <w:name w:val="Heading 1 Char"/>
    <w:basedOn w:val="DefaultParagraphFont"/>
    <w:link w:val="Heading1"/>
    <w:uiPriority w:val="9"/>
    <w:rsid w:val="56ACCCE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56ACCCE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56ACCCEE"/>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56ACCCE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56ACCCE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56ACCCE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56ACCCE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56ACCCE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56ACCCEE"/>
    <w:rPr>
      <w:rFonts w:asciiTheme="majorHAnsi" w:eastAsiaTheme="majorEastAsia" w:hAnsiTheme="majorHAnsi" w:cstheme="majorBidi"/>
      <w:color w:val="000000" w:themeColor="text1"/>
    </w:rPr>
  </w:style>
  <w:style w:type="character" w:customStyle="1" w:styleId="TitleChar">
    <w:name w:val="Title Char"/>
    <w:basedOn w:val="DefaultParagraphFont"/>
    <w:link w:val="Title"/>
    <w:uiPriority w:val="10"/>
    <w:rsid w:val="56ACCCEE"/>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56ACCCEE"/>
    <w:rPr>
      <w:rFonts w:asciiTheme="majorHAnsi" w:eastAsiaTheme="majorEastAsia" w:hAnsiTheme="majorHAnsi" w:cstheme="majorBidi"/>
      <w:color w:val="595959" w:themeColor="text1" w:themeTint="A6"/>
      <w:sz w:val="28"/>
      <w:szCs w:val="28"/>
    </w:rPr>
  </w:style>
  <w:style w:type="character" w:customStyle="1" w:styleId="QuoteChar">
    <w:name w:val="Quote Char"/>
    <w:basedOn w:val="DefaultParagraphFont"/>
    <w:link w:val="Quote"/>
    <w:uiPriority w:val="29"/>
    <w:rsid w:val="56ACCCEE"/>
    <w:rPr>
      <w:i/>
      <w:iCs/>
      <w:color w:val="404040" w:themeColor="text1" w:themeTint="BF"/>
    </w:rPr>
  </w:style>
  <w:style w:type="character" w:customStyle="1" w:styleId="IntenseQuoteChar">
    <w:name w:val="Intense Quote Char"/>
    <w:basedOn w:val="DefaultParagraphFont"/>
    <w:link w:val="IntenseQuote"/>
    <w:uiPriority w:val="30"/>
    <w:rsid w:val="56ACCCEE"/>
    <w:rPr>
      <w:i/>
      <w:iCs/>
      <w:color w:val="0F4761" w:themeColor="accent1" w:themeShade="BF"/>
    </w:rPr>
  </w:style>
  <w:style w:type="character" w:customStyle="1" w:styleId="FootnoteTextChar">
    <w:name w:val="Footnote Text Char"/>
    <w:basedOn w:val="DefaultParagraphFont"/>
    <w:link w:val="FootnoteText"/>
    <w:uiPriority w:val="99"/>
    <w:semiHidden/>
    <w:rsid w:val="56ACCCEE"/>
  </w:style>
  <w:style w:type="character" w:customStyle="1" w:styleId="HeaderChar">
    <w:name w:val="Header Char"/>
    <w:basedOn w:val="DefaultParagraphFont"/>
    <w:link w:val="Header"/>
    <w:uiPriority w:val="99"/>
    <w:rsid w:val="56ACCCEE"/>
  </w:style>
  <w:style w:type="character" w:customStyle="1" w:styleId="CommentSubjectChar">
    <w:name w:val="Comment Subject Char"/>
    <w:basedOn w:val="CommentTextChar"/>
    <w:link w:val="CommentSubject"/>
    <w:uiPriority w:val="99"/>
    <w:semiHidden/>
    <w:rsid w:val="56ACCCEE"/>
    <w:rPr>
      <w:b/>
      <w:bCs/>
    </w:rPr>
  </w:style>
  <w:style w:type="character" w:customStyle="1" w:styleId="CommentTextChar">
    <w:name w:val="Comment Text Char"/>
    <w:basedOn w:val="DefaultParagraphFont"/>
    <w:link w:val="CommentText"/>
    <w:uiPriority w:val="99"/>
    <w:rsid w:val="56ACCCEE"/>
  </w:style>
  <w:style w:type="character" w:customStyle="1" w:styleId="EndnoteTextChar">
    <w:name w:val="Endnote Text Char"/>
    <w:basedOn w:val="DefaultParagraphFont"/>
    <w:link w:val="EndnoteText"/>
    <w:uiPriority w:val="99"/>
    <w:semiHidden/>
    <w:rsid w:val="56ACCCEE"/>
  </w:style>
  <w:style w:type="character" w:customStyle="1" w:styleId="FooterChar">
    <w:name w:val="Footer Char"/>
    <w:basedOn w:val="DefaultParagraphFont"/>
    <w:link w:val="Footer"/>
    <w:uiPriority w:val="99"/>
    <w:rsid w:val="56ACC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ClaudeFig1" Type="http://schemas.openxmlformats.org/officeDocument/2006/relationships/image" Target="media/claude_figur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BB53EF4-D699-4D70-9FE3-C900A5DE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5251</Words>
  <Characters>29935</Characters>
  <Application>Microsoft Office Word</Application>
  <DocSecurity>4</DocSecurity>
  <Lines>249</Lines>
  <Paragraphs>70</Paragraphs>
  <ScaleCrop>false</ScaleCrop>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나현종</dc:creator>
  <cp:keywords/>
  <dc:description/>
  <cp:lastModifiedBy>jys083177@gmail.com</cp:lastModifiedBy>
  <cp:revision>65</cp:revision>
  <cp:lastPrinted>2025-12-03T17:10:00Z</cp:lastPrinted>
  <dcterms:created xsi:type="dcterms:W3CDTF">2025-11-27T15:11:00Z</dcterms:created>
  <dcterms:modified xsi:type="dcterms:W3CDTF">2025-12-12T06:12:00Z</dcterms:modified>
</cp:coreProperties>
</file>