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1D2B2" w14:textId="7A3B1916" w:rsidR="005C2237" w:rsidRPr="00CD2777" w:rsidRDefault="005C2237" w:rsidP="00CD2777">
      <w:pPr>
        <w:wordWrap/>
        <w:jc w:val="center"/>
        <w:rPr>
          <w:rFonts w:ascii="Batang" w:eastAsia="Batang" w:hAnsi="Batang" w:cs="Times New Roman"/>
          <w:b/>
          <w:bCs/>
          <w:sz w:val="30"/>
          <w:szCs w:val="30"/>
        </w:rPr>
      </w:pPr>
      <w:r w:rsidRPr="00CD2777">
        <w:rPr>
          <w:rFonts w:ascii="Batang" w:eastAsia="Batang" w:hAnsi="Batang" w:cs="Times New Roman" w:hint="eastAsia"/>
          <w:b/>
          <w:bCs/>
          <w:sz w:val="30"/>
          <w:szCs w:val="30"/>
        </w:rPr>
        <w:t xml:space="preserve">AI-Generated Investor Views and Portfolio Performance: </w:t>
      </w:r>
    </w:p>
    <w:p w14:paraId="357E355D" w14:textId="73939040" w:rsidR="00270527" w:rsidRPr="00CD2777" w:rsidRDefault="005C2237" w:rsidP="00CD2777">
      <w:pPr>
        <w:wordWrap/>
        <w:jc w:val="center"/>
        <w:rPr>
          <w:rFonts w:ascii="Batang" w:eastAsia="Batang" w:hAnsi="Batang" w:cs="Times New Roman"/>
          <w:b/>
          <w:bCs/>
          <w:sz w:val="30"/>
          <w:szCs w:val="30"/>
        </w:rPr>
      </w:pPr>
      <w:r w:rsidRPr="00CD2777">
        <w:rPr>
          <w:rFonts w:ascii="Batang" w:eastAsia="Batang" w:hAnsi="Batang" w:cs="Times New Roman" w:hint="eastAsia"/>
          <w:b/>
          <w:bCs/>
          <w:sz w:val="30"/>
          <w:szCs w:val="30"/>
        </w:rPr>
        <w:t>Evidence from Black-</w:t>
      </w:r>
      <w:proofErr w:type="spellStart"/>
      <w:r w:rsidRPr="00CD2777">
        <w:rPr>
          <w:rFonts w:ascii="Batang" w:eastAsia="Batang" w:hAnsi="Batang" w:cs="Times New Roman" w:hint="eastAsia"/>
          <w:b/>
          <w:bCs/>
          <w:sz w:val="30"/>
          <w:szCs w:val="30"/>
        </w:rPr>
        <w:t>Litterman</w:t>
      </w:r>
      <w:proofErr w:type="spellEnd"/>
      <w:r w:rsidRPr="00CD2777">
        <w:rPr>
          <w:rFonts w:ascii="Batang" w:eastAsia="Batang" w:hAnsi="Batang" w:cs="Times New Roman" w:hint="eastAsia"/>
          <w:b/>
          <w:bCs/>
          <w:sz w:val="30"/>
          <w:szCs w:val="30"/>
        </w:rPr>
        <w:t xml:space="preserve"> Optimization</w:t>
      </w:r>
    </w:p>
    <w:p w14:paraId="1E5F3706" w14:textId="77777777" w:rsidR="005C2237" w:rsidRPr="00CD2777" w:rsidRDefault="005C2237" w:rsidP="00CD2777">
      <w:pPr>
        <w:wordWrap/>
        <w:jc w:val="center"/>
        <w:rPr>
          <w:rFonts w:ascii="Batang" w:eastAsia="Batang" w:hAnsi="Batang" w:cs="Times New Roman"/>
          <w:b/>
          <w:bCs/>
        </w:rPr>
      </w:pPr>
    </w:p>
    <w:p w14:paraId="52201FEE" w14:textId="77777777" w:rsidR="005C2237" w:rsidRPr="00CD2777" w:rsidRDefault="005C2237" w:rsidP="00CD2777">
      <w:pPr>
        <w:wordWrap/>
        <w:jc w:val="center"/>
        <w:rPr>
          <w:rFonts w:ascii="Batang" w:eastAsia="Batang" w:hAnsi="Batang" w:cs="Times New Roman"/>
          <w:b/>
          <w:bCs/>
        </w:rPr>
      </w:pPr>
    </w:p>
    <w:p w14:paraId="24DA7A37" w14:textId="53C8B3CA" w:rsidR="00270527" w:rsidRPr="00CD2777" w:rsidRDefault="005C2237" w:rsidP="00CD2777">
      <w:pPr>
        <w:wordWrap/>
        <w:jc w:val="center"/>
        <w:rPr>
          <w:rFonts w:ascii="Batang" w:eastAsia="Batang" w:hAnsi="Batang" w:cs="Times New Roman"/>
          <w:b/>
          <w:bCs/>
        </w:rPr>
      </w:pPr>
      <w:r w:rsidRPr="00CD2777">
        <w:rPr>
          <w:rFonts w:ascii="Batang" w:eastAsia="Batang" w:hAnsi="Batang" w:cs="Times New Roman" w:hint="eastAsia"/>
          <w:b/>
          <w:bCs/>
        </w:rPr>
        <w:t xml:space="preserve">Eunseo </w:t>
      </w:r>
      <w:r w:rsidR="0090181C" w:rsidRPr="00CD2777">
        <w:rPr>
          <w:rFonts w:ascii="Batang" w:eastAsia="Batang" w:hAnsi="Batang" w:cs="Times New Roman" w:hint="eastAsia"/>
          <w:b/>
          <w:bCs/>
        </w:rPr>
        <w:t>J</w:t>
      </w:r>
      <w:r w:rsidRPr="00CD2777">
        <w:rPr>
          <w:rFonts w:ascii="Batang" w:eastAsia="Batang" w:hAnsi="Batang" w:cs="Times New Roman" w:hint="eastAsia"/>
          <w:b/>
          <w:bCs/>
        </w:rPr>
        <w:t xml:space="preserve">eon, </w:t>
      </w:r>
      <w:proofErr w:type="spellStart"/>
      <w:r w:rsidRPr="00CD2777">
        <w:rPr>
          <w:rFonts w:ascii="Batang" w:eastAsia="Batang" w:hAnsi="Batang" w:cs="Times New Roman" w:hint="eastAsia"/>
          <w:b/>
          <w:bCs/>
        </w:rPr>
        <w:t>Hyunjong</w:t>
      </w:r>
      <w:proofErr w:type="spellEnd"/>
      <w:r w:rsidRPr="00CD2777">
        <w:rPr>
          <w:rFonts w:ascii="Batang" w:eastAsia="Batang" w:hAnsi="Batang" w:cs="Times New Roman" w:hint="eastAsia"/>
          <w:b/>
          <w:bCs/>
        </w:rPr>
        <w:t xml:space="preserve"> </w:t>
      </w:r>
      <w:proofErr w:type="gramStart"/>
      <w:r w:rsidRPr="00CD2777">
        <w:rPr>
          <w:rFonts w:ascii="Batang" w:eastAsia="Batang" w:hAnsi="Batang" w:cs="Times New Roman" w:hint="eastAsia"/>
          <w:b/>
          <w:bCs/>
        </w:rPr>
        <w:t>Na</w:t>
      </w:r>
      <w:r w:rsidRPr="00CD2777">
        <w:rPr>
          <w:rFonts w:ascii="Batang" w:eastAsia="Batang" w:hAnsi="Batang" w:cs="Times New Roman" w:hint="eastAsia"/>
          <w:b/>
          <w:bCs/>
          <w:vertAlign w:val="superscript"/>
        </w:rPr>
        <w:t>(</w:t>
      </w:r>
      <w:proofErr w:type="gramEnd"/>
      <w:r w:rsidRPr="00CD2777">
        <w:rPr>
          <w:rFonts w:ascii="Batang" w:eastAsia="Batang" w:hAnsi="Batang" w:cs="Times New Roman" w:hint="eastAsia"/>
          <w:b/>
          <w:bCs/>
          <w:vertAlign w:val="superscript"/>
        </w:rPr>
        <w:t>*)</w:t>
      </w:r>
      <w:r w:rsidRPr="00CD2777">
        <w:rPr>
          <w:rFonts w:ascii="Batang" w:eastAsia="Batang" w:hAnsi="Batang" w:cs="Times New Roman" w:hint="eastAsia"/>
          <w:b/>
          <w:bCs/>
        </w:rPr>
        <w:t xml:space="preserve">, </w:t>
      </w:r>
      <w:proofErr w:type="spellStart"/>
      <w:r w:rsidRPr="00CD2777">
        <w:rPr>
          <w:rFonts w:ascii="Batang" w:eastAsia="Batang" w:hAnsi="Batang" w:cs="Times New Roman" w:hint="eastAsia"/>
          <w:b/>
          <w:bCs/>
        </w:rPr>
        <w:t>Sangyoon</w:t>
      </w:r>
      <w:proofErr w:type="spellEnd"/>
      <w:r w:rsidRPr="00CD2777">
        <w:rPr>
          <w:rFonts w:ascii="Batang" w:eastAsia="Batang" w:hAnsi="Batang" w:cs="Times New Roman" w:hint="eastAsia"/>
          <w:b/>
          <w:bCs/>
        </w:rPr>
        <w:t xml:space="preserve"> Park, </w:t>
      </w:r>
      <w:proofErr w:type="spellStart"/>
      <w:r w:rsidRPr="00CD2777">
        <w:rPr>
          <w:rFonts w:ascii="Batang" w:eastAsia="Batang" w:hAnsi="Batang" w:cs="Times New Roman" w:hint="eastAsia"/>
          <w:b/>
          <w:bCs/>
        </w:rPr>
        <w:t>Seungjong</w:t>
      </w:r>
      <w:proofErr w:type="spellEnd"/>
      <w:r w:rsidRPr="00CD2777">
        <w:rPr>
          <w:rFonts w:ascii="Batang" w:eastAsia="Batang" w:hAnsi="Batang" w:cs="Times New Roman" w:hint="eastAsia"/>
          <w:b/>
          <w:bCs/>
        </w:rPr>
        <w:t xml:space="preserve"> Roh, </w:t>
      </w:r>
      <w:proofErr w:type="spellStart"/>
      <w:r w:rsidRPr="00CD2777">
        <w:rPr>
          <w:rFonts w:ascii="Batang" w:eastAsia="Batang" w:hAnsi="Batang" w:cs="Times New Roman" w:hint="eastAsia"/>
          <w:b/>
          <w:bCs/>
        </w:rPr>
        <w:t>Seungh</w:t>
      </w:r>
      <w:r w:rsidR="00382E2E" w:rsidRPr="00CD2777">
        <w:rPr>
          <w:rFonts w:ascii="Batang" w:eastAsia="Batang" w:hAnsi="Batang" w:cs="Times New Roman" w:hint="eastAsia"/>
          <w:b/>
          <w:bCs/>
        </w:rPr>
        <w:t>u</w:t>
      </w:r>
      <w:r w:rsidRPr="00CD2777">
        <w:rPr>
          <w:rFonts w:ascii="Batang" w:eastAsia="Batang" w:hAnsi="Batang" w:cs="Times New Roman" w:hint="eastAsia"/>
          <w:b/>
          <w:bCs/>
        </w:rPr>
        <w:t>n</w:t>
      </w:r>
      <w:proofErr w:type="spellEnd"/>
      <w:r w:rsidRPr="00CD2777">
        <w:rPr>
          <w:rFonts w:ascii="Batang" w:eastAsia="Batang" w:hAnsi="Batang" w:cs="Times New Roman" w:hint="eastAsia"/>
          <w:b/>
          <w:bCs/>
        </w:rPr>
        <w:t xml:space="preserve"> Shin</w:t>
      </w:r>
    </w:p>
    <w:p w14:paraId="6367F1A2" w14:textId="3991F1BB" w:rsidR="005C2237" w:rsidRPr="00CD2777" w:rsidRDefault="005C2237" w:rsidP="0208FEAB">
      <w:pPr>
        <w:wordWrap/>
        <w:jc w:val="center"/>
        <w:rPr>
          <w:rFonts w:ascii="Batang" w:eastAsia="Batang" w:hAnsi="Batang" w:cs="Times New Roman"/>
          <w:b/>
          <w:bCs/>
        </w:rPr>
      </w:pPr>
    </w:p>
    <w:p w14:paraId="6CD52EB8" w14:textId="7E50BE59" w:rsidR="005C2237" w:rsidRPr="00CD2777" w:rsidRDefault="005C2237" w:rsidP="00CD2777">
      <w:pPr>
        <w:wordWrap/>
        <w:jc w:val="center"/>
        <w:rPr>
          <w:rFonts w:ascii="Batang" w:eastAsia="Batang" w:hAnsi="Batang" w:cs="Times New Roman"/>
          <w:b/>
          <w:bCs/>
        </w:rPr>
      </w:pPr>
    </w:p>
    <w:p w14:paraId="4AADAE2E" w14:textId="2B7AB9B1" w:rsidR="005C2237" w:rsidRPr="00CD2777" w:rsidRDefault="005C2237" w:rsidP="00CD2777">
      <w:pPr>
        <w:wordWrap/>
        <w:jc w:val="center"/>
        <w:rPr>
          <w:rFonts w:ascii="Batang" w:eastAsia="Batang" w:hAnsi="Batang" w:cs="Times New Roman"/>
          <w:b/>
          <w:bCs/>
        </w:rPr>
      </w:pPr>
      <w:proofErr w:type="gramStart"/>
      <w:r w:rsidRPr="00CD2777">
        <w:rPr>
          <w:rFonts w:ascii="Batang" w:eastAsia="Batang" w:hAnsi="Batang" w:cs="Times New Roman" w:hint="eastAsia"/>
          <w:b/>
          <w:bCs/>
        </w:rPr>
        <w:t>December,</w:t>
      </w:r>
      <w:proofErr w:type="gramEnd"/>
      <w:r w:rsidRPr="00CD2777">
        <w:rPr>
          <w:rFonts w:ascii="Batang" w:eastAsia="Batang" w:hAnsi="Batang" w:cs="Times New Roman" w:hint="eastAsia"/>
          <w:b/>
          <w:bCs/>
        </w:rPr>
        <w:t xml:space="preserve"> 2025</w:t>
      </w:r>
    </w:p>
    <w:p w14:paraId="50D65D42" w14:textId="301EF40A" w:rsidR="00270527" w:rsidRPr="00CD2777" w:rsidRDefault="00270527" w:rsidP="00CD2777">
      <w:pPr>
        <w:wordWrap/>
        <w:jc w:val="center"/>
        <w:rPr>
          <w:rFonts w:ascii="Batang" w:eastAsia="Batang" w:hAnsi="Batang" w:cs="Times New Roman"/>
          <w:b/>
          <w:bCs/>
        </w:rPr>
      </w:pPr>
    </w:p>
    <w:p w14:paraId="12797F58" w14:textId="77777777" w:rsidR="005C2237" w:rsidRPr="00CD2777" w:rsidRDefault="005C2237" w:rsidP="00CD2777">
      <w:pPr>
        <w:wordWrap/>
        <w:jc w:val="center"/>
        <w:rPr>
          <w:rFonts w:ascii="Batang" w:eastAsia="Batang" w:hAnsi="Batang" w:cs="Times New Roman"/>
          <w:b/>
          <w:bCs/>
        </w:rPr>
      </w:pPr>
    </w:p>
    <w:p w14:paraId="40BF60C1" w14:textId="615475AC" w:rsidR="005C2237" w:rsidRPr="00CD2777" w:rsidRDefault="005C2237" w:rsidP="00CD2777">
      <w:pPr>
        <w:wordWrap/>
        <w:jc w:val="center"/>
        <w:rPr>
          <w:rFonts w:ascii="Batang" w:eastAsia="Batang" w:hAnsi="Batang" w:cs="Times New Roman"/>
          <w:b/>
          <w:bCs/>
        </w:rPr>
      </w:pPr>
      <w:r w:rsidRPr="00CD2777">
        <w:rPr>
          <w:rFonts w:ascii="Batang" w:eastAsia="Batang" w:hAnsi="Batang" w:cs="Times New Roman" w:hint="eastAsia"/>
          <w:b/>
          <w:bCs/>
        </w:rPr>
        <w:t>Abstract</w:t>
      </w:r>
    </w:p>
    <w:p w14:paraId="49831CEC" w14:textId="05D3F366" w:rsidR="005C2237" w:rsidRPr="00CD2777" w:rsidRDefault="006D0316" w:rsidP="00CD2777">
      <w:pPr>
        <w:wordWrap/>
        <w:ind w:left="1440" w:right="1440"/>
        <w:jc w:val="both"/>
        <w:rPr>
          <w:rFonts w:ascii="Batang" w:eastAsia="Batang" w:hAnsi="Batang" w:cs="Times New Roman"/>
        </w:rPr>
      </w:pPr>
      <w:r w:rsidRPr="00CD2777">
        <w:rPr>
          <w:rFonts w:ascii="Batang" w:eastAsia="Batang" w:hAnsi="Batang" w:cs="Times New Roman" w:hint="eastAsia"/>
        </w:rPr>
        <w:t>In this paper, we propose a systematic approach to generate views in the Black-</w:t>
      </w:r>
      <w:proofErr w:type="spellStart"/>
      <w:r w:rsidRPr="00CD2777">
        <w:rPr>
          <w:rFonts w:ascii="Batang" w:eastAsia="Batang" w:hAnsi="Batang" w:cs="Times New Roman" w:hint="eastAsia"/>
        </w:rPr>
        <w:t>Litterman</w:t>
      </w:r>
      <w:proofErr w:type="spellEnd"/>
      <w:r w:rsidRPr="00CD2777">
        <w:rPr>
          <w:rFonts w:ascii="Batang" w:eastAsia="Batang" w:hAnsi="Batang" w:cs="Times New Roman" w:hint="eastAsia"/>
        </w:rPr>
        <w:t xml:space="preserve"> framework using large language models and demonstrate that AI-generated views can meaningfully enhance portfolio efficiency beyond traditional benchmarks. Using monthly returns of S&amp;P 500 constituents from 2015 to 2024, we implement sector-level Black-</w:t>
      </w:r>
      <w:proofErr w:type="spellStart"/>
      <w:r w:rsidRPr="00CD2777">
        <w:rPr>
          <w:rFonts w:ascii="Batang" w:eastAsia="Batang" w:hAnsi="Batang" w:cs="Times New Roman" w:hint="eastAsia"/>
        </w:rPr>
        <w:t>Litterman</w:t>
      </w:r>
      <w:proofErr w:type="spellEnd"/>
      <w:r w:rsidRPr="00CD2777">
        <w:rPr>
          <w:rFonts w:ascii="Batang" w:eastAsia="Batang" w:hAnsi="Batang" w:cs="Times New Roman" w:hint="eastAsia"/>
        </w:rPr>
        <w:t xml:space="preserve"> strategies where an AI agent generates </w:t>
      </w:r>
      <w:r w:rsidR="000D7472" w:rsidRPr="00CD2777">
        <w:rPr>
          <w:rFonts w:ascii="Batang" w:eastAsia="Batang" w:hAnsi="Batang" w:cs="Times New Roman" w:hint="eastAsia"/>
        </w:rPr>
        <w:t xml:space="preserve">sector-level return views </w:t>
      </w:r>
      <w:r w:rsidRPr="00CD2777">
        <w:rPr>
          <w:rFonts w:ascii="Batang" w:eastAsia="Batang" w:hAnsi="Batang" w:cs="Times New Roman" w:hint="eastAsia"/>
        </w:rPr>
        <w:t>by processing standardized information packages</w:t>
      </w:r>
      <w:r w:rsidR="000D7472" w:rsidRPr="00CD2777">
        <w:rPr>
          <w:rFonts w:ascii="Batang" w:eastAsia="Batang" w:hAnsi="Batang" w:cs="Times New Roman" w:hint="eastAsia"/>
        </w:rPr>
        <w:t xml:space="preserve"> including stock prices, accounting fundamentals, and macroeconomic indicators</w:t>
      </w:r>
      <w:r w:rsidRPr="00CD2777">
        <w:rPr>
          <w:rFonts w:ascii="Batang" w:eastAsia="Batang" w:hAnsi="Batang" w:cs="Times New Roman" w:hint="eastAsia"/>
        </w:rPr>
        <w:t xml:space="preserve">. </w:t>
      </w:r>
      <w:r w:rsidR="00025F03" w:rsidRPr="00CD2777">
        <w:rPr>
          <w:rFonts w:ascii="Batang" w:eastAsia="Batang" w:hAnsi="Batang" w:cs="Times New Roman" w:hint="eastAsia"/>
        </w:rPr>
        <w:t xml:space="preserve">Our results show that AI-generated views exhibit higher cumulative abnormal returns and information ratio compared to a no-view, market-equilibrium Black-Litterman benchmark. </w:t>
      </w:r>
      <w:r w:rsidR="000D7472" w:rsidRPr="00CD2777">
        <w:rPr>
          <w:rFonts w:ascii="Batang" w:eastAsia="Batang" w:hAnsi="Batang" w:cs="Times New Roman" w:hint="eastAsia"/>
        </w:rPr>
        <w:t>W</w:t>
      </w:r>
      <w:r w:rsidR="00025F03" w:rsidRPr="00CD2777">
        <w:rPr>
          <w:rFonts w:ascii="Batang" w:eastAsia="Batang" w:hAnsi="Batang" w:cs="Times New Roman" w:hint="eastAsia"/>
        </w:rPr>
        <w:t xml:space="preserve">e </w:t>
      </w:r>
      <w:r w:rsidR="000D7472" w:rsidRPr="00CD2777">
        <w:rPr>
          <w:rFonts w:ascii="Batang" w:eastAsia="Batang" w:hAnsi="Batang" w:cs="Times New Roman" w:hint="eastAsia"/>
        </w:rPr>
        <w:t xml:space="preserve">also </w:t>
      </w:r>
      <w:r w:rsidR="00025F03" w:rsidRPr="00CD2777">
        <w:rPr>
          <w:rFonts w:ascii="Batang" w:eastAsia="Batang" w:hAnsi="Batang" w:cs="Times New Roman" w:hint="eastAsia"/>
        </w:rPr>
        <w:t xml:space="preserve">show that this performance advantage stems from AI's ability to simultaneously process fundamentals across all sectors while exhibiting lower bias than human forecasters. </w:t>
      </w:r>
      <w:r w:rsidR="000D7472" w:rsidRPr="00CD2777">
        <w:rPr>
          <w:rFonts w:ascii="Batang" w:eastAsia="Batang" w:hAnsi="Batang" w:cs="Times New Roman" w:hint="eastAsia"/>
        </w:rPr>
        <w:t>Our contributions are threefold. First, we provide the first systematic framework to implement AI-generated views in the Black-</w:t>
      </w:r>
      <w:proofErr w:type="spellStart"/>
      <w:r w:rsidR="000D7472" w:rsidRPr="00CD2777">
        <w:rPr>
          <w:rFonts w:ascii="Batang" w:eastAsia="Batang" w:hAnsi="Batang" w:cs="Times New Roman" w:hint="eastAsia"/>
        </w:rPr>
        <w:t>Litterman</w:t>
      </w:r>
      <w:proofErr w:type="spellEnd"/>
      <w:r w:rsidR="000D7472" w:rsidRPr="00CD2777">
        <w:rPr>
          <w:rFonts w:ascii="Batang" w:eastAsia="Batang" w:hAnsi="Batang" w:cs="Times New Roman" w:hint="eastAsia"/>
        </w:rPr>
        <w:t xml:space="preserve"> model. Second, we demonstrate that AI serves as a credible proxy for human cognition in financial decision-making contexts. Third, we show that this approach can systematically overcome human cognitive constraints to achieve measurably superior portfolio performance. </w:t>
      </w:r>
    </w:p>
    <w:p w14:paraId="0B164D5B" w14:textId="77777777" w:rsidR="00025F03" w:rsidRPr="00CD2777" w:rsidRDefault="00025F03" w:rsidP="00CD2777">
      <w:pPr>
        <w:wordWrap/>
        <w:ind w:left="1440" w:right="1440"/>
        <w:jc w:val="both"/>
        <w:rPr>
          <w:rFonts w:ascii="Batang" w:eastAsia="Batang" w:hAnsi="Batang" w:cs="Times New Roman"/>
        </w:rPr>
      </w:pPr>
    </w:p>
    <w:p w14:paraId="19BF2018" w14:textId="0C718901" w:rsidR="00025F03" w:rsidRPr="00CD2777" w:rsidRDefault="00025F03" w:rsidP="00CD2777">
      <w:pPr>
        <w:wordWrap/>
        <w:ind w:left="1440" w:right="1440"/>
        <w:jc w:val="both"/>
        <w:rPr>
          <w:rFonts w:ascii="Batang" w:eastAsia="Batang" w:hAnsi="Batang" w:cs="Times New Roman"/>
        </w:rPr>
      </w:pPr>
      <w:r w:rsidRPr="00CD2777">
        <w:rPr>
          <w:rFonts w:ascii="Batang" w:eastAsia="Batang" w:hAnsi="Batang" w:cs="Times New Roman" w:hint="eastAsia"/>
          <w:b/>
          <w:bCs/>
        </w:rPr>
        <w:t>JEL Classification</w:t>
      </w:r>
      <w:r w:rsidRPr="00CD2777">
        <w:rPr>
          <w:rFonts w:ascii="Batang" w:eastAsia="Batang" w:hAnsi="Batang" w:cs="Times New Roman" w:hint="eastAsia"/>
        </w:rPr>
        <w:t>: G11, G17, G41, C53, O33</w:t>
      </w:r>
    </w:p>
    <w:p w14:paraId="7C675A34" w14:textId="1ADA19BB" w:rsidR="00025F03" w:rsidRPr="00CD2777" w:rsidRDefault="00025F03" w:rsidP="00CD2777">
      <w:pPr>
        <w:wordWrap/>
        <w:ind w:left="1440" w:right="1440"/>
        <w:jc w:val="both"/>
        <w:rPr>
          <w:rFonts w:ascii="Batang" w:eastAsia="Batang" w:hAnsi="Batang" w:cs="Times New Roman"/>
        </w:rPr>
      </w:pPr>
      <w:r w:rsidRPr="00CD2777">
        <w:rPr>
          <w:rFonts w:ascii="Batang" w:eastAsia="Batang" w:hAnsi="Batang" w:cs="Times New Roman" w:hint="eastAsia"/>
          <w:b/>
          <w:bCs/>
        </w:rPr>
        <w:t>Keywords</w:t>
      </w:r>
      <w:r w:rsidRPr="00CD2777">
        <w:rPr>
          <w:rFonts w:ascii="Batang" w:eastAsia="Batang" w:hAnsi="Batang" w:cs="Times New Roman" w:hint="eastAsia"/>
        </w:rPr>
        <w:t>: portfolio optimization, Black-</w:t>
      </w:r>
      <w:proofErr w:type="spellStart"/>
      <w:r w:rsidRPr="00CD2777">
        <w:rPr>
          <w:rFonts w:ascii="Batang" w:eastAsia="Batang" w:hAnsi="Batang" w:cs="Times New Roman" w:hint="eastAsia"/>
        </w:rPr>
        <w:t>Litterman</w:t>
      </w:r>
      <w:proofErr w:type="spellEnd"/>
      <w:r w:rsidRPr="00CD2777">
        <w:rPr>
          <w:rFonts w:ascii="Batang" w:eastAsia="Batang" w:hAnsi="Batang" w:cs="Times New Roman" w:hint="eastAsia"/>
        </w:rPr>
        <w:t>, large language models, artificial intelligence</w:t>
      </w:r>
    </w:p>
    <w:p w14:paraId="0E399E43" w14:textId="77777777" w:rsidR="005C2237" w:rsidRPr="00CD2777" w:rsidRDefault="005C2237" w:rsidP="00CD2777">
      <w:pPr>
        <w:wordWrap/>
        <w:jc w:val="center"/>
        <w:rPr>
          <w:rFonts w:ascii="Batang" w:eastAsia="Batang" w:hAnsi="Batang" w:cs="Times New Roman"/>
        </w:rPr>
      </w:pPr>
    </w:p>
    <w:p w14:paraId="3C78E499" w14:textId="77777777" w:rsidR="005C2237" w:rsidRPr="00CD2777" w:rsidRDefault="005C2237" w:rsidP="00CD2777">
      <w:pPr>
        <w:pBdr>
          <w:bottom w:val="single" w:sz="6" w:space="1" w:color="auto"/>
        </w:pBdr>
        <w:wordWrap/>
        <w:rPr>
          <w:rFonts w:ascii="Batang" w:eastAsia="Batang" w:hAnsi="Batang" w:cs="Times New Roman"/>
        </w:rPr>
      </w:pPr>
    </w:p>
    <w:p w14:paraId="3A4AA757" w14:textId="1BEAC707" w:rsidR="005C2237" w:rsidRPr="00CD2777" w:rsidRDefault="005C2237" w:rsidP="00CD2777">
      <w:pPr>
        <w:wordWrap/>
        <w:rPr>
          <w:rFonts w:ascii="Batang" w:eastAsia="Batang" w:hAnsi="Batang" w:cs="Times New Roman"/>
        </w:rPr>
      </w:pPr>
      <w:r w:rsidRPr="00CD2777">
        <w:rPr>
          <w:rFonts w:ascii="Batang" w:eastAsia="Batang" w:hAnsi="Batang" w:cs="Times New Roman" w:hint="eastAsia"/>
        </w:rPr>
        <w:t xml:space="preserve">(*) Assistant Professor, Hanyang University Business School, </w:t>
      </w:r>
      <w:r w:rsidR="00382E2E" w:rsidRPr="00CD2777">
        <w:rPr>
          <w:rFonts w:ascii="Batang" w:eastAsia="Batang" w:hAnsi="Batang" w:cs="Times New Roman" w:hint="eastAsia"/>
        </w:rPr>
        <w:t>henryhjna@hanyang.ac.kr</w:t>
      </w:r>
    </w:p>
    <w:p w14:paraId="53F8FEA3" w14:textId="54B39079" w:rsidR="00382E2E" w:rsidRPr="00CD2777" w:rsidRDefault="00382E2E" w:rsidP="00CD2777">
      <w:pPr>
        <w:wordWrap/>
        <w:rPr>
          <w:rFonts w:ascii="Batang" w:eastAsia="Batang" w:hAnsi="Batang" w:cs="Times New Roman"/>
        </w:rPr>
      </w:pPr>
      <w:r w:rsidRPr="00CD2777">
        <w:rPr>
          <w:rFonts w:ascii="Batang" w:eastAsia="Batang" w:hAnsi="Batang" w:cs="Times New Roman" w:hint="eastAsia"/>
        </w:rPr>
        <w:t xml:space="preserve">(**) Authors are in alphabetical order and all authors contributed equally to the paper. </w:t>
      </w:r>
    </w:p>
    <w:p w14:paraId="336F04F9" w14:textId="04E68B04" w:rsidR="005C2237" w:rsidRPr="00CD2777" w:rsidRDefault="005C2237" w:rsidP="00CD2777">
      <w:pPr>
        <w:widowControl/>
        <w:wordWrap/>
        <w:autoSpaceDE/>
        <w:autoSpaceDN/>
        <w:rPr>
          <w:rFonts w:ascii="Batang" w:eastAsia="Batang" w:hAnsi="Batang" w:cs="Times New Roman"/>
          <w:b/>
          <w:bCs/>
          <w:sz w:val="2"/>
          <w:szCs w:val="2"/>
        </w:rPr>
      </w:pPr>
      <w:r w:rsidRPr="00CD2777">
        <w:rPr>
          <w:rFonts w:ascii="Batang" w:eastAsia="Batang" w:hAnsi="Batang" w:cs="Times New Roman" w:hint="eastAsia"/>
          <w:b/>
          <w:bCs/>
        </w:rPr>
        <w:br w:type="page"/>
      </w:r>
    </w:p>
    <w:p w14:paraId="0F87F083" w14:textId="3800328E" w:rsidR="00FA0026" w:rsidRPr="00CD2777" w:rsidRDefault="00FA0026">
      <w:pPr>
        <w:wordWrap/>
        <w:spacing w:line="360" w:lineRule="auto"/>
        <w:ind w:firstLineChars="100" w:firstLine="220"/>
        <w:jc w:val="center"/>
        <w:rPr>
          <w:rFonts w:ascii="Batang" w:eastAsia="Batang" w:hAnsi="Batang" w:cs="Times New Roman"/>
          <w:b/>
          <w:bCs/>
        </w:rPr>
        <w:pPrChange w:id="0" w:author="나현종" w:date="2025-11-06T14:03:00Z" w16du:dateUtc="2025-11-06T05:03:00Z">
          <w:pPr>
            <w:wordWrap/>
            <w:spacing w:line="360" w:lineRule="auto"/>
            <w:jc w:val="center"/>
          </w:pPr>
        </w:pPrChange>
      </w:pPr>
      <w:r w:rsidRPr="00CD2777">
        <w:rPr>
          <w:rFonts w:ascii="Batang" w:eastAsia="Batang" w:hAnsi="Batang" w:cs="Times New Roman" w:hint="eastAsia"/>
          <w:b/>
          <w:bCs/>
        </w:rPr>
        <w:t>I. INTRODUCTION</w:t>
      </w:r>
    </w:p>
    <w:p w14:paraId="35D6544D" w14:textId="5B2D3C5D" w:rsidR="00FA0026" w:rsidRPr="00CD2777" w:rsidRDefault="00FA0026">
      <w:pPr>
        <w:wordWrap/>
        <w:spacing w:line="360" w:lineRule="auto"/>
        <w:ind w:firstLineChars="100" w:firstLine="220"/>
        <w:jc w:val="center"/>
        <w:rPr>
          <w:rFonts w:ascii="Batang" w:eastAsia="Batang" w:hAnsi="Batang" w:cs="Times New Roman"/>
        </w:rPr>
        <w:pPrChange w:id="1" w:author="나현종" w:date="2025-11-06T14:03:00Z" w16du:dateUtc="2025-11-06T05:03:00Z">
          <w:pPr>
            <w:wordWrap/>
            <w:spacing w:line="360" w:lineRule="auto"/>
            <w:jc w:val="center"/>
          </w:pPr>
        </w:pPrChange>
      </w:pPr>
      <w:r w:rsidRPr="00CD2777">
        <w:rPr>
          <w:rFonts w:ascii="Batang" w:eastAsia="Batang" w:hAnsi="Batang" w:cs="Times New Roman" w:hint="eastAsia"/>
        </w:rPr>
        <w:t xml:space="preserve">(아직 작성하지 </w:t>
      </w:r>
      <w:proofErr w:type="spellStart"/>
      <w:r w:rsidRPr="00CD2777">
        <w:rPr>
          <w:rFonts w:ascii="Batang" w:eastAsia="Batang" w:hAnsi="Batang" w:cs="Times New Roman" w:hint="eastAsia"/>
        </w:rPr>
        <w:t>마시오</w:t>
      </w:r>
      <w:proofErr w:type="spellEnd"/>
      <w:r w:rsidRPr="00CD2777">
        <w:rPr>
          <w:rFonts w:ascii="Batang" w:eastAsia="Batang" w:hAnsi="Batang" w:cs="Times New Roman" w:hint="eastAsia"/>
        </w:rPr>
        <w:t>)</w:t>
      </w:r>
    </w:p>
    <w:p w14:paraId="2FCB9524" w14:textId="77777777" w:rsidR="00AC4668" w:rsidRPr="00CD2777" w:rsidRDefault="00AC4668">
      <w:pPr>
        <w:widowControl/>
        <w:wordWrap/>
        <w:autoSpaceDE/>
        <w:autoSpaceDN/>
        <w:spacing w:line="360" w:lineRule="auto"/>
        <w:ind w:firstLineChars="100" w:firstLine="220"/>
        <w:rPr>
          <w:rFonts w:ascii="Batang" w:eastAsia="Batang" w:hAnsi="Batang" w:cs="Times New Roman"/>
          <w:b/>
          <w:bCs/>
        </w:rPr>
        <w:pPrChange w:id="2" w:author="나현종" w:date="2025-11-06T14:03:00Z" w16du:dateUtc="2025-11-06T05:03:00Z">
          <w:pPr>
            <w:widowControl/>
            <w:wordWrap/>
            <w:autoSpaceDE/>
            <w:autoSpaceDN/>
            <w:spacing w:line="360" w:lineRule="auto"/>
          </w:pPr>
        </w:pPrChange>
      </w:pPr>
    </w:p>
    <w:p w14:paraId="6A2A087D" w14:textId="21434177" w:rsidR="00FA0026" w:rsidRPr="00CD2777" w:rsidRDefault="00FA0026">
      <w:pPr>
        <w:wordWrap/>
        <w:spacing w:line="360" w:lineRule="auto"/>
        <w:ind w:firstLineChars="100" w:firstLine="220"/>
        <w:jc w:val="center"/>
        <w:rPr>
          <w:rFonts w:ascii="Batang" w:eastAsia="Batang" w:hAnsi="Batang" w:cs="Times New Roman"/>
          <w:b/>
          <w:bCs/>
        </w:rPr>
        <w:pPrChange w:id="3" w:author="나현종" w:date="2025-11-06T14:03:00Z" w16du:dateUtc="2025-11-06T05:03:00Z">
          <w:pPr>
            <w:wordWrap/>
            <w:spacing w:line="360" w:lineRule="auto"/>
            <w:jc w:val="center"/>
          </w:pPr>
        </w:pPrChange>
      </w:pPr>
      <w:r w:rsidRPr="00CD2777">
        <w:rPr>
          <w:rFonts w:ascii="Batang" w:eastAsia="Batang" w:hAnsi="Batang" w:cs="Times New Roman" w:hint="eastAsia"/>
          <w:b/>
          <w:bCs/>
        </w:rPr>
        <w:t>II. LITERATURE REVIEW AND HYPOTHESIS DEVELOPMENT</w:t>
      </w:r>
    </w:p>
    <w:p w14:paraId="28DFED11" w14:textId="41338B1B" w:rsidR="00C354FC" w:rsidRPr="00CD2777" w:rsidRDefault="00FA0026">
      <w:pPr>
        <w:wordWrap/>
        <w:spacing w:line="360" w:lineRule="auto"/>
        <w:ind w:firstLineChars="100" w:firstLine="220"/>
        <w:jc w:val="both"/>
        <w:rPr>
          <w:rFonts w:ascii="Batang" w:eastAsia="Batang" w:hAnsi="Batang" w:cs="Times New Roman"/>
          <w:b/>
          <w:bCs/>
        </w:rPr>
        <w:pPrChange w:id="4" w:author="나현종" w:date="2025-11-06T14:03:00Z" w16du:dateUtc="2025-11-06T05:03:00Z">
          <w:pPr>
            <w:wordWrap/>
            <w:spacing w:line="360" w:lineRule="auto"/>
            <w:jc w:val="both"/>
          </w:pPr>
        </w:pPrChange>
      </w:pPr>
      <w:r w:rsidRPr="00CD2777">
        <w:rPr>
          <w:rFonts w:ascii="Batang" w:eastAsia="Batang" w:hAnsi="Batang" w:cs="Times New Roman" w:hint="eastAsia"/>
          <w:b/>
          <w:bCs/>
        </w:rPr>
        <w:t xml:space="preserve">2.1. </w:t>
      </w:r>
      <w:r w:rsidR="00CD2777">
        <w:rPr>
          <w:rFonts w:ascii="Batang" w:eastAsia="Batang" w:hAnsi="Batang" w:cs="Times New Roman" w:hint="eastAsia"/>
          <w:b/>
          <w:bCs/>
        </w:rPr>
        <w:t>Literature Review</w:t>
      </w:r>
    </w:p>
    <w:p w14:paraId="490F057E" w14:textId="59C9AEDF" w:rsidR="00FA0026" w:rsidRPr="00CD2777" w:rsidRDefault="00C354FC">
      <w:pPr>
        <w:wordWrap/>
        <w:spacing w:line="360" w:lineRule="auto"/>
        <w:ind w:firstLineChars="100" w:firstLine="220"/>
        <w:jc w:val="both"/>
        <w:rPr>
          <w:rFonts w:ascii="Batang" w:eastAsia="Batang" w:hAnsi="Batang" w:cs="Times New Roman"/>
          <w:i/>
          <w:iCs/>
        </w:rPr>
        <w:pPrChange w:id="5" w:author="나현종" w:date="2025-11-06T14:03:00Z" w16du:dateUtc="2025-11-06T05:03:00Z">
          <w:pPr>
            <w:wordWrap/>
            <w:spacing w:line="360" w:lineRule="auto"/>
            <w:jc w:val="both"/>
          </w:pPr>
        </w:pPrChange>
      </w:pPr>
      <w:r w:rsidRPr="00CD2777">
        <w:rPr>
          <w:rFonts w:ascii="Batang" w:eastAsia="Batang" w:hAnsi="Batang" w:cs="Times New Roman" w:hint="eastAsia"/>
          <w:i/>
          <w:iCs/>
        </w:rPr>
        <w:t>2.1.1. Black-</w:t>
      </w:r>
      <w:proofErr w:type="spellStart"/>
      <w:r w:rsidRPr="00CD2777">
        <w:rPr>
          <w:rFonts w:ascii="Batang" w:eastAsia="Batang" w:hAnsi="Batang" w:cs="Times New Roman" w:hint="eastAsia"/>
          <w:i/>
          <w:iCs/>
        </w:rPr>
        <w:t>Litterman</w:t>
      </w:r>
      <w:proofErr w:type="spellEnd"/>
      <w:r w:rsidRPr="00CD2777">
        <w:rPr>
          <w:rFonts w:ascii="Batang" w:eastAsia="Batang" w:hAnsi="Batang" w:cs="Times New Roman" w:hint="eastAsia"/>
          <w:i/>
          <w:iCs/>
        </w:rPr>
        <w:t xml:space="preserve"> 모형의 발전과 한계</w:t>
      </w:r>
    </w:p>
    <w:p w14:paraId="24EA44C3" w14:textId="7908E7DC" w:rsidR="005900C0" w:rsidRPr="00CD2777" w:rsidRDefault="005900C0"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 xml:space="preserve">Markowitz (1952)의 현대 포트폴리오 이론에서 사용되는 평균-분산 최적화는 투자자가 기대수익률과 위험을 명시적으로 </w:t>
      </w:r>
      <w:proofErr w:type="spellStart"/>
      <w:r w:rsidRPr="00CD2777">
        <w:rPr>
          <w:rFonts w:ascii="Batang" w:eastAsia="Batang" w:hAnsi="Batang" w:cs="함초롬바탕" w:hint="eastAsia"/>
        </w:rPr>
        <w:t>정량화하여</w:t>
      </w:r>
      <w:proofErr w:type="spellEnd"/>
      <w:r w:rsidRPr="00CD2777">
        <w:rPr>
          <w:rFonts w:ascii="Batang" w:eastAsia="Batang" w:hAnsi="Batang" w:cs="함초롬바탕" w:hint="eastAsia"/>
        </w:rPr>
        <w:t xml:space="preserve"> 효율적 투자 결정을 내릴 수 있는 이론적 기반을 제공하였다는 점에서 현대 금융학의 초석으로 평가받는다. </w:t>
      </w:r>
      <w:r w:rsidR="00DC683E" w:rsidRPr="00CD2777">
        <w:rPr>
          <w:rFonts w:ascii="Batang" w:eastAsia="Batang" w:hAnsi="Batang" w:cs="함초롬바탕" w:hint="eastAsia"/>
        </w:rPr>
        <w:t>그러나</w:t>
      </w:r>
      <w:r w:rsidR="00165390" w:rsidRPr="00CD2777">
        <w:rPr>
          <w:rFonts w:ascii="Batang" w:eastAsia="Batang" w:hAnsi="Batang" w:cs="함초롬바탕" w:hint="eastAsia"/>
        </w:rPr>
        <w:t xml:space="preserve"> 이론적 우수성에도 불구하고, </w:t>
      </w:r>
      <w:r w:rsidR="00C359D4" w:rsidRPr="00CD2777">
        <w:rPr>
          <w:rFonts w:ascii="Batang" w:eastAsia="Batang" w:hAnsi="Batang" w:cs="함초롬바탕" w:hint="eastAsia"/>
        </w:rPr>
        <w:t xml:space="preserve">후속 연구들은 </w:t>
      </w:r>
      <w:r w:rsidRPr="00CD2777">
        <w:rPr>
          <w:rFonts w:ascii="Batang" w:eastAsia="Batang" w:hAnsi="Batang" w:cs="함초롬바탕" w:hint="eastAsia"/>
        </w:rPr>
        <w:t>현대 포트폴리오 이론이</w:t>
      </w:r>
      <w:r w:rsidR="00C359D4" w:rsidRPr="00CD2777">
        <w:rPr>
          <w:rFonts w:ascii="Batang" w:eastAsia="Batang" w:hAnsi="Batang" w:cs="함초롬바탕" w:hint="eastAsia"/>
        </w:rPr>
        <w:t xml:space="preserve"> 기대수익률 추정 오차에 매우 민감하여 실제 적용 시 </w:t>
      </w:r>
      <w:r w:rsidRPr="00CD2777">
        <w:rPr>
          <w:rFonts w:ascii="Batang" w:eastAsia="Batang" w:hAnsi="Batang" w:cs="함초롬바탕" w:hint="eastAsia"/>
        </w:rPr>
        <w:t>문제를 초래할 수 있다고 지적한다</w:t>
      </w:r>
      <w:r w:rsidR="00165390" w:rsidRPr="00CD2777">
        <w:rPr>
          <w:rFonts w:ascii="Batang" w:eastAsia="Batang" w:hAnsi="Batang" w:cs="함초롬바탕" w:hint="eastAsia"/>
        </w:rPr>
        <w:t xml:space="preserve">. </w:t>
      </w:r>
      <w:r w:rsidRPr="00CD2777">
        <w:rPr>
          <w:rFonts w:ascii="Batang" w:eastAsia="Batang" w:hAnsi="Batang" w:cs="함초롬바탕" w:hint="eastAsia"/>
        </w:rPr>
        <w:t>특히 Michaud (1989)는 평균-분산 최적화가 입력 파라미터의 미세한 변화에도 극단적으로 집중된 포트폴리오 가중치를 산출하는 경향이 있으며, 이러한 극단해는 표본 외 성과의 악화로 이어진다는 점을 보인다. Best and Grauer (1991) 역시 추정 오차가 증폭되어 최적화 과정에서 특정 자산에 과도하게 쏠리는 현상을 확인하였으며, 이러한 어려움은 실무에서 평균-분산 최적화 과정을 적용하는데 난관이 되는 요인이다.</w:t>
      </w:r>
    </w:p>
    <w:p w14:paraId="25C1B2DB" w14:textId="71CC3C04" w:rsidR="00D531FF" w:rsidRPr="00CD2777" w:rsidRDefault="005900C0"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 xml:space="preserve">이러한 </w:t>
      </w:r>
      <w:r w:rsidR="00165390" w:rsidRPr="00CD2777">
        <w:rPr>
          <w:rFonts w:ascii="Batang" w:eastAsia="Batang" w:hAnsi="Batang" w:cs="함초롬바탕" w:hint="eastAsia"/>
        </w:rPr>
        <w:t xml:space="preserve">실무적 한계를 완화하기 위해 Black and </w:t>
      </w:r>
      <w:proofErr w:type="spellStart"/>
      <w:r w:rsidR="00165390" w:rsidRPr="00CD2777">
        <w:rPr>
          <w:rFonts w:ascii="Batang" w:eastAsia="Batang" w:hAnsi="Batang" w:cs="함초롬바탕" w:hint="eastAsia"/>
        </w:rPr>
        <w:t>Litterman</w:t>
      </w:r>
      <w:proofErr w:type="spellEnd"/>
      <w:r w:rsidR="00165390" w:rsidRPr="00CD2777">
        <w:rPr>
          <w:rFonts w:ascii="Batang" w:eastAsia="Batang" w:hAnsi="Batang" w:cs="함초롬바탕" w:hint="eastAsia"/>
        </w:rPr>
        <w:t xml:space="preserve">(1992)은 </w:t>
      </w:r>
      <w:r w:rsidR="00D531FF" w:rsidRPr="00CD2777">
        <w:rPr>
          <w:rFonts w:ascii="Batang" w:eastAsia="Batang" w:hAnsi="Batang" w:cs="함초롬바탕" w:hint="eastAsia"/>
        </w:rPr>
        <w:t xml:space="preserve">베이지안 접근을 통한 새로운 방식을 제안하였다. 이들의 핵심 아이디어는 </w:t>
      </w:r>
      <w:r w:rsidR="00165390" w:rsidRPr="00CD2777">
        <w:rPr>
          <w:rFonts w:ascii="Batang" w:eastAsia="Batang" w:hAnsi="Batang" w:cs="함초롬바탕" w:hint="eastAsia"/>
        </w:rPr>
        <w:t>시장균형</w:t>
      </w:r>
      <w:r w:rsidR="00D531FF" w:rsidRPr="00CD2777">
        <w:rPr>
          <w:rFonts w:ascii="Batang" w:eastAsia="Batang" w:hAnsi="Batang" w:cs="함초롬바탕" w:hint="eastAsia"/>
        </w:rPr>
        <w:t xml:space="preserve"> 상태에서 합리적으로 도출되는</w:t>
      </w:r>
      <w:r w:rsidR="00165390" w:rsidRPr="00CD2777">
        <w:rPr>
          <w:rFonts w:ascii="Batang" w:eastAsia="Batang" w:hAnsi="Batang" w:cs="함초롬바탕" w:hint="eastAsia"/>
        </w:rPr>
        <w:t xml:space="preserve"> 기대수익률을 사전</w:t>
      </w:r>
      <w:r w:rsidR="00D531FF" w:rsidRPr="00CD2777">
        <w:rPr>
          <w:rFonts w:ascii="Batang" w:eastAsia="Batang" w:hAnsi="Batang" w:cs="함초롬바탕" w:hint="eastAsia"/>
        </w:rPr>
        <w:t xml:space="preserve"> 분포</w:t>
      </w:r>
      <w:r w:rsidR="00165390" w:rsidRPr="00CD2777">
        <w:rPr>
          <w:rFonts w:ascii="Batang" w:eastAsia="Batang" w:hAnsi="Batang" w:cs="함초롬바탕" w:hint="eastAsia"/>
        </w:rPr>
        <w:t xml:space="preserve">로 </w:t>
      </w:r>
      <w:r w:rsidR="00D531FF" w:rsidRPr="00CD2777">
        <w:rPr>
          <w:rFonts w:ascii="Batang" w:eastAsia="Batang" w:hAnsi="Batang" w:cs="함초롬바탕" w:hint="eastAsia"/>
        </w:rPr>
        <w:t>설정</w:t>
      </w:r>
      <w:r w:rsidR="00165390" w:rsidRPr="00CD2777">
        <w:rPr>
          <w:rFonts w:ascii="Batang" w:eastAsia="Batang" w:hAnsi="Batang" w:cs="함초롬바탕" w:hint="eastAsia"/>
        </w:rPr>
        <w:t xml:space="preserve">하고, 투자자의 </w:t>
      </w:r>
      <w:r w:rsidR="00D531FF" w:rsidRPr="00CD2777">
        <w:rPr>
          <w:rFonts w:ascii="Batang" w:eastAsia="Batang" w:hAnsi="Batang" w:cs="함초롬바탕" w:hint="eastAsia"/>
        </w:rPr>
        <w:t xml:space="preserve">주관적 </w:t>
      </w:r>
      <w:r w:rsidR="00165390" w:rsidRPr="00CD2777">
        <w:rPr>
          <w:rFonts w:ascii="Batang" w:eastAsia="Batang" w:hAnsi="Batang" w:cs="함초롬바탕" w:hint="eastAsia"/>
        </w:rPr>
        <w:t xml:space="preserve">견해를 </w:t>
      </w:r>
      <w:proofErr w:type="spellStart"/>
      <w:r w:rsidR="00165390" w:rsidRPr="00CD2777">
        <w:rPr>
          <w:rFonts w:ascii="Batang" w:eastAsia="Batang" w:hAnsi="Batang" w:cs="함초롬바탕" w:hint="eastAsia"/>
        </w:rPr>
        <w:t>수치화하여</w:t>
      </w:r>
      <w:proofErr w:type="spellEnd"/>
      <w:r w:rsidR="00165390" w:rsidRPr="00CD2777">
        <w:rPr>
          <w:rFonts w:ascii="Batang" w:eastAsia="Batang" w:hAnsi="Batang" w:cs="함초롬바탕" w:hint="eastAsia"/>
        </w:rPr>
        <w:t xml:space="preserve"> </w:t>
      </w:r>
      <w:r w:rsidR="00D531FF" w:rsidRPr="00CD2777">
        <w:rPr>
          <w:rFonts w:ascii="Batang" w:eastAsia="Batang" w:hAnsi="Batang" w:cs="함초롬바탕" w:hint="eastAsia"/>
        </w:rPr>
        <w:t>이를 사후분포로</w:t>
      </w:r>
      <w:r w:rsidR="00165390" w:rsidRPr="00CD2777">
        <w:rPr>
          <w:rFonts w:ascii="Batang" w:eastAsia="Batang" w:hAnsi="Batang" w:cs="함초롬바탕" w:hint="eastAsia"/>
        </w:rPr>
        <w:t xml:space="preserve"> </w:t>
      </w:r>
      <w:r w:rsidR="00C74DBB" w:rsidRPr="00CD2777">
        <w:rPr>
          <w:rFonts w:ascii="Batang" w:eastAsia="Batang" w:hAnsi="Batang" w:cs="함초롬바탕" w:hint="eastAsia"/>
        </w:rPr>
        <w:t>결합함으로써</w:t>
      </w:r>
      <w:r w:rsidR="00D531FF" w:rsidRPr="00CD2777">
        <w:rPr>
          <w:rFonts w:ascii="Batang" w:eastAsia="Batang" w:hAnsi="Batang" w:cs="함초롬바탕" w:hint="eastAsia"/>
        </w:rPr>
        <w:t xml:space="preserve"> 보다 안정적인 기대수익률을 추정하는 것이다</w:t>
      </w:r>
      <w:r w:rsidR="00165390" w:rsidRPr="00CD2777">
        <w:rPr>
          <w:rFonts w:ascii="Batang" w:eastAsia="Batang" w:hAnsi="Batang" w:cs="함초롬바탕" w:hint="eastAsia"/>
        </w:rPr>
        <w:t xml:space="preserve">. </w:t>
      </w:r>
      <w:r w:rsidR="00D531FF" w:rsidRPr="00CD2777">
        <w:rPr>
          <w:rFonts w:ascii="Batang" w:eastAsia="Batang" w:hAnsi="Batang" w:cs="함초롬바탕" w:hint="eastAsia"/>
        </w:rPr>
        <w:t>구체적으로, Black-</w:t>
      </w:r>
      <w:proofErr w:type="spellStart"/>
      <w:r w:rsidR="00D531FF" w:rsidRPr="00CD2777">
        <w:rPr>
          <w:rFonts w:ascii="Batang" w:eastAsia="Batang" w:hAnsi="Batang" w:cs="함초롬바탕" w:hint="eastAsia"/>
        </w:rPr>
        <w:t>Litterman</w:t>
      </w:r>
      <w:proofErr w:type="spellEnd"/>
      <w:r w:rsidR="00D531FF" w:rsidRPr="00CD2777">
        <w:rPr>
          <w:rFonts w:ascii="Batang" w:eastAsia="Batang" w:hAnsi="Batang" w:cs="함초롬바탕" w:hint="eastAsia"/>
        </w:rPr>
        <w:t xml:space="preserve"> </w:t>
      </w:r>
      <w:r w:rsidR="00165390" w:rsidRPr="00CD2777">
        <w:rPr>
          <w:rFonts w:ascii="Batang" w:eastAsia="Batang" w:hAnsi="Batang" w:cs="함초롬바탕" w:hint="eastAsia"/>
        </w:rPr>
        <w:t>모형</w:t>
      </w:r>
      <w:r w:rsidR="00D531FF" w:rsidRPr="00CD2777">
        <w:rPr>
          <w:rFonts w:ascii="Batang" w:eastAsia="Batang" w:hAnsi="Batang" w:cs="함초롬바탕" w:hint="eastAsia"/>
        </w:rPr>
        <w:t>은</w:t>
      </w:r>
      <w:r w:rsidR="00165390" w:rsidRPr="00CD2777">
        <w:rPr>
          <w:rFonts w:ascii="Batang" w:eastAsia="Batang" w:hAnsi="Batang" w:cs="함초롬바탕" w:hint="eastAsia"/>
        </w:rPr>
        <w:t xml:space="preserve"> </w:t>
      </w:r>
      <w:r w:rsidR="00D531FF" w:rsidRPr="00CD2777">
        <w:rPr>
          <w:rFonts w:ascii="Batang" w:eastAsia="Batang" w:hAnsi="Batang" w:cs="함초롬바탕" w:hint="eastAsia"/>
        </w:rPr>
        <w:t>시장 시가총액 가중치와 위험회피계수로부터 역산된 균형 기대수익률을 사전 정보로 활용하며, 투자자가 특정 자산이나 자산군에 대해 갖는 견해와 그 견해의 신뢰도를 정밀도 행렬의 형태로 결합하여 최종적인 사후 기대수익률을 산출한다</w:t>
      </w:r>
      <w:r w:rsidR="00165390" w:rsidRPr="00CD2777">
        <w:rPr>
          <w:rFonts w:ascii="Batang" w:eastAsia="Batang" w:hAnsi="Batang" w:cs="함초롬바탕" w:hint="eastAsia"/>
        </w:rPr>
        <w:t xml:space="preserve">(Black &amp; </w:t>
      </w:r>
      <w:proofErr w:type="spellStart"/>
      <w:r w:rsidR="00165390" w:rsidRPr="00CD2777">
        <w:rPr>
          <w:rFonts w:ascii="Batang" w:eastAsia="Batang" w:hAnsi="Batang" w:cs="함초롬바탕" w:hint="eastAsia"/>
        </w:rPr>
        <w:t>Litterman</w:t>
      </w:r>
      <w:proofErr w:type="spellEnd"/>
      <w:r w:rsidR="00165390" w:rsidRPr="00CD2777">
        <w:rPr>
          <w:rFonts w:ascii="Batang" w:eastAsia="Batang" w:hAnsi="Batang" w:cs="함초롬바탕" w:hint="eastAsia"/>
        </w:rPr>
        <w:t xml:space="preserve">, 1992; He &amp; </w:t>
      </w:r>
      <w:proofErr w:type="spellStart"/>
      <w:r w:rsidR="00165390" w:rsidRPr="00CD2777">
        <w:rPr>
          <w:rFonts w:ascii="Batang" w:eastAsia="Batang" w:hAnsi="Batang" w:cs="함초롬바탕" w:hint="eastAsia"/>
        </w:rPr>
        <w:t>Litterman</w:t>
      </w:r>
      <w:proofErr w:type="spellEnd"/>
      <w:r w:rsidR="00165390" w:rsidRPr="00CD2777">
        <w:rPr>
          <w:rFonts w:ascii="Batang" w:eastAsia="Batang" w:hAnsi="Batang" w:cs="함초롬바탕" w:hint="eastAsia"/>
        </w:rPr>
        <w:t xml:space="preserve">, 1999; Meucci, 2008). </w:t>
      </w:r>
    </w:p>
    <w:p w14:paraId="7580D06E" w14:textId="6F39A197" w:rsidR="001E13FD" w:rsidRPr="00CD2777" w:rsidRDefault="00D531FF"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이러한 베이지안 통합 과정의 핵심은 시장 정보와 견해 정보가 각각의 상대적 확실성에 비례하여 가중 결합된다는 점이다. 시장균형 수익률은 광범위한 시장 참여자들의 집합적 판단을 반영하므로 안정적인 기준점을 제공하며, 투자자의 견해는 특정 정보우위나 분석적 통찰을 반영할 수 있다. 이 두 정보원을 정밀도 기반으로 결합함으로써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모형은 극단적 포지션을 완화하고 보다 분산된 포트폴리오 해를 제공한다는 점에서 Markowitz의 원래 프레임워크가 갖는 입력 민감도 문제를 실질적으로 개선한다</w:t>
      </w:r>
      <w:r w:rsidRPr="00CD2777" w:rsidDel="00D531FF">
        <w:rPr>
          <w:rFonts w:ascii="Batang" w:eastAsia="Batang" w:hAnsi="Batang" w:cs="함초롬바탕" w:hint="eastAsia"/>
        </w:rPr>
        <w:t xml:space="preserve"> </w:t>
      </w:r>
      <w:r w:rsidR="00165390" w:rsidRPr="00CD2777">
        <w:rPr>
          <w:rFonts w:ascii="Batang" w:eastAsia="Batang" w:hAnsi="Batang" w:cs="함초롬바탕" w:hint="eastAsia"/>
        </w:rPr>
        <w:t>(</w:t>
      </w:r>
      <w:proofErr w:type="spellStart"/>
      <w:r w:rsidR="00165390" w:rsidRPr="00CD2777">
        <w:rPr>
          <w:rFonts w:ascii="Batang" w:eastAsia="Batang" w:hAnsi="Batang" w:cs="함초롬바탕" w:hint="eastAsia"/>
        </w:rPr>
        <w:t>Idzorek</w:t>
      </w:r>
      <w:proofErr w:type="spellEnd"/>
      <w:r w:rsidR="00165390" w:rsidRPr="00CD2777">
        <w:rPr>
          <w:rFonts w:ascii="Batang" w:eastAsia="Batang" w:hAnsi="Batang" w:cs="함초롬바탕" w:hint="eastAsia"/>
        </w:rPr>
        <w:t>, 2004; Meucci, 2009).</w:t>
      </w:r>
    </w:p>
    <w:p w14:paraId="18B89A39" w14:textId="7914D230" w:rsidR="001E13FD" w:rsidRPr="00CD2777" w:rsidRDefault="00D531FF"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그럼에도 불구하고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모형은 최종 포트폴리오 성과를 결정하는 핵심 요인인 견해의 질과 신뢰도 측면에서 여전히 근본적인 한계를 내포한다.</w:t>
      </w:r>
      <w:r w:rsidRPr="00CD2777" w:rsidDel="00D531FF">
        <w:rPr>
          <w:rFonts w:ascii="Batang" w:eastAsia="Batang" w:hAnsi="Batang" w:cs="함초롬바탕" w:hint="eastAsia"/>
        </w:rPr>
        <w:t xml:space="preserve"> </w:t>
      </w:r>
      <w:r w:rsidRPr="00CD2777">
        <w:rPr>
          <w:rFonts w:ascii="Batang" w:eastAsia="Batang" w:hAnsi="Batang" w:cs="함초롬바탕" w:hint="eastAsia"/>
        </w:rPr>
        <w:t>첫째, 실무에서 견해는 애널리스트나 운용역의 주관적 판단에 전적으로 의존하므로, 인지적 편향의 개입, 제한된 분석 범위, 낮은 갱신 빈도 등의 구조적 제약이 발생한다</w:t>
      </w:r>
      <w:r w:rsidR="00165390" w:rsidRPr="00CD2777">
        <w:rPr>
          <w:rFonts w:ascii="Batang" w:eastAsia="Batang" w:hAnsi="Batang" w:cs="함초롬바탕" w:hint="eastAsia"/>
        </w:rPr>
        <w:t xml:space="preserve">(He &amp; </w:t>
      </w:r>
      <w:proofErr w:type="spellStart"/>
      <w:r w:rsidR="00165390" w:rsidRPr="00CD2777">
        <w:rPr>
          <w:rFonts w:ascii="Batang" w:eastAsia="Batang" w:hAnsi="Batang" w:cs="함초롬바탕" w:hint="eastAsia"/>
        </w:rPr>
        <w:t>Litterman</w:t>
      </w:r>
      <w:proofErr w:type="spellEnd"/>
      <w:r w:rsidR="00165390" w:rsidRPr="00CD2777">
        <w:rPr>
          <w:rFonts w:ascii="Batang" w:eastAsia="Batang" w:hAnsi="Batang" w:cs="함초롬바탕" w:hint="eastAsia"/>
        </w:rPr>
        <w:t xml:space="preserve">, 1999; </w:t>
      </w:r>
      <w:proofErr w:type="spellStart"/>
      <w:r w:rsidR="00165390" w:rsidRPr="00CD2777">
        <w:rPr>
          <w:rFonts w:ascii="Batang" w:eastAsia="Batang" w:hAnsi="Batang" w:cs="함초롬바탕" w:hint="eastAsia"/>
        </w:rPr>
        <w:t>Idzorek</w:t>
      </w:r>
      <w:proofErr w:type="spellEnd"/>
      <w:r w:rsidR="00165390" w:rsidRPr="00CD2777">
        <w:rPr>
          <w:rFonts w:ascii="Batang" w:eastAsia="Batang" w:hAnsi="Batang" w:cs="함초롬바탕" w:hint="eastAsia"/>
        </w:rPr>
        <w:t xml:space="preserve">, 2004). </w:t>
      </w:r>
      <w:r w:rsidR="00C13BEF" w:rsidRPr="00CD2777">
        <w:rPr>
          <w:rFonts w:ascii="Batang" w:eastAsia="Batang" w:hAnsi="Batang" w:cs="함초롬바탕" w:hint="eastAsia"/>
        </w:rPr>
        <w:t>둘째</w:t>
      </w:r>
      <w:r w:rsidR="00C13BEF" w:rsidRPr="00CD2777">
        <w:rPr>
          <w:rFonts w:ascii="Batang" w:eastAsia="Batang" w:hAnsi="Batang" w:cs="함초롬바탕"/>
        </w:rPr>
        <w:t>, 모형의</w:t>
      </w:r>
      <w:r w:rsidRPr="00CD2777">
        <w:rPr>
          <w:rFonts w:ascii="Batang" w:eastAsia="Batang" w:hAnsi="Batang" w:cs="함초롬바탕" w:hint="eastAsia"/>
        </w:rPr>
        <w:t xml:space="preserve"> 핵심 파라미터인 불확실성 조정 계수(</w:t>
      </w:r>
      <w:proofErr w:type="spellStart"/>
      <w:r w:rsidR="00165390" w:rsidRPr="00CD2777">
        <w:rPr>
          <w:rFonts w:ascii="Batang" w:eastAsia="Batang" w:hAnsi="Batang" w:cs="함초롬바탕" w:hint="eastAsia"/>
        </w:rPr>
        <w:t>τ</w:t>
      </w:r>
      <w:proofErr w:type="spellEnd"/>
      <w:r w:rsidRPr="00CD2777">
        <w:rPr>
          <w:rFonts w:ascii="Batang" w:eastAsia="Batang" w:hAnsi="Batang" w:cs="함초롬바탕" w:hint="eastAsia"/>
        </w:rPr>
        <w:t>)</w:t>
      </w:r>
      <w:r w:rsidR="00165390" w:rsidRPr="00CD2777">
        <w:rPr>
          <w:rFonts w:ascii="Batang" w:eastAsia="Batang" w:hAnsi="Batang" w:cs="함초롬바탕" w:hint="eastAsia"/>
        </w:rPr>
        <w:t xml:space="preserve">, </w:t>
      </w:r>
      <w:r w:rsidRPr="00CD2777">
        <w:rPr>
          <w:rFonts w:ascii="Batang" w:eastAsia="Batang" w:hAnsi="Batang" w:cs="함초롬바탕" w:hint="eastAsia"/>
        </w:rPr>
        <w:t>신뢰도 행렬(</w:t>
      </w:r>
      <w:proofErr w:type="spellStart"/>
      <w:r w:rsidR="00165390" w:rsidRPr="00CD2777">
        <w:rPr>
          <w:rFonts w:ascii="Batang" w:eastAsia="Batang" w:hAnsi="Batang" w:cs="함초롬바탕" w:hint="eastAsia"/>
        </w:rPr>
        <w:t>Ω</w:t>
      </w:r>
      <w:proofErr w:type="spellEnd"/>
      <w:r w:rsidRPr="00CD2777">
        <w:rPr>
          <w:rFonts w:ascii="Batang" w:eastAsia="Batang" w:hAnsi="Batang" w:cs="함초롬바탕" w:hint="eastAsia"/>
        </w:rPr>
        <w:t>)</w:t>
      </w:r>
      <w:r w:rsidR="00165390" w:rsidRPr="00CD2777">
        <w:rPr>
          <w:rFonts w:ascii="Batang" w:eastAsia="Batang" w:hAnsi="Batang" w:cs="함초롬바탕" w:hint="eastAsia"/>
        </w:rPr>
        <w:t xml:space="preserve">의 구성 방식, </w:t>
      </w:r>
      <w:r w:rsidRPr="00CD2777">
        <w:rPr>
          <w:rFonts w:ascii="Batang" w:eastAsia="Batang" w:hAnsi="Batang" w:cs="함초롬바탕" w:hint="eastAsia"/>
        </w:rPr>
        <w:t xml:space="preserve">견해 매핑 행렬 </w:t>
      </w:r>
      <w:r w:rsidR="00165390" w:rsidRPr="00CD2777">
        <w:rPr>
          <w:rFonts w:ascii="Batang" w:eastAsia="Batang" w:hAnsi="Batang" w:cs="함초롬바탕" w:hint="eastAsia"/>
        </w:rPr>
        <w:t>P</w:t>
      </w:r>
      <w:r w:rsidRPr="00CD2777">
        <w:rPr>
          <w:rFonts w:ascii="Batang" w:eastAsia="Batang" w:hAnsi="Batang" w:cs="함초롬바탕" w:hint="eastAsia"/>
        </w:rPr>
        <w:t xml:space="preserve">의 설계는 최종 결과에 </w:t>
      </w:r>
      <w:r w:rsidR="00165390" w:rsidRPr="00CD2777">
        <w:rPr>
          <w:rFonts w:ascii="Batang" w:eastAsia="Batang" w:hAnsi="Batang" w:cs="함초롬바탕" w:hint="eastAsia"/>
        </w:rPr>
        <w:t>유의미한 영향을</w:t>
      </w:r>
      <w:r w:rsidR="00C13BEF">
        <w:rPr>
          <w:rFonts w:ascii="Batang" w:eastAsia="Batang" w:hAnsi="Batang" w:cs="함초롬바탕" w:hint="eastAsia"/>
        </w:rPr>
        <w:t xml:space="preserve"> </w:t>
      </w:r>
      <w:r w:rsidRPr="00CD2777">
        <w:rPr>
          <w:rFonts w:ascii="Batang" w:eastAsia="Batang" w:hAnsi="Batang" w:cs="함초롬바탕" w:hint="eastAsia"/>
        </w:rPr>
        <w:t xml:space="preserve">미치지만, </w:t>
      </w:r>
      <w:r w:rsidR="00165390" w:rsidRPr="00CD2777">
        <w:rPr>
          <w:rFonts w:ascii="Batang" w:eastAsia="Batang" w:hAnsi="Batang" w:cs="함초롬바탕" w:hint="eastAsia"/>
        </w:rPr>
        <w:t>선행연구</w:t>
      </w:r>
      <w:r w:rsidRPr="00CD2777">
        <w:rPr>
          <w:rFonts w:ascii="Batang" w:eastAsia="Batang" w:hAnsi="Batang" w:cs="함초롬바탕" w:hint="eastAsia"/>
        </w:rPr>
        <w:t>들은 대부분</w:t>
      </w:r>
      <w:r w:rsidR="00165390" w:rsidRPr="00CD2777">
        <w:rPr>
          <w:rFonts w:ascii="Batang" w:eastAsia="Batang" w:hAnsi="Batang" w:cs="함초롬바탕" w:hint="eastAsia"/>
        </w:rPr>
        <w:t xml:space="preserve"> 경험적 규칙을 제시하</w:t>
      </w:r>
      <w:r w:rsidRPr="00CD2777">
        <w:rPr>
          <w:rFonts w:ascii="Batang" w:eastAsia="Batang" w:hAnsi="Batang" w:cs="함초롬바탕" w:hint="eastAsia"/>
        </w:rPr>
        <w:t>는데 그치며 체계적인</w:t>
      </w:r>
      <w:r w:rsidR="00165390" w:rsidRPr="00CD2777">
        <w:rPr>
          <w:rFonts w:ascii="Batang" w:eastAsia="Batang" w:hAnsi="Batang" w:cs="함초롬바탕" w:hint="eastAsia"/>
        </w:rPr>
        <w:t xml:space="preserve"> 캘리브레이션 </w:t>
      </w:r>
      <w:r w:rsidRPr="00CD2777">
        <w:rPr>
          <w:rFonts w:ascii="Batang" w:eastAsia="Batang" w:hAnsi="Batang" w:cs="함초롬바탕" w:hint="eastAsia"/>
        </w:rPr>
        <w:t>방법론은 부족한 실정이다</w:t>
      </w:r>
      <w:r w:rsidR="00165390" w:rsidRPr="00CD2777">
        <w:rPr>
          <w:rFonts w:ascii="Batang" w:eastAsia="Batang" w:hAnsi="Batang" w:cs="함초롬바탕" w:hint="eastAsia"/>
        </w:rPr>
        <w:t xml:space="preserve">(He &amp; </w:t>
      </w:r>
      <w:proofErr w:type="spellStart"/>
      <w:r w:rsidR="00165390" w:rsidRPr="00CD2777">
        <w:rPr>
          <w:rFonts w:ascii="Batang" w:eastAsia="Batang" w:hAnsi="Batang" w:cs="함초롬바탕" w:hint="eastAsia"/>
        </w:rPr>
        <w:t>Litterman</w:t>
      </w:r>
      <w:proofErr w:type="spellEnd"/>
      <w:r w:rsidR="00165390" w:rsidRPr="00CD2777">
        <w:rPr>
          <w:rFonts w:ascii="Batang" w:eastAsia="Batang" w:hAnsi="Batang" w:cs="함초롬바탕" w:hint="eastAsia"/>
        </w:rPr>
        <w:t xml:space="preserve">, 1999; Satchell &amp; Scowcroft, 2000; Meucci, 2008). </w:t>
      </w:r>
      <w:r w:rsidRPr="00CD2777">
        <w:rPr>
          <w:rFonts w:ascii="Batang" w:eastAsia="Batang" w:hAnsi="Batang" w:cs="함초롬바탕" w:hint="eastAsia"/>
        </w:rPr>
        <w:t xml:space="preserve">셋째, </w:t>
      </w:r>
      <w:r w:rsidR="00165390" w:rsidRPr="00CD2777">
        <w:rPr>
          <w:rFonts w:ascii="Batang" w:eastAsia="Batang" w:hAnsi="Batang" w:cs="함초롬바탕" w:hint="eastAsia"/>
        </w:rPr>
        <w:t>동일 시점에 제시된 복수</w:t>
      </w:r>
      <w:r w:rsidR="00C354FC" w:rsidRPr="00CD2777">
        <w:rPr>
          <w:rFonts w:ascii="Batang" w:eastAsia="Batang" w:hAnsi="Batang" w:cs="함초롬바탕" w:hint="eastAsia"/>
        </w:rPr>
        <w:t>의</w:t>
      </w:r>
      <w:r w:rsidR="00165390" w:rsidRPr="00CD2777">
        <w:rPr>
          <w:rFonts w:ascii="Batang" w:eastAsia="Batang" w:hAnsi="Batang" w:cs="함초롬바탕" w:hint="eastAsia"/>
        </w:rPr>
        <w:t xml:space="preserve"> 견해가 내적 일관성을 결여</w:t>
      </w:r>
      <w:r w:rsidR="00C354FC" w:rsidRPr="00CD2777">
        <w:rPr>
          <w:rFonts w:ascii="Batang" w:eastAsia="Batang" w:hAnsi="Batang" w:cs="함초롬바탕" w:hint="eastAsia"/>
        </w:rPr>
        <w:t>하는 경우 사후 기대수익률 추정과 가중치 산출 과정에서</w:t>
      </w:r>
      <w:r w:rsidR="00165390" w:rsidRPr="00CD2777">
        <w:rPr>
          <w:rFonts w:ascii="Batang" w:eastAsia="Batang" w:hAnsi="Batang" w:cs="함초롬바탕" w:hint="eastAsia"/>
        </w:rPr>
        <w:t xml:space="preserve"> 불안정성이 </w:t>
      </w:r>
      <w:r w:rsidR="00C354FC" w:rsidRPr="00CD2777">
        <w:rPr>
          <w:rFonts w:ascii="Batang" w:eastAsia="Batang" w:hAnsi="Batang" w:cs="함초롬바탕" w:hint="eastAsia"/>
        </w:rPr>
        <w:t>커질</w:t>
      </w:r>
      <w:r w:rsidR="00165390" w:rsidRPr="00CD2777">
        <w:rPr>
          <w:rFonts w:ascii="Batang" w:eastAsia="Batang" w:hAnsi="Batang" w:cs="함초롬바탕" w:hint="eastAsia"/>
        </w:rPr>
        <w:t xml:space="preserve"> 수 있다(Meucci, 2008).</w:t>
      </w:r>
      <w:r w:rsidR="00731227" w:rsidRPr="00CD2777">
        <w:rPr>
          <w:rFonts w:ascii="Batang" w:eastAsia="Batang" w:hAnsi="Batang" w:cs="함초롬바탕" w:hint="eastAsia"/>
        </w:rPr>
        <w:t xml:space="preserve"> </w:t>
      </w:r>
    </w:p>
    <w:p w14:paraId="1E582D08" w14:textId="61A9F8C5" w:rsidR="00165390" w:rsidRPr="00CD2777" w:rsidRDefault="00C354FC"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이러한 한계들을 종합</w:t>
      </w:r>
      <w:r w:rsidR="00165390" w:rsidRPr="00CD2777">
        <w:rPr>
          <w:rFonts w:ascii="Batang" w:eastAsia="Batang" w:hAnsi="Batang" w:cs="함초롬바탕" w:hint="eastAsia"/>
        </w:rPr>
        <w:t xml:space="preserve">하면, </w:t>
      </w:r>
      <w:r w:rsidRPr="00CD2777">
        <w:rPr>
          <w:rFonts w:ascii="Batang" w:eastAsia="Batang" w:hAnsi="Batang" w:cs="함초롬바탕" w:hint="eastAsia"/>
        </w:rPr>
        <w:t>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모형이 Markowitz의 평균-분산 최적화가 갖는</w:t>
      </w:r>
      <w:r w:rsidR="00165390" w:rsidRPr="00CD2777">
        <w:rPr>
          <w:rFonts w:ascii="Batang" w:eastAsia="Batang" w:hAnsi="Batang" w:cs="함초롬바탕" w:hint="eastAsia"/>
        </w:rPr>
        <w:t xml:space="preserve"> 추정</w:t>
      </w:r>
      <w:r w:rsidRPr="00CD2777">
        <w:rPr>
          <w:rFonts w:ascii="Batang" w:eastAsia="Batang" w:hAnsi="Batang" w:cs="함초롬바탕" w:hint="eastAsia"/>
        </w:rPr>
        <w:t>의</w:t>
      </w:r>
      <w:r w:rsidR="00165390" w:rsidRPr="00CD2777">
        <w:rPr>
          <w:rFonts w:ascii="Batang" w:eastAsia="Batang" w:hAnsi="Batang" w:cs="함초롬바탕" w:hint="eastAsia"/>
        </w:rPr>
        <w:t xml:space="preserve"> 민감도를 완화하고 실무적 안정성을 개선하는 중요한 진전임에도</w:t>
      </w:r>
      <w:r w:rsidRPr="00CD2777">
        <w:rPr>
          <w:rFonts w:ascii="Batang" w:eastAsia="Batang" w:hAnsi="Batang" w:cs="함초롬바탕" w:hint="eastAsia"/>
        </w:rPr>
        <w:t xml:space="preserve"> 불구하고</w:t>
      </w:r>
      <w:r w:rsidR="00165390" w:rsidRPr="00CD2777">
        <w:rPr>
          <w:rFonts w:ascii="Batang" w:eastAsia="Batang" w:hAnsi="Batang" w:cs="함초롬바탕" w:hint="eastAsia"/>
        </w:rPr>
        <w:t>, 견해와 신뢰도</w:t>
      </w:r>
      <w:r w:rsidR="00A62E1F" w:rsidRPr="00CD2777">
        <w:rPr>
          <w:rFonts w:ascii="Batang" w:eastAsia="Batang" w:hAnsi="Batang" w:cs="함초롬바탕" w:hint="eastAsia"/>
        </w:rPr>
        <w:t>를 체계적이고 확장</w:t>
      </w:r>
      <w:r w:rsidRPr="00CD2777">
        <w:rPr>
          <w:rFonts w:ascii="Batang" w:eastAsia="Batang" w:hAnsi="Batang" w:cs="함초롬바탕" w:hint="eastAsia"/>
        </w:rPr>
        <w:t xml:space="preserve"> 가능하도록</w:t>
      </w:r>
      <w:r w:rsidR="00A62E1F" w:rsidRPr="00CD2777">
        <w:rPr>
          <w:rFonts w:ascii="Batang" w:eastAsia="Batang" w:hAnsi="Batang" w:cs="함초롬바탕" w:hint="eastAsia"/>
        </w:rPr>
        <w:t xml:space="preserve"> 생성</w:t>
      </w:r>
      <w:r w:rsidRPr="00CD2777">
        <w:rPr>
          <w:rFonts w:ascii="Batang" w:eastAsia="Batang" w:hAnsi="Batang" w:cs="함초롬바탕" w:hint="eastAsia"/>
        </w:rPr>
        <w:t xml:space="preserve">하고 </w:t>
      </w:r>
      <w:r w:rsidR="00A62E1F" w:rsidRPr="00CD2777">
        <w:rPr>
          <w:rFonts w:ascii="Batang" w:eastAsia="Batang" w:hAnsi="Batang" w:cs="함초롬바탕" w:hint="eastAsia"/>
        </w:rPr>
        <w:t xml:space="preserve">갱신하는 메커니즘이 부재하다는 근본적 </w:t>
      </w:r>
      <w:r w:rsidRPr="00CD2777">
        <w:rPr>
          <w:rFonts w:ascii="Batang" w:eastAsia="Batang" w:hAnsi="Batang" w:cs="함초롬바탕" w:hint="eastAsia"/>
        </w:rPr>
        <w:t>문제</w:t>
      </w:r>
      <w:r w:rsidR="00A62E1F" w:rsidRPr="00CD2777">
        <w:rPr>
          <w:rFonts w:ascii="Batang" w:eastAsia="Batang" w:hAnsi="Batang" w:cs="함초롬바탕" w:hint="eastAsia"/>
        </w:rPr>
        <w:t>가 남아 있다</w:t>
      </w:r>
      <w:r w:rsidRPr="00CD2777">
        <w:rPr>
          <w:rFonts w:ascii="Batang" w:eastAsia="Batang" w:hAnsi="Batang" w:cs="함초롬바탕" w:hint="eastAsia"/>
        </w:rPr>
        <w:t>는 점을 알 수 있다</w:t>
      </w:r>
      <w:r w:rsidR="00A62E1F" w:rsidRPr="00CD2777">
        <w:rPr>
          <w:rFonts w:ascii="Batang" w:eastAsia="Batang" w:hAnsi="Batang" w:cs="함초롬바탕" w:hint="eastAsia"/>
        </w:rPr>
        <w:t xml:space="preserve">. </w:t>
      </w:r>
      <w:r w:rsidR="00165390" w:rsidRPr="00CD2777">
        <w:rPr>
          <w:rFonts w:ascii="Batang" w:eastAsia="Batang" w:hAnsi="Batang" w:cs="함초롬바탕" w:hint="eastAsia"/>
        </w:rPr>
        <w:t>특히 자산</w:t>
      </w:r>
      <w:r w:rsidR="00A62E1F" w:rsidRPr="00CD2777">
        <w:rPr>
          <w:rFonts w:ascii="Batang" w:eastAsia="Batang" w:hAnsi="Batang" w:cs="함초롬바탕" w:hint="eastAsia"/>
        </w:rPr>
        <w:t xml:space="preserve"> 및 섹터</w:t>
      </w:r>
      <w:r w:rsidR="00165390" w:rsidRPr="00CD2777">
        <w:rPr>
          <w:rFonts w:ascii="Batang" w:eastAsia="Batang" w:hAnsi="Batang" w:cs="함초롬바탕" w:hint="eastAsia"/>
        </w:rPr>
        <w:t xml:space="preserve"> 범위가 </w:t>
      </w:r>
      <w:r w:rsidR="00A62E1F" w:rsidRPr="00CD2777">
        <w:rPr>
          <w:rFonts w:ascii="Batang" w:eastAsia="Batang" w:hAnsi="Batang" w:cs="함초롬바탕" w:hint="eastAsia"/>
        </w:rPr>
        <w:t>확장될</w:t>
      </w:r>
      <w:r w:rsidR="00165390" w:rsidRPr="00CD2777">
        <w:rPr>
          <w:rFonts w:ascii="Batang" w:eastAsia="Batang" w:hAnsi="Batang" w:cs="함초롬바탕" w:hint="eastAsia"/>
        </w:rPr>
        <w:t>수록 인간 의사결</w:t>
      </w:r>
      <w:r w:rsidR="00A62E1F" w:rsidRPr="00CD2777">
        <w:rPr>
          <w:rFonts w:ascii="Batang" w:eastAsia="Batang" w:hAnsi="Batang" w:cs="함초롬바탕" w:hint="eastAsia"/>
        </w:rPr>
        <w:t>정자</w:t>
      </w:r>
      <w:r w:rsidR="00165390" w:rsidRPr="00CD2777">
        <w:rPr>
          <w:rFonts w:ascii="Batang" w:eastAsia="Batang" w:hAnsi="Batang" w:cs="함초롬바탕" w:hint="eastAsia"/>
        </w:rPr>
        <w:t>가 모든 정보를 동시에, 일관되게, 반복적으로 소화하여 고품질</w:t>
      </w:r>
      <w:r w:rsidRPr="00CD2777">
        <w:rPr>
          <w:rFonts w:ascii="Batang" w:eastAsia="Batang" w:hAnsi="Batang" w:cs="함초롬바탕" w:hint="eastAsia"/>
        </w:rPr>
        <w:t>의</w:t>
      </w:r>
      <w:r w:rsidR="00165390" w:rsidRPr="00CD2777">
        <w:rPr>
          <w:rFonts w:ascii="Batang" w:eastAsia="Batang" w:hAnsi="Batang" w:cs="함초롬바탕" w:hint="eastAsia"/>
        </w:rPr>
        <w:t xml:space="preserve"> 견해를 생산하는 것은 </w:t>
      </w:r>
      <w:r w:rsidRPr="00CD2777">
        <w:rPr>
          <w:rFonts w:ascii="Batang" w:eastAsia="Batang" w:hAnsi="Batang" w:cs="함초롬바탕" w:hint="eastAsia"/>
        </w:rPr>
        <w:t xml:space="preserve">점차 </w:t>
      </w:r>
      <w:r w:rsidR="00A62E1F" w:rsidRPr="00CD2777">
        <w:rPr>
          <w:rFonts w:ascii="Batang" w:eastAsia="Batang" w:hAnsi="Batang" w:cs="함초롬바탕" w:hint="eastAsia"/>
        </w:rPr>
        <w:t>어</w:t>
      </w:r>
      <w:r w:rsidRPr="00CD2777">
        <w:rPr>
          <w:rFonts w:ascii="Batang" w:eastAsia="Batang" w:hAnsi="Batang" w:cs="함초롬바탕" w:hint="eastAsia"/>
        </w:rPr>
        <w:t>려워진</w:t>
      </w:r>
      <w:r w:rsidR="00A62E1F" w:rsidRPr="00CD2777">
        <w:rPr>
          <w:rFonts w:ascii="Batang" w:eastAsia="Batang" w:hAnsi="Batang" w:cs="함초롬바탕" w:hint="eastAsia"/>
        </w:rPr>
        <w:t>다.</w:t>
      </w:r>
      <w:r w:rsidR="00165390" w:rsidRPr="00CD2777">
        <w:rPr>
          <w:rFonts w:ascii="Batang" w:eastAsia="Batang" w:hAnsi="Batang" w:cs="함초롬바탕" w:hint="eastAsia"/>
        </w:rPr>
        <w:t xml:space="preserve"> 따라서 </w:t>
      </w:r>
      <w:r w:rsidR="00C13BEF" w:rsidRPr="00CD2777">
        <w:rPr>
          <w:rFonts w:ascii="Batang" w:eastAsia="Batang" w:hAnsi="Batang" w:cs="함초롬바탕" w:hint="eastAsia"/>
        </w:rPr>
        <w:t>대규모 다차원</w:t>
      </w:r>
      <w:r w:rsidR="00165390" w:rsidRPr="00CD2777">
        <w:rPr>
          <w:rFonts w:ascii="Batang" w:eastAsia="Batang" w:hAnsi="Batang" w:cs="함초롬바탕" w:hint="eastAsia"/>
        </w:rPr>
        <w:t xml:space="preserve"> 정보환경에서도 </w:t>
      </w:r>
      <w:r w:rsidRPr="00CD2777">
        <w:rPr>
          <w:rFonts w:ascii="Batang" w:eastAsia="Batang" w:hAnsi="Batang" w:cs="함초롬바탕" w:hint="eastAsia"/>
        </w:rPr>
        <w:t>체계적으로</w:t>
      </w:r>
      <w:r w:rsidR="00165390" w:rsidRPr="00CD2777">
        <w:rPr>
          <w:rFonts w:ascii="Batang" w:eastAsia="Batang" w:hAnsi="Batang" w:cs="함초롬바탕" w:hint="eastAsia"/>
        </w:rPr>
        <w:t xml:space="preserve"> 견해</w:t>
      </w:r>
      <w:r w:rsidRPr="00CD2777">
        <w:rPr>
          <w:rFonts w:ascii="Batang" w:eastAsia="Batang" w:hAnsi="Batang" w:cs="함초롬바탕" w:hint="eastAsia"/>
        </w:rPr>
        <w:t>를</w:t>
      </w:r>
      <w:r w:rsidR="00165390" w:rsidRPr="00CD2777">
        <w:rPr>
          <w:rFonts w:ascii="Batang" w:eastAsia="Batang" w:hAnsi="Batang" w:cs="함초롬바탕" w:hint="eastAsia"/>
        </w:rPr>
        <w:t xml:space="preserve"> 생성</w:t>
      </w:r>
      <w:r w:rsidRPr="00CD2777">
        <w:rPr>
          <w:rFonts w:ascii="Batang" w:eastAsia="Batang" w:hAnsi="Batang" w:cs="함초롬바탕" w:hint="eastAsia"/>
        </w:rPr>
        <w:t>할 수 있는</w:t>
      </w:r>
      <w:r w:rsidR="00165390" w:rsidRPr="00CD2777">
        <w:rPr>
          <w:rFonts w:ascii="Batang" w:eastAsia="Batang" w:hAnsi="Batang" w:cs="함초롬바탕" w:hint="eastAsia"/>
        </w:rPr>
        <w:t xml:space="preserve"> 방법</w:t>
      </w:r>
      <w:r w:rsidR="00A62E1F" w:rsidRPr="00CD2777">
        <w:rPr>
          <w:rFonts w:ascii="Batang" w:eastAsia="Batang" w:hAnsi="Batang" w:cs="함초롬바탕" w:hint="eastAsia"/>
        </w:rPr>
        <w:t>에</w:t>
      </w:r>
      <w:r w:rsidR="00165390" w:rsidRPr="00CD2777">
        <w:rPr>
          <w:rFonts w:ascii="Batang" w:eastAsia="Batang" w:hAnsi="Batang" w:cs="함초롬바탕" w:hint="eastAsia"/>
        </w:rPr>
        <w:t xml:space="preserve"> 대한 수요가 높</w:t>
      </w:r>
      <w:r w:rsidRPr="00CD2777">
        <w:rPr>
          <w:rFonts w:ascii="Batang" w:eastAsia="Batang" w:hAnsi="Batang" w:cs="함초롬바탕" w:hint="eastAsia"/>
        </w:rPr>
        <w:t>으며,</w:t>
      </w:r>
      <w:r w:rsidR="00165390" w:rsidRPr="00CD2777">
        <w:rPr>
          <w:rFonts w:ascii="Batang" w:eastAsia="Batang" w:hAnsi="Batang" w:cs="함초롬바탕" w:hint="eastAsia"/>
        </w:rPr>
        <w:t xml:space="preserve"> </w:t>
      </w:r>
      <w:r w:rsidRPr="00CD2777">
        <w:rPr>
          <w:rFonts w:ascii="Batang" w:eastAsia="Batang" w:hAnsi="Batang" w:cs="함초롬바탕" w:hint="eastAsia"/>
        </w:rPr>
        <w:t>이는 본 연구가 주목하는 핵심 문제의식이다. 나아가 이러한 견해 생성의 구조적 한계는 단순히 기술적 문제를 넘어, 인간 의사결정자의 인지적 제약이라는 보다 근본적인 원인에서 비롯한다.</w:t>
      </w:r>
    </w:p>
    <w:p w14:paraId="652B5897" w14:textId="77777777" w:rsidR="00A62E1F" w:rsidRPr="00CD2777" w:rsidRDefault="00A62E1F">
      <w:pPr>
        <w:wordWrap/>
        <w:spacing w:line="360" w:lineRule="auto"/>
        <w:ind w:firstLineChars="100" w:firstLine="220"/>
        <w:jc w:val="both"/>
        <w:rPr>
          <w:rFonts w:ascii="Batang" w:eastAsia="Batang" w:hAnsi="Batang" w:cs="함초롬바탕"/>
        </w:rPr>
        <w:pPrChange w:id="6" w:author="나현종" w:date="2025-11-06T14:03:00Z" w16du:dateUtc="2025-11-06T05:03:00Z">
          <w:pPr>
            <w:wordWrap/>
            <w:spacing w:line="360" w:lineRule="auto"/>
            <w:jc w:val="both"/>
          </w:pPr>
        </w:pPrChange>
      </w:pPr>
    </w:p>
    <w:p w14:paraId="371148E8" w14:textId="62C3DEA9" w:rsidR="00C354FC" w:rsidRPr="00CD2777" w:rsidRDefault="00C354FC">
      <w:pPr>
        <w:wordWrap/>
        <w:spacing w:line="360" w:lineRule="auto"/>
        <w:ind w:firstLineChars="100" w:firstLine="220"/>
        <w:jc w:val="both"/>
        <w:rPr>
          <w:rFonts w:ascii="Batang" w:eastAsia="Batang" w:hAnsi="Batang" w:cs="함초롬바탕"/>
          <w:i/>
          <w:iCs/>
        </w:rPr>
        <w:pPrChange w:id="7" w:author="나현종" w:date="2025-11-06T14:03:00Z" w16du:dateUtc="2025-11-06T05:03:00Z">
          <w:pPr>
            <w:wordWrap/>
            <w:spacing w:line="360" w:lineRule="auto"/>
            <w:jc w:val="both"/>
          </w:pPr>
        </w:pPrChange>
      </w:pPr>
      <w:r w:rsidRPr="00CD2777">
        <w:rPr>
          <w:rFonts w:ascii="Batang" w:eastAsia="Batang" w:hAnsi="Batang" w:cs="함초롬바탕" w:hint="eastAsia"/>
          <w:i/>
          <w:iCs/>
        </w:rPr>
        <w:t>2.1.2. 인간 의사결정의 인지적 한계</w:t>
      </w:r>
    </w:p>
    <w:p w14:paraId="5D177D28" w14:textId="4821C4DF" w:rsidR="00165390" w:rsidRPr="00CD2777" w:rsidRDefault="00C354FC"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모형의 견해 생성 과정이 인간의 직관과 경험적 판단에 의존한다는 사실은 일관성과 재현성의 결여라는 문제로 귀결된다. 행동재무학 문헌은 투자자의 의사결정이 다양한 인지적 편향에 의해 체계적으로 왜곡됨을 광범위하게 실증해왔으며</w:t>
      </w:r>
      <w:r w:rsidRPr="00F26DBA">
        <w:rPr>
          <w:rFonts w:ascii="Batang" w:eastAsia="Batang" w:hAnsi="Batang" w:cs="함초롬바탕" w:hint="eastAsia"/>
          <w:color w:val="000000" w:themeColor="text1"/>
        </w:rPr>
        <w:t>,</w:t>
      </w:r>
      <w:r w:rsidR="0046768E" w:rsidRPr="0046768E">
        <w:t xml:space="preserve"> </w:t>
      </w:r>
      <w:r w:rsidR="0046768E" w:rsidRPr="0046768E">
        <w:rPr>
          <w:rFonts w:ascii="Batang" w:eastAsia="Batang" w:hAnsi="Batang" w:cs="함초롬바탕"/>
          <w:color w:val="000000" w:themeColor="text1"/>
        </w:rPr>
        <w:t>De Bondt and Thaler (1985, 1987)는 대표성 편향으로 인한 과잉반응과 수익률의 장기 역전 현상을, Barber and Odean (2000)은 과잉확신이 잦은 매매와 성과 저하로 이어지는 패턴을 각각 제시하였다. 이러한 연구들은 투자자가 객관적 정보보다 심리적 요인에 기반해 비합리적 판단을 내린다는 점을 보여주며, 이는 Black–</w:t>
      </w:r>
      <w:proofErr w:type="spellStart"/>
      <w:r w:rsidR="0046768E" w:rsidRPr="0046768E">
        <w:rPr>
          <w:rFonts w:ascii="Batang" w:eastAsia="Batang" w:hAnsi="Batang" w:cs="함초롬바탕"/>
          <w:color w:val="000000" w:themeColor="text1"/>
        </w:rPr>
        <w:t>Litterman</w:t>
      </w:r>
      <w:proofErr w:type="spellEnd"/>
      <w:r w:rsidR="0046768E" w:rsidRPr="0046768E">
        <w:rPr>
          <w:rFonts w:ascii="Batang" w:eastAsia="Batang" w:hAnsi="Batang" w:cs="함초롬바탕"/>
          <w:color w:val="000000" w:themeColor="text1"/>
        </w:rPr>
        <w:t xml:space="preserve"> 모형에서 인간이 형성하는 견해가 편향된 주관적 신념에 기초할 가능성을 시사한다.</w:t>
      </w:r>
      <w:r w:rsidR="0046768E">
        <w:rPr>
          <w:rFonts w:ascii="Batang" w:eastAsia="Batang" w:hAnsi="Batang" w:cs="함초롬바탕" w:hint="eastAsia"/>
          <w:color w:val="000000" w:themeColor="text1"/>
        </w:rPr>
        <w:t xml:space="preserve"> </w:t>
      </w:r>
      <w:r w:rsidRPr="00F26DBA">
        <w:rPr>
          <w:rFonts w:ascii="Batang" w:eastAsia="Batang" w:hAnsi="Batang" w:cs="함초롬바탕" w:hint="eastAsia"/>
          <w:color w:val="000000" w:themeColor="text1"/>
        </w:rPr>
        <w:t xml:space="preserve">이러한 </w:t>
      </w:r>
      <w:r w:rsidRPr="00CD2777">
        <w:rPr>
          <w:rFonts w:ascii="Batang" w:eastAsia="Batang" w:hAnsi="Batang" w:cs="함초롬바탕" w:hint="eastAsia"/>
        </w:rPr>
        <w:t>편향들은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모형이 전제하는 합리적이고 </w:t>
      </w:r>
      <w:proofErr w:type="spellStart"/>
      <w:r w:rsidRPr="00CD2777">
        <w:rPr>
          <w:rFonts w:ascii="Batang" w:eastAsia="Batang" w:hAnsi="Batang" w:cs="함초롬바탕" w:hint="eastAsia"/>
        </w:rPr>
        <w:t>정합적인</w:t>
      </w:r>
      <w:proofErr w:type="spellEnd"/>
      <w:r w:rsidRPr="00CD2777">
        <w:rPr>
          <w:rFonts w:ascii="Batang" w:eastAsia="Batang" w:hAnsi="Batang" w:cs="함초롬바탕" w:hint="eastAsia"/>
        </w:rPr>
        <w:t xml:space="preserve"> 견해 형성을 저해하는 구조적 요인으로 작용한다.</w:t>
      </w:r>
      <w:r w:rsidRPr="00CD2777" w:rsidDel="00C354FC">
        <w:rPr>
          <w:rFonts w:ascii="Batang" w:eastAsia="Batang" w:hAnsi="Batang" w:cs="함초롬바탕" w:hint="eastAsia"/>
        </w:rPr>
        <w:t xml:space="preserve"> </w:t>
      </w:r>
    </w:p>
    <w:p w14:paraId="5AEB7640" w14:textId="681D75C3" w:rsidR="00C354FC" w:rsidRPr="00CD2777" w:rsidRDefault="00165390">
      <w:pPr>
        <w:wordWrap/>
        <w:spacing w:line="360" w:lineRule="auto"/>
        <w:ind w:firstLineChars="100" w:firstLine="220"/>
        <w:jc w:val="both"/>
        <w:rPr>
          <w:rFonts w:ascii="Batang" w:eastAsia="Batang" w:hAnsi="Batang" w:cs="함초롬바탕"/>
        </w:rPr>
        <w:pPrChange w:id="8" w:author="나현종" w:date="2025-11-06T14:03:00Z" w16du:dateUtc="2025-11-06T05:03:00Z">
          <w:pPr>
            <w:wordWrap/>
            <w:spacing w:line="360" w:lineRule="auto"/>
            <w:jc w:val="both"/>
          </w:pPr>
        </w:pPrChange>
      </w:pPr>
      <w:r w:rsidRPr="00CD2777">
        <w:rPr>
          <w:rFonts w:ascii="Batang" w:eastAsia="Batang" w:hAnsi="Batang" w:cs="함초롬바탕" w:hint="eastAsia"/>
        </w:rPr>
        <w:t xml:space="preserve"> </w:t>
      </w:r>
      <w:r w:rsidR="00C354FC" w:rsidRPr="00CD2777">
        <w:rPr>
          <w:rFonts w:ascii="Batang" w:eastAsia="Batang" w:hAnsi="Batang" w:cs="함초롬바탕" w:hint="eastAsia"/>
        </w:rPr>
        <w:t xml:space="preserve">먼저 손실회피와 </w:t>
      </w:r>
      <w:proofErr w:type="spellStart"/>
      <w:r w:rsidR="00C354FC" w:rsidRPr="00CD2777">
        <w:rPr>
          <w:rFonts w:ascii="Batang" w:eastAsia="Batang" w:hAnsi="Batang" w:cs="함초롬바탕" w:hint="eastAsia"/>
        </w:rPr>
        <w:t>참조점</w:t>
      </w:r>
      <w:proofErr w:type="spellEnd"/>
      <w:r w:rsidR="00C354FC" w:rsidRPr="00CD2777">
        <w:rPr>
          <w:rFonts w:ascii="Batang" w:eastAsia="Batang" w:hAnsi="Batang" w:cs="함초롬바탕" w:hint="eastAsia"/>
        </w:rPr>
        <w:t xml:space="preserve"> 의존성은 투자자가 기대효용이 아닌 심리적 참조점을 기준으로 판단하게 만든다는 점에서 문제가 된다. </w:t>
      </w:r>
      <w:r w:rsidRPr="00CD2777">
        <w:rPr>
          <w:rFonts w:ascii="Batang" w:eastAsia="Batang" w:hAnsi="Batang" w:cs="함초롬바탕" w:hint="eastAsia"/>
        </w:rPr>
        <w:t>Kahneman</w:t>
      </w:r>
      <w:r w:rsidR="00C354FC" w:rsidRPr="00CD2777">
        <w:rPr>
          <w:rFonts w:ascii="Batang" w:eastAsia="Batang" w:hAnsi="Batang" w:cs="함초롬바탕" w:hint="eastAsia"/>
        </w:rPr>
        <w:t xml:space="preserve"> and</w:t>
      </w:r>
      <w:r w:rsidRPr="00CD2777">
        <w:rPr>
          <w:rFonts w:ascii="Batang" w:eastAsia="Batang" w:hAnsi="Batang" w:cs="함초롬바탕" w:hint="eastAsia"/>
        </w:rPr>
        <w:t xml:space="preserve"> Tversky(1979)</w:t>
      </w:r>
      <w:r w:rsidR="00C354FC" w:rsidRPr="00CD2777">
        <w:rPr>
          <w:rFonts w:ascii="Batang" w:eastAsia="Batang" w:hAnsi="Batang" w:cs="함초롬바탕" w:hint="eastAsia"/>
        </w:rPr>
        <w:t>의 전망이론(Prospect Theory)은 투자자가</w:t>
      </w:r>
      <w:r w:rsidRPr="00CD2777">
        <w:rPr>
          <w:rFonts w:ascii="Batang" w:eastAsia="Batang" w:hAnsi="Batang" w:cs="함초롬바탕" w:hint="eastAsia"/>
        </w:rPr>
        <w:t xml:space="preserve"> 손실과 이익을 비대칭적으로 평가하며, </w:t>
      </w:r>
      <w:r w:rsidR="00C354FC" w:rsidRPr="00CD2777">
        <w:rPr>
          <w:rFonts w:ascii="Batang" w:eastAsia="Batang" w:hAnsi="Batang" w:cs="함초롬바탕" w:hint="eastAsia"/>
        </w:rPr>
        <w:t>특히 손실을 이익보다 더 크게 느낀다는 점을 보였다. 이러한 손실회피 성향은 투자자가 단기 하락 위험을 과대평가하도록 만들어, Black-</w:t>
      </w:r>
      <w:proofErr w:type="spellStart"/>
      <w:r w:rsidR="00C354FC" w:rsidRPr="00CD2777">
        <w:rPr>
          <w:rFonts w:ascii="Batang" w:eastAsia="Batang" w:hAnsi="Batang" w:cs="함초롬바탕" w:hint="eastAsia"/>
        </w:rPr>
        <w:t>Litterman</w:t>
      </w:r>
      <w:proofErr w:type="spellEnd"/>
      <w:r w:rsidR="00C354FC" w:rsidRPr="00CD2777">
        <w:rPr>
          <w:rFonts w:ascii="Batang" w:eastAsia="Batang" w:hAnsi="Batang" w:cs="함초롬바탕" w:hint="eastAsia"/>
        </w:rPr>
        <w:t xml:space="preserve"> 모형의 견해를 과도하게 보수적으로 설정하거나 특정 자산군에 대한 부정적 견해를 확대 해석하게 만든다. 결과적으로 </w:t>
      </w:r>
      <w:r w:rsidR="00E01B41" w:rsidRPr="00CD2777">
        <w:rPr>
          <w:rFonts w:ascii="Batang" w:eastAsia="Batang" w:hAnsi="Batang" w:cs="함초롬바탕" w:hint="eastAsia"/>
        </w:rPr>
        <w:t>베이지안 통합 과정에서 산출되는 사후 기대수익률은</w:t>
      </w:r>
      <w:r w:rsidR="00C354FC" w:rsidRPr="00CD2777">
        <w:rPr>
          <w:rFonts w:ascii="Batang" w:eastAsia="Batang" w:hAnsi="Batang" w:cs="함초롬바탕" w:hint="eastAsia"/>
        </w:rPr>
        <w:t xml:space="preserve"> 시장균형 대비 편향된 형태를 띠게 되며</w:t>
      </w:r>
      <w:r w:rsidR="00E01B41" w:rsidRPr="00CD2777">
        <w:rPr>
          <w:rFonts w:ascii="Batang" w:eastAsia="Batang" w:hAnsi="Batang" w:cs="함초롬바탕" w:hint="eastAsia"/>
        </w:rPr>
        <w:t>, 이는 포트폴리오의 효율성을 저해하는 요인이 된다.</w:t>
      </w:r>
    </w:p>
    <w:p w14:paraId="7F16A4B4" w14:textId="547F0B29" w:rsidR="00A34AED" w:rsidRPr="00A34AED" w:rsidRDefault="00E01B41" w:rsidP="00A34AED">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 xml:space="preserve">  이와 더불어 최근성 편향과 확증 편향은 투자자가 특정 시점의 정보나 경험에 과도하게 의존하게 하여, 시장 전반의 신호를 균형적으로 해석하는 능력을 저하시킨다. 최근성 편향은 투자자가 단기 수익률 변화를 장기 추세로 착각하게 </w:t>
      </w:r>
      <w:proofErr w:type="gramStart"/>
      <w:r w:rsidRPr="00CD2777">
        <w:rPr>
          <w:rFonts w:ascii="Batang" w:eastAsia="Batang" w:hAnsi="Batang" w:cs="함초롬바탕" w:hint="eastAsia"/>
        </w:rPr>
        <w:t>만들어</w:t>
      </w:r>
      <w:proofErr w:type="gramEnd"/>
      <w:r w:rsidRPr="00CD2777">
        <w:rPr>
          <w:rFonts w:ascii="Batang" w:eastAsia="Batang" w:hAnsi="Batang" w:cs="함초롬바탕" w:hint="eastAsia"/>
        </w:rPr>
        <w:t>,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모형의 견해가 단기 시그널에 </w:t>
      </w:r>
      <w:proofErr w:type="spellStart"/>
      <w:r w:rsidRPr="00CD2777">
        <w:rPr>
          <w:rFonts w:ascii="Batang" w:eastAsia="Batang" w:hAnsi="Batang" w:cs="함초롬바탕" w:hint="eastAsia"/>
        </w:rPr>
        <w:t>과적합되는</w:t>
      </w:r>
      <w:proofErr w:type="spellEnd"/>
      <w:r w:rsidRPr="00CD2777">
        <w:rPr>
          <w:rFonts w:ascii="Batang" w:eastAsia="Batang" w:hAnsi="Batang" w:cs="함초롬바탕" w:hint="eastAsia"/>
        </w:rPr>
        <w:t xml:space="preserve"> 경향을 유발한다. 이는 De Bondt and Thaler(1985)와 Barberis et al.(1998)이 실증한 바와 같이 투자자가 최근 정보에 과도하게 반응해 단기 과잉반응을 보인다는 결과와 일치한다. 반면 확증 편향과 고착 편향은 새로운 정보가 주어지더라도 기존 견해를 수정하지 못하게 하여, 신뢰도 행렬의 갱신 과정에서 과도한 확신이 반영되는 문제를 초래한다. Rabin and Schrag(1999)는 이러한 선택적 정보처리가 기존 신념을 </w:t>
      </w:r>
      <w:proofErr w:type="spellStart"/>
      <w:r w:rsidRPr="00CD2777">
        <w:rPr>
          <w:rFonts w:ascii="Batang" w:eastAsia="Batang" w:hAnsi="Batang" w:cs="함초롬바탕" w:hint="eastAsia"/>
        </w:rPr>
        <w:t>강화시키는</w:t>
      </w:r>
      <w:proofErr w:type="spellEnd"/>
      <w:r w:rsidRPr="00CD2777">
        <w:rPr>
          <w:rFonts w:ascii="Batang" w:eastAsia="Batang" w:hAnsi="Batang" w:cs="함초롬바탕" w:hint="eastAsia"/>
        </w:rPr>
        <w:t xml:space="preserve"> 방향으로 작동함을 보였으며, Daniel et al.(1998)은 투자자가 자신의 정보 정확도를 과대평가해 견해 수정이 지연된다고 지적하였다.</w:t>
      </w:r>
    </w:p>
    <w:p w14:paraId="51B2B574" w14:textId="7AB72BCC" w:rsidR="00165390" w:rsidRPr="00CD2777" w:rsidDel="00E01B41" w:rsidRDefault="00E01B41">
      <w:pPr>
        <w:wordWrap/>
        <w:spacing w:line="360" w:lineRule="auto"/>
        <w:ind w:firstLineChars="100" w:firstLine="220"/>
        <w:jc w:val="both"/>
        <w:rPr>
          <w:del w:id="9" w:author="나현종" w:date="2025-11-05T17:03:00Z" w16du:dateUtc="2025-11-05T08:03:00Z"/>
          <w:rFonts w:ascii="Batang" w:eastAsia="Batang" w:hAnsi="Batang" w:cs="함초롬바탕"/>
        </w:rPr>
      </w:pPr>
      <w:r w:rsidRPr="00CD2777">
        <w:rPr>
          <w:rFonts w:ascii="Batang" w:eastAsia="Batang" w:hAnsi="Batang" w:cs="함초롬바탕" w:hint="eastAsia"/>
        </w:rPr>
        <w:t>이러한 편향들은 개별 투자자의 심리적 특성을 넘어, 인간의 정보처리 능력 자체가 갖는 구조적 한계와 결합될 때 더욱 심각한 문제로 나타난다.</w:t>
      </w:r>
      <w:r w:rsidR="00165390" w:rsidRPr="00CD2777">
        <w:rPr>
          <w:rFonts w:ascii="Batang" w:eastAsia="Batang" w:hAnsi="Batang" w:cs="함초롬바탕" w:hint="eastAsia"/>
        </w:rPr>
        <w:t xml:space="preserve"> Miller(1956)가 지적</w:t>
      </w:r>
      <w:r w:rsidRPr="00CD2777">
        <w:rPr>
          <w:rFonts w:ascii="Batang" w:eastAsia="Batang" w:hAnsi="Batang" w:cs="함초롬바탕" w:hint="eastAsia"/>
        </w:rPr>
        <w:t>한 바와 같이</w:t>
      </w:r>
      <w:r w:rsidR="00165390" w:rsidRPr="00CD2777">
        <w:rPr>
          <w:rFonts w:ascii="Batang" w:eastAsia="Batang" w:hAnsi="Batang" w:cs="함초롬바탕" w:hint="eastAsia"/>
        </w:rPr>
        <w:t>, 인간의 작업기억 용량은 약 7±2개 항목으로 제한되어 있어, 수십 개의 섹터와 변수 간 관계를 동시에 고려하</w:t>
      </w:r>
      <w:r w:rsidRPr="00CD2777">
        <w:rPr>
          <w:rFonts w:ascii="Batang" w:eastAsia="Batang" w:hAnsi="Batang" w:cs="함초롬바탕" w:hint="eastAsia"/>
        </w:rPr>
        <w:t>는 것이 근본적으로</w:t>
      </w:r>
      <w:r w:rsidR="00165390" w:rsidRPr="00CD2777">
        <w:rPr>
          <w:rFonts w:ascii="Batang" w:eastAsia="Batang" w:hAnsi="Batang" w:cs="함초롬바탕" w:hint="eastAsia"/>
        </w:rPr>
        <w:t xml:space="preserve"> 어렵다. </w:t>
      </w:r>
      <w:proofErr w:type="spellStart"/>
      <w:r w:rsidR="00165390" w:rsidRPr="00CD2777">
        <w:rPr>
          <w:rFonts w:ascii="Batang" w:eastAsia="Batang" w:hAnsi="Batang" w:cs="함초롬바탕" w:hint="eastAsia"/>
        </w:rPr>
        <w:t>Hirshleifer</w:t>
      </w:r>
      <w:proofErr w:type="spellEnd"/>
      <w:r w:rsidRPr="00CD2777">
        <w:rPr>
          <w:rFonts w:ascii="Batang" w:eastAsia="Batang" w:hAnsi="Batang" w:cs="함초롬바탕" w:hint="eastAsia"/>
        </w:rPr>
        <w:t xml:space="preserve"> and</w:t>
      </w:r>
      <w:r w:rsidR="00165390" w:rsidRPr="00CD2777">
        <w:rPr>
          <w:rFonts w:ascii="Batang" w:eastAsia="Batang" w:hAnsi="Batang" w:cs="함초롬바탕" w:hint="eastAsia"/>
        </w:rPr>
        <w:t xml:space="preserve"> Teoh(2003)</w:t>
      </w:r>
      <w:r w:rsidRPr="00CD2777">
        <w:rPr>
          <w:rFonts w:ascii="Batang" w:eastAsia="Batang" w:hAnsi="Batang" w:cs="함초롬바탕" w:hint="eastAsia"/>
        </w:rPr>
        <w:t>와</w:t>
      </w:r>
      <w:r w:rsidR="00165390" w:rsidRPr="00CD2777">
        <w:rPr>
          <w:rFonts w:ascii="Batang" w:eastAsia="Batang" w:hAnsi="Batang" w:cs="함초롬바탕" w:hint="eastAsia"/>
        </w:rPr>
        <w:t xml:space="preserve"> Peng</w:t>
      </w:r>
      <w:r w:rsidRPr="00CD2777">
        <w:rPr>
          <w:rFonts w:ascii="Batang" w:eastAsia="Batang" w:hAnsi="Batang" w:cs="함초롬바탕" w:hint="eastAsia"/>
        </w:rPr>
        <w:t xml:space="preserve"> and</w:t>
      </w:r>
      <w:r w:rsidR="00165390" w:rsidRPr="00CD2777">
        <w:rPr>
          <w:rFonts w:ascii="Batang" w:eastAsia="Batang" w:hAnsi="Batang" w:cs="함초롬바탕" w:hint="eastAsia"/>
        </w:rPr>
        <w:t xml:space="preserve"> Xiong(2006)은 </w:t>
      </w:r>
      <w:r w:rsidRPr="00CD2777">
        <w:rPr>
          <w:rFonts w:ascii="Batang" w:eastAsia="Batang" w:hAnsi="Batang" w:cs="함초롬바탕" w:hint="eastAsia"/>
        </w:rPr>
        <w:t>이러한</w:t>
      </w:r>
      <w:r w:rsidR="00165390" w:rsidRPr="00CD2777">
        <w:rPr>
          <w:rFonts w:ascii="Batang" w:eastAsia="Batang" w:hAnsi="Batang" w:cs="함초롬바탕" w:hint="eastAsia"/>
        </w:rPr>
        <w:t xml:space="preserve"> 인지 용량의 제약이 투자자의 </w:t>
      </w:r>
      <w:r w:rsidRPr="00CD2777">
        <w:rPr>
          <w:rFonts w:ascii="Batang" w:eastAsia="Batang" w:hAnsi="Batang" w:cs="함초롬바탕" w:hint="eastAsia"/>
        </w:rPr>
        <w:t>주의 배분을</w:t>
      </w:r>
      <w:r w:rsidR="00165390" w:rsidRPr="00CD2777">
        <w:rPr>
          <w:rFonts w:ascii="Batang" w:eastAsia="Batang" w:hAnsi="Batang" w:cs="함초롬바탕" w:hint="eastAsia"/>
        </w:rPr>
        <w:t xml:space="preserve"> 왜곡시켜</w:t>
      </w:r>
      <w:r w:rsidRPr="00CD2777">
        <w:rPr>
          <w:rFonts w:ascii="Batang" w:eastAsia="Batang" w:hAnsi="Batang" w:cs="함초롬바탕" w:hint="eastAsia"/>
        </w:rPr>
        <w:t>,</w:t>
      </w:r>
      <w:r w:rsidR="00165390" w:rsidRPr="00CD2777">
        <w:rPr>
          <w:rFonts w:ascii="Batang" w:eastAsia="Batang" w:hAnsi="Batang" w:cs="함초롬바탕" w:hint="eastAsia"/>
        </w:rPr>
        <w:t xml:space="preserve"> 특정 지표나 뉴스에 집중하는 반면 다른 중요한 변수들을 무시하게 된다고 지적했다. B</w:t>
      </w:r>
      <w:r w:rsidRPr="00CD2777">
        <w:rPr>
          <w:rFonts w:ascii="Batang" w:eastAsia="Batang" w:hAnsi="Batang" w:cs="함초롬바탕" w:hint="eastAsia"/>
        </w:rPr>
        <w:t>lack-</w:t>
      </w:r>
      <w:proofErr w:type="spellStart"/>
      <w:r w:rsidRPr="00CD2777">
        <w:rPr>
          <w:rFonts w:ascii="Batang" w:eastAsia="Batang" w:hAnsi="Batang" w:cs="함초롬바탕" w:hint="eastAsia"/>
        </w:rPr>
        <w:t>Litterman</w:t>
      </w:r>
      <w:proofErr w:type="spellEnd"/>
      <w:r w:rsidR="00165390" w:rsidRPr="00CD2777">
        <w:rPr>
          <w:rFonts w:ascii="Batang" w:eastAsia="Batang" w:hAnsi="Batang" w:cs="함초롬바탕" w:hint="eastAsia"/>
        </w:rPr>
        <w:t xml:space="preserve"> 모형의 견해 생성 과정은 </w:t>
      </w:r>
      <w:r w:rsidRPr="00CD2777">
        <w:rPr>
          <w:rFonts w:ascii="Batang" w:eastAsia="Batang" w:hAnsi="Batang" w:cs="함초롬바탕" w:hint="eastAsia"/>
        </w:rPr>
        <w:t xml:space="preserve">본질적으로 </w:t>
      </w:r>
      <w:r w:rsidR="00165390" w:rsidRPr="00CD2777">
        <w:rPr>
          <w:rFonts w:ascii="Batang" w:eastAsia="Batang" w:hAnsi="Batang" w:cs="함초롬바탕" w:hint="eastAsia"/>
        </w:rPr>
        <w:t>다차원적 정보를 동시</w:t>
      </w:r>
      <w:r w:rsidRPr="00CD2777">
        <w:rPr>
          <w:rFonts w:ascii="Batang" w:eastAsia="Batang" w:hAnsi="Batang" w:cs="함초롬바탕" w:hint="eastAsia"/>
        </w:rPr>
        <w:t>에</w:t>
      </w:r>
      <w:r w:rsidR="00165390" w:rsidRPr="00CD2777">
        <w:rPr>
          <w:rFonts w:ascii="Batang" w:eastAsia="Batang" w:hAnsi="Batang" w:cs="함초롬바탕" w:hint="eastAsia"/>
        </w:rPr>
        <w:t xml:space="preserve"> 통합</w:t>
      </w:r>
      <w:r w:rsidRPr="00CD2777">
        <w:rPr>
          <w:rFonts w:ascii="Batang" w:eastAsia="Batang" w:hAnsi="Batang" w:cs="함초롬바탕" w:hint="eastAsia"/>
        </w:rPr>
        <w:t xml:space="preserve">하고 일관된 상대적 판단을 도출해야 </w:t>
      </w:r>
      <w:r w:rsidR="00D71844" w:rsidRPr="00CD2777">
        <w:rPr>
          <w:rFonts w:ascii="Batang" w:eastAsia="Batang" w:hAnsi="Batang" w:cs="함초롬바탕" w:hint="eastAsia"/>
        </w:rPr>
        <w:t>하므로</w:t>
      </w:r>
      <w:r w:rsidR="00D71844" w:rsidRPr="00CD2777">
        <w:rPr>
          <w:rFonts w:ascii="Batang" w:eastAsia="Batang" w:hAnsi="Batang" w:cs="함초롬바탕"/>
        </w:rPr>
        <w:t>, 이러한</w:t>
      </w:r>
      <w:r w:rsidR="00165390" w:rsidRPr="00CD2777">
        <w:rPr>
          <w:rFonts w:ascii="Batang" w:eastAsia="Batang" w:hAnsi="Batang" w:cs="함초롬바탕" w:hint="eastAsia"/>
        </w:rPr>
        <w:t xml:space="preserve"> </w:t>
      </w:r>
      <w:r w:rsidRPr="00CD2777">
        <w:rPr>
          <w:rFonts w:ascii="Batang" w:eastAsia="Batang" w:hAnsi="Batang" w:cs="함초롬바탕" w:hint="eastAsia"/>
        </w:rPr>
        <w:t>선택적 주의</w:t>
      </w:r>
      <w:r w:rsidR="00165390" w:rsidRPr="00CD2777">
        <w:rPr>
          <w:rFonts w:ascii="Batang" w:eastAsia="Batang" w:hAnsi="Batang" w:cs="함초롬바탕" w:hint="eastAsia"/>
        </w:rPr>
        <w:t xml:space="preserve">는 필연적으로 </w:t>
      </w:r>
      <w:r w:rsidRPr="00CD2777">
        <w:rPr>
          <w:rFonts w:ascii="Batang" w:eastAsia="Batang" w:hAnsi="Batang" w:cs="함초롬바탕" w:hint="eastAsia"/>
        </w:rPr>
        <w:t>견해</w:t>
      </w:r>
      <w:r w:rsidR="00165390" w:rsidRPr="00CD2777">
        <w:rPr>
          <w:rFonts w:ascii="Batang" w:eastAsia="Batang" w:hAnsi="Batang" w:cs="함초롬바탕" w:hint="eastAsia"/>
        </w:rPr>
        <w:t xml:space="preserve">의 정보 손실과 </w:t>
      </w:r>
      <w:r w:rsidRPr="00CD2777">
        <w:rPr>
          <w:rFonts w:ascii="Batang" w:eastAsia="Batang" w:hAnsi="Batang" w:cs="함초롬바탕" w:hint="eastAsia"/>
        </w:rPr>
        <w:t>신뢰도 행렬</w:t>
      </w:r>
      <w:r w:rsidR="00165390" w:rsidRPr="00CD2777">
        <w:rPr>
          <w:rFonts w:ascii="Batang" w:eastAsia="Batang" w:hAnsi="Batang" w:cs="함초롬바탕" w:hint="eastAsia"/>
        </w:rPr>
        <w:t>의 불안정성을 초래한다.</w:t>
      </w:r>
    </w:p>
    <w:p w14:paraId="229CCBF0" w14:textId="77777777" w:rsidR="001E13FD" w:rsidRPr="00CD2777" w:rsidRDefault="001E13FD">
      <w:pPr>
        <w:wordWrap/>
        <w:spacing w:line="360" w:lineRule="auto"/>
        <w:ind w:firstLineChars="100" w:firstLine="220"/>
        <w:jc w:val="both"/>
        <w:rPr>
          <w:rFonts w:ascii="Batang" w:eastAsia="Batang" w:hAnsi="Batang" w:cs="함초롬바탕"/>
        </w:rPr>
        <w:pPrChange w:id="10" w:author="나현종" w:date="2025-11-06T14:03:00Z" w16du:dateUtc="2025-11-06T05:03:00Z">
          <w:pPr>
            <w:spacing w:line="276" w:lineRule="auto"/>
            <w:jc w:val="both"/>
          </w:pPr>
        </w:pPrChange>
      </w:pPr>
    </w:p>
    <w:p w14:paraId="0FF685E1" w14:textId="1503A683" w:rsidR="00E01B41" w:rsidRPr="00CD2777" w:rsidRDefault="00165390"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 xml:space="preserve">이러한 </w:t>
      </w:r>
      <w:r w:rsidR="00E01B41" w:rsidRPr="00CD2777">
        <w:rPr>
          <w:rFonts w:ascii="Batang" w:eastAsia="Batang" w:hAnsi="Batang" w:cs="함초롬바탕" w:hint="eastAsia"/>
        </w:rPr>
        <w:t xml:space="preserve">인지적 </w:t>
      </w:r>
      <w:r w:rsidRPr="00CD2777">
        <w:rPr>
          <w:rFonts w:ascii="Batang" w:eastAsia="Batang" w:hAnsi="Batang" w:cs="함초롬바탕" w:hint="eastAsia"/>
        </w:rPr>
        <w:t xml:space="preserve">한계는 </w:t>
      </w:r>
      <w:r w:rsidR="00E01B41" w:rsidRPr="00CD2777">
        <w:rPr>
          <w:rFonts w:ascii="Batang" w:eastAsia="Batang" w:hAnsi="Batang" w:cs="함초롬바탕" w:hint="eastAsia"/>
        </w:rPr>
        <w:t xml:space="preserve">이론적 지적을 넘어 </w:t>
      </w:r>
      <w:r w:rsidRPr="00CD2777">
        <w:rPr>
          <w:rFonts w:ascii="Batang" w:eastAsia="Batang" w:hAnsi="Batang" w:cs="함초롬바탕" w:hint="eastAsia"/>
        </w:rPr>
        <w:t xml:space="preserve">실제 애널리스트 수준에서도 관찰된다. Bhushan(1989)은 애널리스트가 시간과 자원의 제약으로 분석 범위를 제한하며, </w:t>
      </w:r>
      <w:proofErr w:type="spellStart"/>
      <w:r w:rsidRPr="00CD2777">
        <w:rPr>
          <w:rFonts w:ascii="Batang" w:eastAsia="Batang" w:hAnsi="Batang" w:cs="함초롬바탕" w:hint="eastAsia"/>
        </w:rPr>
        <w:t>커버리지를</w:t>
      </w:r>
      <w:proofErr w:type="spellEnd"/>
      <w:r w:rsidRPr="00CD2777">
        <w:rPr>
          <w:rFonts w:ascii="Batang" w:eastAsia="Batang" w:hAnsi="Batang" w:cs="함초롬바탕" w:hint="eastAsia"/>
        </w:rPr>
        <w:t xml:space="preserve"> 확장할수록 정확도가 감소한다고 보고하였다.</w:t>
      </w:r>
      <w:r w:rsidR="00C15005" w:rsidRPr="00CD2777">
        <w:rPr>
          <w:rFonts w:ascii="Batang" w:eastAsia="Batang" w:hAnsi="Batang" w:cs="함초롬바탕" w:hint="eastAsia"/>
        </w:rPr>
        <w:t xml:space="preserve"> </w:t>
      </w:r>
      <w:r w:rsidRPr="00CD2777">
        <w:rPr>
          <w:rFonts w:ascii="Batang" w:eastAsia="Batang" w:hAnsi="Batang" w:cs="함초롬바탕" w:hint="eastAsia"/>
        </w:rPr>
        <w:t xml:space="preserve">이는 </w:t>
      </w:r>
      <w:r w:rsidR="00E01B41" w:rsidRPr="00CD2777">
        <w:rPr>
          <w:rFonts w:ascii="Batang" w:eastAsia="Batang" w:hAnsi="Batang" w:cs="함초롬바탕" w:hint="eastAsia"/>
        </w:rPr>
        <w:t>Black-</w:t>
      </w:r>
      <w:proofErr w:type="spellStart"/>
      <w:r w:rsidR="00E01B41"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모형이 요구하는 시장 전체를 포괄하는 다차원적 견해 생성이 인간 분석가의 한계로 인해 실무에서 구현되기 어렵다는 점을 실증적으로 뒷받침한다.</w:t>
      </w:r>
      <w:r w:rsidR="00E01B41" w:rsidRPr="00CD2777">
        <w:rPr>
          <w:rFonts w:ascii="Batang" w:eastAsia="Batang" w:hAnsi="Batang" w:cs="함초롬바탕" w:hint="eastAsia"/>
        </w:rPr>
        <w:t xml:space="preserve"> 더 나아가 이</w:t>
      </w:r>
      <w:r w:rsidRPr="00CD2777">
        <w:rPr>
          <w:rFonts w:ascii="Batang" w:eastAsia="Batang" w:hAnsi="Batang" w:cs="함초롬바탕" w:hint="eastAsia"/>
        </w:rPr>
        <w:t xml:space="preserve">러한 한계는 단순히 개인의 판단 문제를 넘어, 데이터의 유형별 분리와 통합적 해석 과정의 구조적 비효율성으로 이어진다. </w:t>
      </w:r>
      <w:r w:rsidR="00E01B41" w:rsidRPr="00CD2777">
        <w:rPr>
          <w:rFonts w:ascii="Batang" w:eastAsia="Batang" w:hAnsi="Batang" w:cs="함초롬바탕" w:hint="eastAsia"/>
        </w:rPr>
        <w:t>수익률의 시계열, 재무제표 정보, 거시경제 지표, 비정형 뉴스 등 이질적인 정보원을 일관된 투자 견해로 통합하는 과정은 인간 의사결정자에게 과도한 인지적 부담을 요구하며, 이는 결국 견해의 질적 저하로 귀결된다.</w:t>
      </w:r>
    </w:p>
    <w:p w14:paraId="73B2884E" w14:textId="7ACEB9CA" w:rsidR="00165390" w:rsidRPr="00CD2777" w:rsidRDefault="00165390" w:rsidP="008F5C7A">
      <w:pPr>
        <w:wordWrap/>
        <w:spacing w:line="360" w:lineRule="auto"/>
        <w:ind w:firstLineChars="100" w:firstLine="220"/>
        <w:jc w:val="both"/>
        <w:rPr>
          <w:rFonts w:ascii="Batang" w:eastAsia="Batang" w:hAnsi="Batang" w:cs="함초롬바탕"/>
          <w:strike/>
        </w:rPr>
      </w:pPr>
      <w:r w:rsidRPr="00CD2777">
        <w:rPr>
          <w:rFonts w:ascii="Batang" w:eastAsia="Batang" w:hAnsi="Batang" w:cs="함초롬바탕" w:hint="eastAsia"/>
        </w:rPr>
        <w:t xml:space="preserve">따라서 기존의 </w:t>
      </w:r>
      <w:proofErr w:type="spellStart"/>
      <w:r w:rsidRPr="00CD2777">
        <w:rPr>
          <w:rFonts w:ascii="Batang" w:eastAsia="Batang" w:hAnsi="Batang" w:cs="함초롬바탕" w:hint="eastAsia"/>
        </w:rPr>
        <w:t>수동적·직관적</w:t>
      </w:r>
      <w:proofErr w:type="spellEnd"/>
      <w:r w:rsidRPr="00CD2777">
        <w:rPr>
          <w:rFonts w:ascii="Batang" w:eastAsia="Batang" w:hAnsi="Batang" w:cs="함초롬바탕" w:hint="eastAsia"/>
        </w:rPr>
        <w:t xml:space="preserve"> 견해 생성 방식에서 벗어나, 대규모 정보를 객관적으로 </w:t>
      </w:r>
      <w:proofErr w:type="spellStart"/>
      <w:r w:rsidRPr="00CD2777">
        <w:rPr>
          <w:rFonts w:ascii="Batang" w:eastAsia="Batang" w:hAnsi="Batang" w:cs="함초롬바탕" w:hint="eastAsia"/>
        </w:rPr>
        <w:t>통합·분석할</w:t>
      </w:r>
      <w:proofErr w:type="spellEnd"/>
      <w:r w:rsidRPr="00CD2777">
        <w:rPr>
          <w:rFonts w:ascii="Batang" w:eastAsia="Batang" w:hAnsi="Batang" w:cs="함초롬바탕" w:hint="eastAsia"/>
        </w:rPr>
        <w:t xml:space="preserve"> 수 있는 체계적 견해 생성 메커니즘의 필요성이 제기된다. </w:t>
      </w:r>
      <w:r w:rsidR="00E01B41" w:rsidRPr="00CD2777">
        <w:rPr>
          <w:rFonts w:ascii="Batang" w:eastAsia="Batang" w:hAnsi="Batang" w:cs="함초롬바탕" w:hint="eastAsia"/>
        </w:rPr>
        <w:t>이러한 필요성은 단순히 효율성 향상을 넘어, Black-</w:t>
      </w:r>
      <w:proofErr w:type="spellStart"/>
      <w:r w:rsidR="00E01B41" w:rsidRPr="00CD2777">
        <w:rPr>
          <w:rFonts w:ascii="Batang" w:eastAsia="Batang" w:hAnsi="Batang" w:cs="함초롬바탕" w:hint="eastAsia"/>
        </w:rPr>
        <w:t>Litterman</w:t>
      </w:r>
      <w:proofErr w:type="spellEnd"/>
      <w:r w:rsidR="00E01B41" w:rsidRPr="00CD2777">
        <w:rPr>
          <w:rFonts w:ascii="Batang" w:eastAsia="Batang" w:hAnsi="Batang" w:cs="함초롬바탕" w:hint="eastAsia"/>
        </w:rPr>
        <w:t xml:space="preserve"> 모형의 이론적 우수성을 실무에서 실현하기 위한 근본적인 조건이라고 할 수 있다. 이러한 맥락에서 본 논문은 최근 급속히 발전하고 있는 대규모 언어모델과 인공지능 에이전트 기술을 활용해 한계를 극복하고자 한다.</w:t>
      </w:r>
    </w:p>
    <w:p w14:paraId="0BA68411" w14:textId="77777777" w:rsidR="001E13FD" w:rsidRPr="00CD2777" w:rsidRDefault="001E13FD">
      <w:pPr>
        <w:wordWrap/>
        <w:spacing w:line="360" w:lineRule="auto"/>
        <w:ind w:firstLineChars="100" w:firstLine="220"/>
        <w:jc w:val="both"/>
        <w:rPr>
          <w:rFonts w:ascii="Batang" w:eastAsia="Batang" w:hAnsi="Batang" w:cs="함초롬바탕"/>
        </w:rPr>
        <w:pPrChange w:id="11" w:author="나현종" w:date="2025-11-06T14:03:00Z" w16du:dateUtc="2025-11-06T05:03:00Z">
          <w:pPr>
            <w:wordWrap/>
            <w:spacing w:line="360" w:lineRule="auto"/>
            <w:jc w:val="both"/>
          </w:pPr>
        </w:pPrChange>
      </w:pPr>
    </w:p>
    <w:p w14:paraId="0D2DC6B5" w14:textId="440F08B0" w:rsidR="00E01B41" w:rsidRPr="00CD2777" w:rsidRDefault="00E01B41">
      <w:pPr>
        <w:wordWrap/>
        <w:spacing w:line="360" w:lineRule="auto"/>
        <w:ind w:firstLineChars="100" w:firstLine="220"/>
        <w:jc w:val="both"/>
        <w:rPr>
          <w:rFonts w:ascii="Batang" w:eastAsia="Batang" w:hAnsi="Batang" w:cs="함초롬바탕"/>
          <w:i/>
          <w:iCs/>
        </w:rPr>
        <w:pPrChange w:id="12" w:author="나현종" w:date="2025-11-06T14:03:00Z" w16du:dateUtc="2025-11-06T05:03:00Z">
          <w:pPr>
            <w:wordWrap/>
            <w:spacing w:line="360" w:lineRule="auto"/>
            <w:jc w:val="both"/>
          </w:pPr>
        </w:pPrChange>
      </w:pPr>
      <w:r w:rsidRPr="00CD2777">
        <w:rPr>
          <w:rFonts w:ascii="Batang" w:eastAsia="Batang" w:hAnsi="Batang" w:cs="함초롬바탕" w:hint="eastAsia"/>
          <w:i/>
          <w:iCs/>
        </w:rPr>
        <w:t>2.1.3. 대규모 언어모델과 인공지능 에이전트의 가능성</w:t>
      </w:r>
    </w:p>
    <w:p w14:paraId="7C31BBBB" w14:textId="26BFE876" w:rsidR="001E13FD" w:rsidRPr="00CD2777" w:rsidRDefault="00A12FAB"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대규모 언어모델은</w:t>
      </w:r>
      <w:r w:rsidR="00165390" w:rsidRPr="00CD2777">
        <w:rPr>
          <w:rFonts w:ascii="Batang" w:eastAsia="Batang" w:hAnsi="Batang" w:cs="함초롬바탕" w:hint="eastAsia"/>
        </w:rPr>
        <w:t xml:space="preserve"> 방대한 양의 </w:t>
      </w:r>
      <w:proofErr w:type="spellStart"/>
      <w:r w:rsidR="00165390" w:rsidRPr="00CD2777">
        <w:rPr>
          <w:rFonts w:ascii="Batang" w:eastAsia="Batang" w:hAnsi="Batang" w:cs="함초롬바탕" w:hint="eastAsia"/>
        </w:rPr>
        <w:t>수치·비정형</w:t>
      </w:r>
      <w:proofErr w:type="spellEnd"/>
      <w:r w:rsidR="00165390" w:rsidRPr="00CD2777">
        <w:rPr>
          <w:rFonts w:ascii="Batang" w:eastAsia="Batang" w:hAnsi="Batang" w:cs="함초롬바탕" w:hint="eastAsia"/>
        </w:rPr>
        <w:t xml:space="preserve"> 데이터를 병렬적으로 처리하고, 맥락적 추론과 자연어 기반 요약을 수행할 수 있는 </w:t>
      </w:r>
      <w:r w:rsidRPr="00CD2777">
        <w:rPr>
          <w:rFonts w:ascii="Batang" w:eastAsia="Batang" w:hAnsi="Batang" w:cs="함초롬바탕" w:hint="eastAsia"/>
        </w:rPr>
        <w:t>특징을 지닌다. 특히 Transformer 아키텍처에 기반한 최신 언어모델들은 기존의 단순 예측 알고리즘보다 인간 의사결정 구조에 근접한 인지적 처리를 구현한다는 점에서 주목받고 있다</w:t>
      </w:r>
      <w:r w:rsidR="00165390" w:rsidRPr="00CD2777">
        <w:rPr>
          <w:rFonts w:ascii="Batang" w:eastAsia="Batang" w:hAnsi="Batang" w:cs="함초롬바탕" w:hint="eastAsia"/>
        </w:rPr>
        <w:t>(OpenAI, 2023; Brown et al., 2020).</w:t>
      </w:r>
      <w:r w:rsidRPr="00CD2777">
        <w:rPr>
          <w:rFonts w:ascii="Batang" w:eastAsia="Batang" w:hAnsi="Batang" w:cs="함초롬바탕" w:hint="eastAsia"/>
        </w:rPr>
        <w:t xml:space="preserve"> 이러한 모델들은 단순히 텍스트를 생성하는 것을 넘어, 주어진 맥락에서 논리적 추론을 수행하고 복잡한 정보를 통합하여 일관된 판단을 도출할 수 있다.</w:t>
      </w:r>
    </w:p>
    <w:p w14:paraId="449C56B5" w14:textId="4F7FEB5A" w:rsidR="00165390" w:rsidRPr="00CD2777" w:rsidRDefault="00A12FAB"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 xml:space="preserve">언어모델이 단순한 텍스트 생성 도구에서 인공지능 에이전트로 확장될 때, 그 의미는 더욱 </w:t>
      </w:r>
      <w:proofErr w:type="spellStart"/>
      <w:r w:rsidRPr="00CD2777">
        <w:rPr>
          <w:rFonts w:ascii="Batang" w:eastAsia="Batang" w:hAnsi="Batang" w:cs="함초롬바탕" w:hint="eastAsia"/>
        </w:rPr>
        <w:t>중요해진다</w:t>
      </w:r>
      <w:proofErr w:type="spellEnd"/>
      <w:r w:rsidR="00165390" w:rsidRPr="00CD2777">
        <w:rPr>
          <w:rFonts w:ascii="Batang" w:eastAsia="Batang" w:hAnsi="Batang" w:cs="함초롬바탕" w:hint="eastAsia"/>
        </w:rPr>
        <w:t xml:space="preserve">. </w:t>
      </w:r>
      <w:r w:rsidRPr="00CD2777">
        <w:rPr>
          <w:rFonts w:ascii="Batang" w:eastAsia="Batang" w:hAnsi="Batang" w:cs="함초롬바탕" w:hint="eastAsia"/>
        </w:rPr>
        <w:t>인공지능 에이전트</w:t>
      </w:r>
      <w:r w:rsidR="00165390" w:rsidRPr="00CD2777">
        <w:rPr>
          <w:rFonts w:ascii="Batang" w:eastAsia="Batang" w:hAnsi="Batang" w:cs="함초롬바탕" w:hint="eastAsia"/>
        </w:rPr>
        <w:t xml:space="preserve">는 </w:t>
      </w:r>
      <w:r w:rsidRPr="00CD2777">
        <w:rPr>
          <w:rFonts w:ascii="Batang" w:eastAsia="Batang" w:hAnsi="Batang" w:cs="함초롬바탕" w:hint="eastAsia"/>
        </w:rPr>
        <w:t>대규모 언어모델</w:t>
      </w:r>
      <w:r w:rsidR="00165390" w:rsidRPr="00CD2777">
        <w:rPr>
          <w:rFonts w:ascii="Batang" w:eastAsia="Batang" w:hAnsi="Batang" w:cs="함초롬바탕" w:hint="eastAsia"/>
        </w:rPr>
        <w:t>의 언어</w:t>
      </w:r>
      <w:r w:rsidRPr="00CD2777">
        <w:rPr>
          <w:rFonts w:ascii="Batang" w:eastAsia="Batang" w:hAnsi="Batang" w:cs="함초롬바탕" w:hint="eastAsia"/>
        </w:rPr>
        <w:t xml:space="preserve"> 및 </w:t>
      </w:r>
      <w:r w:rsidR="00165390" w:rsidRPr="00CD2777">
        <w:rPr>
          <w:rFonts w:ascii="Batang" w:eastAsia="Batang" w:hAnsi="Batang" w:cs="함초롬바탕" w:hint="eastAsia"/>
        </w:rPr>
        <w:t xml:space="preserve">추론 능력을 </w:t>
      </w:r>
      <w:r w:rsidRPr="00CD2777">
        <w:rPr>
          <w:rFonts w:ascii="Batang" w:eastAsia="Batang" w:hAnsi="Batang" w:cs="함초롬바탕" w:hint="eastAsia"/>
        </w:rPr>
        <w:t>바탕</w:t>
      </w:r>
      <w:r w:rsidR="00165390" w:rsidRPr="00CD2777">
        <w:rPr>
          <w:rFonts w:ascii="Batang" w:eastAsia="Batang" w:hAnsi="Batang" w:cs="함초롬바탕" w:hint="eastAsia"/>
        </w:rPr>
        <w:t xml:space="preserve">으로 자율적 정보 탐색, 목표 설정, 행동 계획, 피드백 갱신을 수행하는 체계를 </w:t>
      </w:r>
      <w:r w:rsidRPr="00CD2777">
        <w:rPr>
          <w:rFonts w:ascii="Batang" w:eastAsia="Batang" w:hAnsi="Batang" w:cs="함초롬바탕" w:hint="eastAsia"/>
        </w:rPr>
        <w:t>의미</w:t>
      </w:r>
      <w:r w:rsidR="00165390" w:rsidRPr="00CD2777">
        <w:rPr>
          <w:rFonts w:ascii="Batang" w:eastAsia="Batang" w:hAnsi="Batang" w:cs="함초롬바탕" w:hint="eastAsia"/>
        </w:rPr>
        <w:t>한다</w:t>
      </w:r>
      <w:r w:rsidRPr="00CD2777">
        <w:rPr>
          <w:rFonts w:ascii="Batang" w:eastAsia="Batang" w:hAnsi="Batang" w:cs="함초롬바탕" w:hint="eastAsia"/>
        </w:rPr>
        <w:t>(Park et al., 2023; Wang et al., 2024)</w:t>
      </w:r>
      <w:r w:rsidR="00165390" w:rsidRPr="00CD2777">
        <w:rPr>
          <w:rFonts w:ascii="Batang" w:eastAsia="Batang" w:hAnsi="Batang" w:cs="함초롬바탕" w:hint="eastAsia"/>
        </w:rPr>
        <w:t xml:space="preserve">. 이는 인간의 행동과 인지의 구조를 모사하는 </w:t>
      </w:r>
      <w:r w:rsidRPr="00CD2777">
        <w:rPr>
          <w:rFonts w:ascii="Batang" w:eastAsia="Batang" w:hAnsi="Batang" w:cs="함초롬바탕" w:hint="eastAsia"/>
        </w:rPr>
        <w:t>“믿을 법한 대용치”(</w:t>
      </w:r>
      <w:r w:rsidR="00165390" w:rsidRPr="00CD2777">
        <w:rPr>
          <w:rFonts w:ascii="Batang" w:eastAsia="Batang" w:hAnsi="Batang" w:cs="함초롬바탕" w:hint="eastAsia"/>
        </w:rPr>
        <w:t>believable proxy</w:t>
      </w:r>
      <w:r w:rsidRPr="00CD2777">
        <w:rPr>
          <w:rFonts w:ascii="Batang" w:eastAsia="Batang" w:hAnsi="Batang" w:cs="함초롬바탕" w:hint="eastAsia"/>
        </w:rPr>
        <w:t>)</w:t>
      </w:r>
      <w:r w:rsidR="00165390" w:rsidRPr="00CD2777">
        <w:rPr>
          <w:rFonts w:ascii="Batang" w:eastAsia="Batang" w:hAnsi="Batang" w:cs="함초롬바탕" w:hint="eastAsia"/>
        </w:rPr>
        <w:t>로 작동</w:t>
      </w:r>
      <w:r w:rsidRPr="00CD2777">
        <w:rPr>
          <w:rFonts w:ascii="Batang" w:eastAsia="Batang" w:hAnsi="Batang" w:cs="함초롬바탕" w:hint="eastAsia"/>
        </w:rPr>
        <w:t>하며</w:t>
      </w:r>
      <w:r w:rsidR="00165390" w:rsidRPr="00CD2777">
        <w:rPr>
          <w:rFonts w:ascii="Batang" w:eastAsia="Batang" w:hAnsi="Batang" w:cs="함초롬바탕" w:hint="eastAsia"/>
        </w:rPr>
        <w:t>, 단순히 언어를 생성하는 것이 아니라 환경으로부터 입력을 받아 논리적 판단을 내리고 결과를 학습하여 의사결정 전략을 개선하는 인지적 의사결정 단위로 기능한다. 이러한 구조적 특성은 인간 투자자가 수행하는 정보탐색</w:t>
      </w:r>
      <w:r w:rsidRPr="00CD2777">
        <w:rPr>
          <w:rFonts w:ascii="Batang" w:eastAsia="Batang" w:hAnsi="Batang" w:cs="함초롬바탕" w:hint="eastAsia"/>
        </w:rPr>
        <w:t xml:space="preserve">, </w:t>
      </w:r>
      <w:r w:rsidR="00165390" w:rsidRPr="00CD2777">
        <w:rPr>
          <w:rFonts w:ascii="Batang" w:eastAsia="Batang" w:hAnsi="Batang" w:cs="함초롬바탕" w:hint="eastAsia"/>
        </w:rPr>
        <w:t>가설형성</w:t>
      </w:r>
      <w:r w:rsidRPr="00CD2777">
        <w:rPr>
          <w:rFonts w:ascii="Batang" w:eastAsia="Batang" w:hAnsi="Batang" w:cs="함초롬바탕" w:hint="eastAsia"/>
        </w:rPr>
        <w:t xml:space="preserve">, </w:t>
      </w:r>
      <w:r w:rsidR="00165390" w:rsidRPr="00CD2777">
        <w:rPr>
          <w:rFonts w:ascii="Batang" w:eastAsia="Batang" w:hAnsi="Batang" w:cs="함초롬바탕" w:hint="eastAsia"/>
        </w:rPr>
        <w:t>판단</w:t>
      </w:r>
      <w:r w:rsidRPr="00CD2777">
        <w:rPr>
          <w:rFonts w:ascii="Batang" w:eastAsia="Batang" w:hAnsi="Batang" w:cs="함초롬바탕" w:hint="eastAsia"/>
        </w:rPr>
        <w:t xml:space="preserve">, </w:t>
      </w:r>
      <w:r w:rsidR="00165390" w:rsidRPr="00CD2777">
        <w:rPr>
          <w:rFonts w:ascii="Batang" w:eastAsia="Batang" w:hAnsi="Batang" w:cs="함초롬바탕" w:hint="eastAsia"/>
        </w:rPr>
        <w:t xml:space="preserve">갱신의 과정을 데이터 수준에서 재현할 수 있게 </w:t>
      </w:r>
      <w:r w:rsidRPr="00CD2777">
        <w:rPr>
          <w:rFonts w:ascii="Batang" w:eastAsia="Batang" w:hAnsi="Batang" w:cs="함초롬바탕" w:hint="eastAsia"/>
        </w:rPr>
        <w:t>하며</w:t>
      </w:r>
      <w:r w:rsidR="00165390" w:rsidRPr="00CD2777">
        <w:rPr>
          <w:rFonts w:ascii="Batang" w:eastAsia="Batang" w:hAnsi="Batang" w:cs="함초롬바탕" w:hint="eastAsia"/>
        </w:rPr>
        <w:t xml:space="preserve">, </w:t>
      </w:r>
      <w:r w:rsidR="000B0B2D" w:rsidRPr="00CD2777">
        <w:rPr>
          <w:rFonts w:ascii="Batang" w:eastAsia="Batang" w:hAnsi="Batang" w:cs="함초롬바탕" w:hint="eastAsia"/>
        </w:rPr>
        <w:t>현대 포트폴리오 이론</w:t>
      </w:r>
      <w:r w:rsidRPr="00CD2777">
        <w:rPr>
          <w:rFonts w:ascii="Batang" w:eastAsia="Batang" w:hAnsi="Batang" w:cs="함초롬바탕" w:hint="eastAsia"/>
        </w:rPr>
        <w:t>이</w:t>
      </w:r>
      <w:r w:rsidR="00165390" w:rsidRPr="00CD2777">
        <w:rPr>
          <w:rFonts w:ascii="Batang" w:eastAsia="Batang" w:hAnsi="Batang" w:cs="함초롬바탕" w:hint="eastAsia"/>
        </w:rPr>
        <w:t xml:space="preserve"> 반영하지 못하는 비정형 정보를 견해의 형태로 </w:t>
      </w:r>
      <w:proofErr w:type="spellStart"/>
      <w:r w:rsidR="00165390" w:rsidRPr="00CD2777">
        <w:rPr>
          <w:rFonts w:ascii="Batang" w:eastAsia="Batang" w:hAnsi="Batang" w:cs="함초롬바탕" w:hint="eastAsia"/>
        </w:rPr>
        <w:t>정량화할</w:t>
      </w:r>
      <w:proofErr w:type="spellEnd"/>
      <w:r w:rsidR="00165390" w:rsidRPr="00CD2777">
        <w:rPr>
          <w:rFonts w:ascii="Batang" w:eastAsia="Batang" w:hAnsi="Batang" w:cs="함초롬바탕" w:hint="eastAsia"/>
        </w:rPr>
        <w:t xml:space="preserve"> 수 있</w:t>
      </w:r>
      <w:r w:rsidRPr="00CD2777">
        <w:rPr>
          <w:rFonts w:ascii="Batang" w:eastAsia="Batang" w:hAnsi="Batang" w:cs="함초롬바탕" w:hint="eastAsia"/>
        </w:rPr>
        <w:t>는 가능성을 제시한다.</w:t>
      </w:r>
      <w:r w:rsidR="00165390" w:rsidRPr="00CD2777">
        <w:rPr>
          <w:rFonts w:ascii="Batang" w:eastAsia="Batang" w:hAnsi="Batang" w:cs="함초롬바탕" w:hint="eastAsia"/>
        </w:rPr>
        <w:t xml:space="preserve"> </w:t>
      </w:r>
    </w:p>
    <w:p w14:paraId="6AD72E19" w14:textId="1F0C1A04" w:rsidR="00A12FAB" w:rsidRPr="00CD2777" w:rsidRDefault="00A12FAB" w:rsidP="00A17C1F">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 xml:space="preserve">이러한 인공지능 에이전트가 인간의 인지적 제약을 보완할 수 있는 근거는 두 가지 측면에서 찾을 수 있다. 첫째, 대규모 언어모델은 인간의 휴리스틱 기반 편향을 최소화하면서도 논리적 일관성을 유지할 수 있는 잠재력을 지닌다. </w:t>
      </w:r>
      <w:r w:rsidR="00165390" w:rsidRPr="00CD2777">
        <w:rPr>
          <w:rFonts w:ascii="Batang" w:eastAsia="Batang" w:hAnsi="Batang" w:cs="함초롬바탕" w:hint="eastAsia"/>
        </w:rPr>
        <w:t xml:space="preserve">Kahneman과 Tversky(1979)가 제시한 </w:t>
      </w:r>
      <w:r w:rsidR="00DB39B1" w:rsidRPr="00CD2777">
        <w:rPr>
          <w:rFonts w:ascii="Batang" w:eastAsia="Batang" w:hAnsi="Batang" w:cs="함초롬바탕" w:hint="eastAsia"/>
        </w:rPr>
        <w:t>비합리</w:t>
      </w:r>
      <w:r w:rsidRPr="00CD2777">
        <w:rPr>
          <w:rFonts w:ascii="Batang" w:eastAsia="Batang" w:hAnsi="Batang" w:cs="함초롬바탕" w:hint="eastAsia"/>
        </w:rPr>
        <w:t>적 의사결정 패턴</w:t>
      </w:r>
      <w:r w:rsidR="00DB39B1" w:rsidRPr="00CD2777">
        <w:rPr>
          <w:rFonts w:ascii="Batang" w:eastAsia="Batang" w:hAnsi="Batang" w:cs="함초롬바탕" w:hint="eastAsia"/>
        </w:rPr>
        <w:t xml:space="preserve">은, </w:t>
      </w:r>
      <w:r w:rsidRPr="00CD2777">
        <w:rPr>
          <w:rFonts w:ascii="Batang" w:eastAsia="Batang" w:hAnsi="Batang" w:cs="함초롬바탕" w:hint="eastAsia"/>
        </w:rPr>
        <w:t>인공지능이</w:t>
      </w:r>
      <w:r w:rsidR="00165390" w:rsidRPr="00CD2777">
        <w:rPr>
          <w:rFonts w:ascii="Batang" w:eastAsia="Batang" w:hAnsi="Batang" w:cs="함초롬바탕" w:hint="eastAsia"/>
        </w:rPr>
        <w:t xml:space="preserve"> 동일한 입력 데이터에 대해 통계적 패턴을 일관되게 학습함으로써 상당 부분 완화될 수 있다. </w:t>
      </w:r>
      <w:r w:rsidRPr="00CD2777">
        <w:rPr>
          <w:rFonts w:ascii="Batang" w:eastAsia="Batang" w:hAnsi="Batang" w:cs="함초롬바탕" w:hint="eastAsia"/>
        </w:rPr>
        <w:t>언어모델은 학습 과정에서 대규모 데이터로부터 추출된 패턴에 기반하여 판단을 수행하므로, 개별 투자자가 경험하는 단기적 손실에 대한 과도한 반응이나 최근 사건에 대한 과대평가와 같은 편향으로부터 상대적으로 자유롭다.</w:t>
      </w:r>
      <w:r w:rsidR="0046768E">
        <w:rPr>
          <w:rFonts w:ascii="Batang" w:eastAsia="Batang" w:hAnsi="Batang" w:cs="함초롬바탕" w:hint="eastAsia"/>
        </w:rPr>
        <w:t xml:space="preserve"> </w:t>
      </w:r>
      <w:r w:rsidR="0046768E" w:rsidRPr="0046768E">
        <w:rPr>
          <w:rFonts w:ascii="Batang" w:eastAsia="Batang" w:hAnsi="Batang" w:cs="함초롬바탕"/>
        </w:rPr>
        <w:t>Wu, Zhang, and Liu (2024)는 금융 의사결정 실험에서 LLM이 인간 판단자의 추론 단계를 모사하면서도 편향 없는 일관된 결정을 도출함을 확인하였다. 이러한 결과는 언어모델이 인간의 직관적 휴리스틱을 대체할 수 있는 합리적 의사결정 주체로 기능할 가능성을 보여준다.</w:t>
      </w:r>
    </w:p>
    <w:p w14:paraId="47F6E9A7" w14:textId="5468A901" w:rsidR="00A12FAB" w:rsidRPr="00CD2777" w:rsidRDefault="00A12FAB"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둘째</w:t>
      </w:r>
      <w:r w:rsidRPr="0046768E">
        <w:rPr>
          <w:rFonts w:ascii="Batang" w:eastAsia="Batang" w:hAnsi="Batang" w:cs="함초롬바탕" w:hint="eastAsia"/>
          <w:color w:val="000000" w:themeColor="text1"/>
        </w:rPr>
        <w:t>,</w:t>
      </w:r>
      <w:r w:rsidR="00A64299" w:rsidRPr="0046768E">
        <w:rPr>
          <w:rFonts w:ascii="Batang" w:eastAsia="Batang" w:hAnsi="Batang" w:cs="함초롬바탕" w:hint="eastAsia"/>
          <w:color w:val="000000" w:themeColor="text1"/>
        </w:rPr>
        <w:t xml:space="preserve"> LLM은 정보처리 용량 측면에서 인간에 비해</w:t>
      </w:r>
      <w:r w:rsidR="009337A4" w:rsidRPr="0046768E">
        <w:rPr>
          <w:rFonts w:ascii="Batang" w:eastAsia="Batang" w:hAnsi="Batang" w:cs="함초롬바탕" w:hint="eastAsia"/>
          <w:color w:val="000000" w:themeColor="text1"/>
        </w:rPr>
        <w:t xml:space="preserve"> </w:t>
      </w:r>
      <w:r w:rsidR="00A64299" w:rsidRPr="0046768E">
        <w:rPr>
          <w:rFonts w:ascii="Batang" w:eastAsia="Batang" w:hAnsi="Batang" w:cs="함초롬바탕" w:hint="eastAsia"/>
          <w:color w:val="000000" w:themeColor="text1"/>
        </w:rPr>
        <w:t>우수함을 보인다.</w:t>
      </w:r>
      <w:r w:rsidR="00A64299">
        <w:rPr>
          <w:rFonts w:ascii="Batang" w:eastAsia="Batang" w:hAnsi="Batang" w:cs="함초롬바탕" w:hint="eastAsia"/>
        </w:rPr>
        <w:t xml:space="preserve"> </w:t>
      </w:r>
      <w:r w:rsidR="00165390" w:rsidRPr="00CD2777">
        <w:rPr>
          <w:rFonts w:ascii="Batang" w:eastAsia="Batang" w:hAnsi="Batang" w:cs="함초롬바탕" w:hint="eastAsia"/>
        </w:rPr>
        <w:t xml:space="preserve">Miller(1956)가 제시한 인간의 </w:t>
      </w:r>
      <w:r w:rsidRPr="00CD2777">
        <w:rPr>
          <w:rFonts w:ascii="Batang" w:eastAsia="Batang" w:hAnsi="Batang" w:cs="함초롬바탕" w:hint="eastAsia"/>
        </w:rPr>
        <w:t>작업기억 용량의 제한은 대규모 언어 모델</w:t>
      </w:r>
      <w:r w:rsidR="00165390" w:rsidRPr="00CD2777">
        <w:rPr>
          <w:rFonts w:ascii="Batang" w:eastAsia="Batang" w:hAnsi="Batang" w:cs="함초롬바탕" w:hint="eastAsia"/>
        </w:rPr>
        <w:t>의 병렬적 토큰 단위 연산 구조에서는 의미가 없으며, 모델은 수천 개의 텍스트</w:t>
      </w:r>
      <w:r w:rsidRPr="00CD2777">
        <w:rPr>
          <w:rFonts w:ascii="Batang" w:eastAsia="Batang" w:hAnsi="Batang" w:cs="함초롬바탕" w:hint="eastAsia"/>
        </w:rPr>
        <w:t>와</w:t>
      </w:r>
      <w:r w:rsidR="00C43B9C" w:rsidRPr="00CD2777">
        <w:rPr>
          <w:rFonts w:ascii="Batang" w:eastAsia="Batang" w:hAnsi="Batang" w:cs="함초롬바탕" w:hint="eastAsia"/>
        </w:rPr>
        <w:t xml:space="preserve"> </w:t>
      </w:r>
      <w:r w:rsidR="00165390" w:rsidRPr="00CD2777">
        <w:rPr>
          <w:rFonts w:ascii="Batang" w:eastAsia="Batang" w:hAnsi="Batang" w:cs="함초롬바탕" w:hint="eastAsia"/>
        </w:rPr>
        <w:t xml:space="preserve">수치 변수를 동시에 고려해 복합적 상호작용을 학습할 수 있다. 따라서 </w:t>
      </w:r>
      <w:r w:rsidRPr="00CD2777">
        <w:rPr>
          <w:rFonts w:ascii="Batang" w:eastAsia="Batang" w:hAnsi="Batang" w:cs="함초롬바탕" w:hint="eastAsia"/>
        </w:rPr>
        <w:t>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w:t>
      </w:r>
      <w:r w:rsidR="00165390" w:rsidRPr="00CD2777">
        <w:rPr>
          <w:rFonts w:ascii="Batang" w:eastAsia="Batang" w:hAnsi="Batang" w:cs="함초롬바탕" w:hint="eastAsia"/>
        </w:rPr>
        <w:t xml:space="preserve">모형의 </w:t>
      </w:r>
      <w:r w:rsidRPr="00CD2777">
        <w:rPr>
          <w:rFonts w:ascii="Batang" w:eastAsia="Batang" w:hAnsi="Batang" w:cs="함초롬바탕" w:hint="eastAsia"/>
        </w:rPr>
        <w:t>견해</w:t>
      </w:r>
      <w:r w:rsidR="00165390" w:rsidRPr="00CD2777">
        <w:rPr>
          <w:rFonts w:ascii="Batang" w:eastAsia="Batang" w:hAnsi="Batang" w:cs="함초롬바탕" w:hint="eastAsia"/>
        </w:rPr>
        <w:t xml:space="preserve"> 생성 과정에서도, </w:t>
      </w:r>
      <w:r w:rsidRPr="00CD2777">
        <w:rPr>
          <w:rFonts w:ascii="Batang" w:eastAsia="Batang" w:hAnsi="Batang" w:cs="함초롬바탕" w:hint="eastAsia"/>
        </w:rPr>
        <w:t>인공지능 에이전트</w:t>
      </w:r>
      <w:r w:rsidR="00165390" w:rsidRPr="00CD2777">
        <w:rPr>
          <w:rFonts w:ascii="Batang" w:eastAsia="Batang" w:hAnsi="Batang" w:cs="함초롬바탕" w:hint="eastAsia"/>
        </w:rPr>
        <w:t>는 가격</w:t>
      </w:r>
      <w:r w:rsidRPr="00CD2777">
        <w:rPr>
          <w:rFonts w:ascii="Batang" w:eastAsia="Batang" w:hAnsi="Batang" w:cs="함초롬바탕" w:hint="eastAsia"/>
        </w:rPr>
        <w:t xml:space="preserve"> 데이터, </w:t>
      </w:r>
      <w:r w:rsidR="00165390" w:rsidRPr="00CD2777">
        <w:rPr>
          <w:rFonts w:ascii="Batang" w:eastAsia="Batang" w:hAnsi="Batang" w:cs="함초롬바탕" w:hint="eastAsia"/>
        </w:rPr>
        <w:t>재무</w:t>
      </w:r>
      <w:r w:rsidRPr="00CD2777">
        <w:rPr>
          <w:rFonts w:ascii="Batang" w:eastAsia="Batang" w:hAnsi="Batang" w:cs="함초롬바탕" w:hint="eastAsia"/>
        </w:rPr>
        <w:t xml:space="preserve">지표, </w:t>
      </w:r>
      <w:r w:rsidR="00165390" w:rsidRPr="00CD2777">
        <w:rPr>
          <w:rFonts w:ascii="Batang" w:eastAsia="Batang" w:hAnsi="Batang" w:cs="함초롬바탕" w:hint="eastAsia"/>
        </w:rPr>
        <w:t>거시</w:t>
      </w:r>
      <w:r w:rsidRPr="00CD2777">
        <w:rPr>
          <w:rFonts w:ascii="Batang" w:eastAsia="Batang" w:hAnsi="Batang" w:cs="함초롬바탕" w:hint="eastAsia"/>
        </w:rPr>
        <w:t xml:space="preserve">경제 </w:t>
      </w:r>
      <w:r w:rsidR="00165390" w:rsidRPr="00CD2777">
        <w:rPr>
          <w:rFonts w:ascii="Batang" w:eastAsia="Batang" w:hAnsi="Batang" w:cs="함초롬바탕" w:hint="eastAsia"/>
        </w:rPr>
        <w:t>지표 등 다차원적 입력을 통합적으로 분석하여 기대수익률</w:t>
      </w:r>
      <w:r w:rsidRPr="00CD2777">
        <w:rPr>
          <w:rFonts w:ascii="Batang" w:eastAsia="Batang" w:hAnsi="Batang" w:cs="함초롬바탕" w:hint="eastAsia"/>
        </w:rPr>
        <w:t>에 대한</w:t>
      </w:r>
      <w:r w:rsidR="00165390" w:rsidRPr="00CD2777">
        <w:rPr>
          <w:rFonts w:ascii="Batang" w:eastAsia="Batang" w:hAnsi="Batang" w:cs="함초롬바탕" w:hint="eastAsia"/>
        </w:rPr>
        <w:t xml:space="preserve"> </w:t>
      </w:r>
      <w:r w:rsidRPr="00CD2777">
        <w:rPr>
          <w:rFonts w:ascii="Batang" w:eastAsia="Batang" w:hAnsi="Batang" w:cs="함초롬바탕" w:hint="eastAsia"/>
        </w:rPr>
        <w:t xml:space="preserve">보다 정교하고 일관된 </w:t>
      </w:r>
      <w:r w:rsidR="00165390" w:rsidRPr="00CD2777">
        <w:rPr>
          <w:rFonts w:ascii="Batang" w:eastAsia="Batang" w:hAnsi="Batang" w:cs="함초롬바탕" w:hint="eastAsia"/>
        </w:rPr>
        <w:t>판단을 도출할 수 있다.</w:t>
      </w:r>
    </w:p>
    <w:p w14:paraId="660BC2AC" w14:textId="0EFEEEEE" w:rsidR="00A12FAB" w:rsidRPr="00CD2777" w:rsidRDefault="00A12FAB"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 xml:space="preserve">이러한 가능성이 단순한 이론적 추론에 그치지 않음을 보여주는 실증적 증거가 빠르게 축적되고 있다. </w:t>
      </w:r>
      <w:r w:rsidR="00165390" w:rsidRPr="00CD2777">
        <w:rPr>
          <w:rFonts w:ascii="Batang" w:eastAsia="Batang" w:hAnsi="Batang" w:cs="함초롬바탕" w:hint="eastAsia"/>
        </w:rPr>
        <w:t xml:space="preserve">Brynjolfsson, Li, and Raymond (2023)은 </w:t>
      </w:r>
      <w:r w:rsidRPr="00CD2777">
        <w:rPr>
          <w:rFonts w:ascii="Batang" w:eastAsia="Batang" w:hAnsi="Batang" w:cs="함초롬바탕" w:hint="eastAsia"/>
        </w:rPr>
        <w:t>생성형 인공지능을</w:t>
      </w:r>
      <w:r w:rsidR="00165390" w:rsidRPr="00CD2777">
        <w:rPr>
          <w:rFonts w:ascii="Batang" w:eastAsia="Batang" w:hAnsi="Batang" w:cs="함초롬바탕" w:hint="eastAsia"/>
        </w:rPr>
        <w:t xml:space="preserve"> 이용한 경영 의사결정 실험에서 </w:t>
      </w:r>
      <w:r w:rsidRPr="00CD2777">
        <w:rPr>
          <w:rFonts w:ascii="Batang" w:eastAsia="Batang" w:hAnsi="Batang" w:cs="함초롬바탕" w:hint="eastAsia"/>
        </w:rPr>
        <w:t>인공지능 에이전트</w:t>
      </w:r>
      <w:r w:rsidR="00165390" w:rsidRPr="00CD2777">
        <w:rPr>
          <w:rFonts w:ascii="Batang" w:eastAsia="Batang" w:hAnsi="Batang" w:cs="함초롬바탕" w:hint="eastAsia"/>
        </w:rPr>
        <w:t>가 인간 전문가의 문제 해결 방식</w:t>
      </w:r>
      <w:r w:rsidR="00C43B9C" w:rsidRPr="00CD2777">
        <w:rPr>
          <w:rFonts w:ascii="Batang" w:eastAsia="Batang" w:hAnsi="Batang" w:cs="함초롬바탕" w:hint="eastAsia"/>
        </w:rPr>
        <w:t xml:space="preserve">인 </w:t>
      </w:r>
      <w:r w:rsidR="00165390" w:rsidRPr="00CD2777">
        <w:rPr>
          <w:rFonts w:ascii="Batang" w:eastAsia="Batang" w:hAnsi="Batang" w:cs="함초롬바탕" w:hint="eastAsia"/>
        </w:rPr>
        <w:t>정보 탐색, 가설 설정, 의사결정 구조화</w:t>
      </w:r>
      <w:r w:rsidR="00C43B9C" w:rsidRPr="00CD2777">
        <w:rPr>
          <w:rFonts w:ascii="Batang" w:eastAsia="Batang" w:hAnsi="Batang" w:cs="함초롬바탕" w:hint="eastAsia"/>
        </w:rPr>
        <w:t>를</w:t>
      </w:r>
      <w:r w:rsidR="00165390" w:rsidRPr="00CD2777">
        <w:rPr>
          <w:rFonts w:ascii="Batang" w:eastAsia="Batang" w:hAnsi="Batang" w:cs="함초롬바탕" w:hint="eastAsia"/>
        </w:rPr>
        <w:t xml:space="preserve"> 통계적으로 유사한 경로로 재현함을 입증하였다. 재무</w:t>
      </w:r>
      <w:r w:rsidRPr="00CD2777">
        <w:rPr>
          <w:rFonts w:ascii="Batang" w:eastAsia="Batang" w:hAnsi="Batang" w:cs="함초롬바탕" w:hint="eastAsia"/>
        </w:rPr>
        <w:t xml:space="preserve"> 및 </w:t>
      </w:r>
      <w:r w:rsidR="00165390" w:rsidRPr="00CD2777">
        <w:rPr>
          <w:rFonts w:ascii="Batang" w:eastAsia="Batang" w:hAnsi="Batang" w:cs="함초롬바탕" w:hint="eastAsia"/>
        </w:rPr>
        <w:t xml:space="preserve">회계 분야의 최근 연구들도 </w:t>
      </w:r>
      <w:r w:rsidRPr="00CD2777">
        <w:rPr>
          <w:rFonts w:ascii="Batang" w:eastAsia="Batang" w:hAnsi="Batang" w:cs="함초롬바탕" w:hint="eastAsia"/>
        </w:rPr>
        <w:t>역시</w:t>
      </w:r>
      <w:r w:rsidR="00165390" w:rsidRPr="00CD2777">
        <w:rPr>
          <w:rFonts w:ascii="Batang" w:eastAsia="Batang" w:hAnsi="Batang" w:cs="함초롬바탕" w:hint="eastAsia"/>
        </w:rPr>
        <w:t xml:space="preserve"> 가능성을 실증적으로 검증하고 있다. Wu, Zhang, and Liu (2024)는 </w:t>
      </w:r>
      <w:r w:rsidRPr="00CD2777">
        <w:rPr>
          <w:rFonts w:ascii="Batang" w:eastAsia="Batang" w:hAnsi="Batang" w:cs="함초롬바탕" w:hint="eastAsia"/>
        </w:rPr>
        <w:t>대규모 언어모델</w:t>
      </w:r>
      <w:r w:rsidR="00165390" w:rsidRPr="00CD2777">
        <w:rPr>
          <w:rFonts w:ascii="Batang" w:eastAsia="Batang" w:hAnsi="Batang" w:cs="함초롬바탕" w:hint="eastAsia"/>
        </w:rPr>
        <w:t xml:space="preserve">을 회계감사 </w:t>
      </w:r>
      <w:r w:rsidRPr="00CD2777">
        <w:rPr>
          <w:rFonts w:ascii="Batang" w:eastAsia="Batang" w:hAnsi="Batang" w:cs="함초롬바탕" w:hint="eastAsia"/>
        </w:rPr>
        <w:t>상황</w:t>
      </w:r>
      <w:r w:rsidR="00165390" w:rsidRPr="00CD2777">
        <w:rPr>
          <w:rFonts w:ascii="Batang" w:eastAsia="Batang" w:hAnsi="Batang" w:cs="함초롬바탕" w:hint="eastAsia"/>
        </w:rPr>
        <w:t>에 적용한 결과, 모델이 인간 감사인의 추론 단계를 재현하며 판단 오류율을 유의하게 낮추었다고 보고</w:t>
      </w:r>
      <w:r w:rsidRPr="00CD2777">
        <w:rPr>
          <w:rFonts w:ascii="Batang" w:eastAsia="Batang" w:hAnsi="Batang" w:cs="함초롬바탕" w:hint="eastAsia"/>
        </w:rPr>
        <w:t>한</w:t>
      </w:r>
      <w:r w:rsidR="00165390" w:rsidRPr="00CD2777">
        <w:rPr>
          <w:rFonts w:ascii="Batang" w:eastAsia="Batang" w:hAnsi="Batang" w:cs="함초롬바탕" w:hint="eastAsia"/>
        </w:rPr>
        <w:t xml:space="preserve">다. </w:t>
      </w:r>
      <w:r w:rsidRPr="00CD2777">
        <w:rPr>
          <w:rFonts w:ascii="Batang" w:eastAsia="Batang" w:hAnsi="Batang" w:cs="함초롬바탕" w:hint="eastAsia"/>
        </w:rPr>
        <w:t>Lopez-Lira and Tang (2023)은 대규모 언어모델이 기업 공시와 뉴스 헤드라인을 분석하여 익일 주가 방향을 예측할 수 있음을 보였으며, Kim et al.(2024)은 금융 특화 언어모델이 전통적 예측 모델 대비 우수한 성과를 보인다고 보고하였다.</w:t>
      </w:r>
    </w:p>
    <w:p w14:paraId="41A5A1E0" w14:textId="7C00C694" w:rsidR="001E13FD" w:rsidRPr="00CD2777" w:rsidRDefault="00A12FAB" w:rsidP="008F5C7A">
      <w:pPr>
        <w:wordWrap/>
        <w:spacing w:line="360" w:lineRule="auto"/>
        <w:ind w:firstLineChars="100" w:firstLine="220"/>
        <w:jc w:val="both"/>
        <w:rPr>
          <w:rFonts w:ascii="Batang" w:eastAsia="Batang" w:hAnsi="Batang" w:cs="함초롬바탕"/>
        </w:rPr>
      </w:pPr>
      <w:r w:rsidRPr="00CD2777">
        <w:rPr>
          <w:rFonts w:ascii="Batang" w:eastAsia="Batang" w:hAnsi="Batang" w:hint="eastAsia"/>
        </w:rPr>
        <w:t xml:space="preserve"> </w:t>
      </w:r>
      <w:r w:rsidRPr="00CD2777">
        <w:rPr>
          <w:rFonts w:ascii="Batang" w:eastAsia="Batang" w:hAnsi="Batang" w:cs="함초롬바탕" w:hint="eastAsia"/>
        </w:rPr>
        <w:t>이러한 실증 결과들은 인공지능 에이전트가 인간의 인지적 판단 체계를 신뢰할 수 있는 수준으로 재현하며, 동시에 인간의 편향과 용량 제약을 넘어서는 확장된 인지 역할을 수행함을 시사한다. 특히 다차원적 정보 통합의 관점에서</w:t>
      </w:r>
      <w:r w:rsidR="00165390" w:rsidRPr="00CD2777">
        <w:rPr>
          <w:rFonts w:ascii="Batang" w:eastAsia="Batang" w:hAnsi="Batang" w:cs="함초롬바탕" w:hint="eastAsia"/>
        </w:rPr>
        <w:t xml:space="preserve"> Kelly et al. (2024)는 자산수익률 예측에서 모델 복잡도를 높여 더 많은 예측 변수를 통합할수록, </w:t>
      </w:r>
      <w:r w:rsidRPr="00CD2777">
        <w:rPr>
          <w:rFonts w:ascii="Batang" w:eastAsia="Batang" w:hAnsi="Batang" w:cs="함초롬바탕" w:hint="eastAsia"/>
        </w:rPr>
        <w:t xml:space="preserve">표본 외 </w:t>
      </w:r>
      <w:r w:rsidR="00165390" w:rsidRPr="00CD2777">
        <w:rPr>
          <w:rFonts w:ascii="Batang" w:eastAsia="Batang" w:hAnsi="Batang" w:cs="함초롬바탕" w:hint="eastAsia"/>
        </w:rPr>
        <w:t xml:space="preserve">예측력과 포트폴리오의 </w:t>
      </w:r>
      <w:r w:rsidRPr="00CD2777">
        <w:rPr>
          <w:rFonts w:ascii="Batang" w:eastAsia="Batang" w:hAnsi="Batang" w:cs="함초롬바탕" w:hint="eastAsia"/>
        </w:rPr>
        <w:t>샤프 비율이</w:t>
      </w:r>
      <w:r w:rsidR="00165390" w:rsidRPr="00CD2777">
        <w:rPr>
          <w:rFonts w:ascii="Batang" w:eastAsia="Batang" w:hAnsi="Batang" w:cs="함초롬바탕" w:hint="eastAsia"/>
        </w:rPr>
        <w:t xml:space="preserve"> 유의하게 개선된다고 보고</w:t>
      </w:r>
      <w:r w:rsidRPr="00CD2777">
        <w:rPr>
          <w:rFonts w:ascii="Batang" w:eastAsia="Batang" w:hAnsi="Batang" w:cs="함초롬바탕" w:hint="eastAsia"/>
        </w:rPr>
        <w:t>한</w:t>
      </w:r>
      <w:r w:rsidR="00165390" w:rsidRPr="00CD2777">
        <w:rPr>
          <w:rFonts w:ascii="Batang" w:eastAsia="Batang" w:hAnsi="Batang" w:cs="함초롬바탕" w:hint="eastAsia"/>
        </w:rPr>
        <w:t>다. 이는 정보 입력의</w:t>
      </w:r>
      <w:r w:rsidR="00DD27CA" w:rsidRPr="00CD2777">
        <w:rPr>
          <w:rFonts w:ascii="Batang" w:eastAsia="Batang" w:hAnsi="Batang" w:cs="함초롬바탕" w:hint="eastAsia"/>
        </w:rPr>
        <w:t xml:space="preserve"> 범위가</w:t>
      </w:r>
      <w:r w:rsidR="00165390" w:rsidRPr="00CD2777">
        <w:rPr>
          <w:rFonts w:ascii="Batang" w:eastAsia="Batang" w:hAnsi="Batang" w:cs="함초롬바탕" w:hint="eastAsia"/>
        </w:rPr>
        <w:t xml:space="preserve"> 확장될수록 성과가 향상된다는 이론적 근거를 </w:t>
      </w:r>
      <w:r w:rsidR="00B36ABA" w:rsidRPr="00CD2777">
        <w:rPr>
          <w:rFonts w:ascii="Batang" w:eastAsia="Batang" w:hAnsi="Batang" w:cs="함초롬바탕" w:hint="eastAsia"/>
        </w:rPr>
        <w:t>제공</w:t>
      </w:r>
      <w:r w:rsidR="00CF6B4F" w:rsidRPr="00CD2777">
        <w:rPr>
          <w:rFonts w:ascii="Batang" w:eastAsia="Batang" w:hAnsi="Batang" w:cs="함초롬바탕" w:hint="eastAsia"/>
        </w:rPr>
        <w:t>하며, 언어모델 기반 에이전트가 다차원적 데이터를 동시에 처리하고 다양한 정보원을 통합할수록 보다 정교하고 안정적인 기대수익률 추정으로 이어질 수 있음을 의미한다.</w:t>
      </w:r>
      <w:r w:rsidR="00CF6B4F" w:rsidRPr="00CD2777" w:rsidDel="00CF6B4F">
        <w:rPr>
          <w:rFonts w:ascii="Batang" w:eastAsia="Batang" w:hAnsi="Batang" w:cs="함초롬바탕" w:hint="eastAsia"/>
        </w:rPr>
        <w:t xml:space="preserve"> </w:t>
      </w:r>
    </w:p>
    <w:p w14:paraId="3211B1BB" w14:textId="01D00C78" w:rsidR="00165390" w:rsidRPr="00CD2777" w:rsidRDefault="00CF6B4F"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인공지능 에이전트</w:t>
      </w:r>
      <w:r w:rsidR="00892185" w:rsidRPr="00CD2777">
        <w:rPr>
          <w:rFonts w:ascii="Batang" w:eastAsia="Batang" w:hAnsi="Batang" w:cs="함초롬바탕" w:hint="eastAsia"/>
        </w:rPr>
        <w:t xml:space="preserve">는 </w:t>
      </w:r>
      <w:r w:rsidR="00165390" w:rsidRPr="00CD2777">
        <w:rPr>
          <w:rFonts w:ascii="Batang" w:eastAsia="Batang" w:hAnsi="Batang" w:cs="함초롬바탕" w:hint="eastAsia"/>
        </w:rPr>
        <w:t>섹터 간 상호의존성, 거시 변수의 동시 효과, 시계열적 패턴을 모두 고려할 수 있으므로 다차원적 정보 통합을 통</w:t>
      </w:r>
      <w:r w:rsidRPr="00CD2777">
        <w:rPr>
          <w:rFonts w:ascii="Batang" w:eastAsia="Batang" w:hAnsi="Batang" w:cs="함초롬바탕" w:hint="eastAsia"/>
        </w:rPr>
        <w:t>해</w:t>
      </w:r>
      <w:r w:rsidR="00165390" w:rsidRPr="00CD2777">
        <w:rPr>
          <w:rFonts w:ascii="Batang" w:eastAsia="Batang" w:hAnsi="Batang" w:cs="함초롬바탕" w:hint="eastAsia"/>
        </w:rPr>
        <w:t xml:space="preserve"> 견해</w:t>
      </w:r>
      <w:r w:rsidRPr="00CD2777">
        <w:rPr>
          <w:rFonts w:ascii="Batang" w:eastAsia="Batang" w:hAnsi="Batang" w:cs="함초롬바탕" w:hint="eastAsia"/>
        </w:rPr>
        <w:t>를</w:t>
      </w:r>
      <w:r w:rsidR="00165390" w:rsidRPr="00CD2777">
        <w:rPr>
          <w:rFonts w:ascii="Batang" w:eastAsia="Batang" w:hAnsi="Batang" w:cs="함초롬바탕" w:hint="eastAsia"/>
        </w:rPr>
        <w:t xml:space="preserve"> </w:t>
      </w:r>
      <w:r w:rsidRPr="00CD2777">
        <w:rPr>
          <w:rFonts w:ascii="Batang" w:eastAsia="Batang" w:hAnsi="Batang" w:cs="함초롬바탕" w:hint="eastAsia"/>
        </w:rPr>
        <w:t>자동적으로 생성하고</w:t>
      </w:r>
      <w:r w:rsidR="00C87061" w:rsidRPr="00CD2777">
        <w:rPr>
          <w:rFonts w:ascii="Batang" w:eastAsia="Batang" w:hAnsi="Batang" w:cs="함초롬바탕" w:hint="eastAsia"/>
        </w:rPr>
        <w:t xml:space="preserve"> </w:t>
      </w:r>
      <w:r w:rsidR="00165390" w:rsidRPr="00CD2777">
        <w:rPr>
          <w:rFonts w:ascii="Batang" w:eastAsia="Batang" w:hAnsi="Batang" w:cs="함초롬바탕" w:hint="eastAsia"/>
        </w:rPr>
        <w:t>확장</w:t>
      </w:r>
      <w:r w:rsidRPr="00CD2777">
        <w:rPr>
          <w:rFonts w:ascii="Batang" w:eastAsia="Batang" w:hAnsi="Batang" w:cs="함초롬바탕" w:hint="eastAsia"/>
        </w:rPr>
        <w:t>할 수 있</w:t>
      </w:r>
      <w:r w:rsidR="00165390" w:rsidRPr="00CD2777">
        <w:rPr>
          <w:rFonts w:ascii="Batang" w:eastAsia="Batang" w:hAnsi="Batang" w:cs="함초롬바탕" w:hint="eastAsia"/>
        </w:rPr>
        <w:t xml:space="preserve">게 </w:t>
      </w:r>
      <w:r w:rsidR="00165390" w:rsidRPr="0046768E">
        <w:rPr>
          <w:rFonts w:ascii="Batang" w:eastAsia="Batang" w:hAnsi="Batang" w:cs="함초롬바탕" w:hint="eastAsia"/>
          <w:color w:val="000000" w:themeColor="text1"/>
        </w:rPr>
        <w:t>한다. 따라서</w:t>
      </w:r>
      <w:r w:rsidR="006C5227" w:rsidRPr="0046768E">
        <w:rPr>
          <w:rFonts w:ascii="Batang" w:eastAsia="Batang" w:hAnsi="Batang" w:cs="함초롬바탕" w:hint="eastAsia"/>
          <w:color w:val="000000" w:themeColor="text1"/>
        </w:rPr>
        <w:t xml:space="preserve"> LLM</w:t>
      </w:r>
      <w:r w:rsidRPr="0046768E">
        <w:rPr>
          <w:rFonts w:ascii="Batang" w:eastAsia="Batang" w:hAnsi="Batang" w:cs="함초롬바탕" w:hint="eastAsia"/>
          <w:color w:val="000000" w:themeColor="text1"/>
        </w:rPr>
        <w:t>이 생성한 견해</w:t>
      </w:r>
      <w:r w:rsidR="006C5227" w:rsidRPr="0046768E">
        <w:rPr>
          <w:rFonts w:ascii="Batang" w:eastAsia="Batang" w:hAnsi="Batang" w:cs="함초롬바탕" w:hint="eastAsia"/>
          <w:color w:val="000000" w:themeColor="text1"/>
        </w:rPr>
        <w:t>를 기존 Black-</w:t>
      </w:r>
      <w:proofErr w:type="spellStart"/>
      <w:r w:rsidR="006C5227" w:rsidRPr="0046768E">
        <w:rPr>
          <w:rFonts w:ascii="Batang" w:eastAsia="Batang" w:hAnsi="Batang" w:cs="함초롬바탕" w:hint="eastAsia"/>
          <w:color w:val="000000" w:themeColor="text1"/>
        </w:rPr>
        <w:t>Litterman</w:t>
      </w:r>
      <w:proofErr w:type="spellEnd"/>
      <w:r w:rsidR="006C5227" w:rsidRPr="0046768E">
        <w:rPr>
          <w:rFonts w:ascii="Batang" w:eastAsia="Batang" w:hAnsi="Batang" w:cs="함초롬바탕" w:hint="eastAsia"/>
          <w:color w:val="000000" w:themeColor="text1"/>
        </w:rPr>
        <w:t xml:space="preserve"> 모형에 결합할 경우 인간이 생성한 견해를 결합한 Black-Litterman 모형에 비해</w:t>
      </w:r>
      <w:proofErr w:type="spellStart"/>
      <w:r w:rsidR="006C5227" w:rsidRPr="0046768E">
        <w:rPr>
          <w:rFonts w:ascii="Batang" w:eastAsia="Batang" w:hAnsi="Batang" w:cs="함초롬바탕" w:hint="eastAsia"/>
          <w:color w:val="000000" w:themeColor="text1"/>
        </w:rPr>
      </w:r>
      <w:proofErr w:type="spellEnd"/>
      <w:r w:rsidR="006C5227" w:rsidRPr="0046768E">
        <w:rPr>
          <w:rFonts w:ascii="Batang" w:eastAsia="Batang" w:hAnsi="Batang" w:cs="함초롬바탕" w:hint="eastAsia"/>
          <w:color w:val="000000" w:themeColor="text1"/>
        </w:rPr>
        <w:t xml:space="preserve"> </w:t>
      </w:r>
      <w:r w:rsidR="00165390" w:rsidRPr="0046768E">
        <w:rPr>
          <w:rFonts w:ascii="Batang" w:eastAsia="Batang" w:hAnsi="Batang" w:cs="함초롬바탕" w:hint="eastAsia"/>
          <w:color w:val="000000" w:themeColor="text1"/>
        </w:rPr>
        <w:t xml:space="preserve">정보 커버리지가 넓고, </w:t>
      </w:r>
      <w:r w:rsidR="00165390" w:rsidRPr="00CD2777">
        <w:rPr>
          <w:rFonts w:ascii="Batang" w:eastAsia="Batang" w:hAnsi="Batang" w:cs="함초롬바탕" w:hint="eastAsia"/>
        </w:rPr>
        <w:t xml:space="preserve">견해 업데이트가 </w:t>
      </w:r>
      <w:r w:rsidR="00D71844" w:rsidRPr="00CD2777">
        <w:rPr>
          <w:rFonts w:ascii="Batang" w:eastAsia="Batang" w:hAnsi="Batang" w:cs="함초롬바탕" w:hint="eastAsia"/>
        </w:rPr>
        <w:t>자동화되며</w:t>
      </w:r>
      <w:r w:rsidR="00D71844" w:rsidRPr="00CD2777">
        <w:rPr>
          <w:rFonts w:ascii="Batang" w:eastAsia="Batang" w:hAnsi="Batang" w:cs="함초롬바탕"/>
        </w:rPr>
        <w:t>, 확률적</w:t>
      </w:r>
      <w:r w:rsidR="00165390" w:rsidRPr="00CD2777">
        <w:rPr>
          <w:rFonts w:ascii="Batang" w:eastAsia="Batang" w:hAnsi="Batang" w:cs="함초롬바탕" w:hint="eastAsia"/>
        </w:rPr>
        <w:t xml:space="preserve"> 견해(probabilistic view)로 기능할 수 있</w:t>
      </w:r>
      <w:r w:rsidRPr="00CD2777">
        <w:rPr>
          <w:rFonts w:ascii="Batang" w:eastAsia="Batang" w:hAnsi="Batang" w:cs="함초롬바탕" w:hint="eastAsia"/>
        </w:rPr>
        <w:t>는 잠재력을 지닌다</w:t>
      </w:r>
      <w:r w:rsidR="00165390" w:rsidRPr="00CD2777">
        <w:rPr>
          <w:rFonts w:ascii="Batang" w:eastAsia="Batang" w:hAnsi="Batang" w:cs="함초롬바탕" w:hint="eastAsia"/>
        </w:rPr>
        <w:t>. </w:t>
      </w:r>
      <w:r w:rsidRPr="00CD2777">
        <w:rPr>
          <w:rFonts w:ascii="Batang" w:eastAsia="Batang" w:hAnsi="Batang" w:cs="함초롬바탕" w:hint="eastAsia"/>
        </w:rPr>
        <w:t>이러한 이론적 가능성과 실증적 증거를 종합할 때, 대규모 언어모델 기반 인공지능 에이전트는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모형의 견해 생성 단계에서 인간의 인지적 제약을 보완하는 체계적 대안으로 작동할 수 있으며, 이를 실증적으로 검증하는 것이 본 연구의 핵심 목표이다.</w:t>
      </w:r>
    </w:p>
    <w:p w14:paraId="3C63EFC1" w14:textId="77777777" w:rsidR="0048177C" w:rsidRPr="00CD2777" w:rsidRDefault="0048177C">
      <w:pPr>
        <w:wordWrap/>
        <w:spacing w:line="360" w:lineRule="auto"/>
        <w:ind w:firstLineChars="100" w:firstLine="220"/>
        <w:jc w:val="both"/>
        <w:rPr>
          <w:rFonts w:ascii="Batang" w:eastAsia="Batang" w:hAnsi="Batang" w:cs="Times New Roman"/>
        </w:rPr>
        <w:pPrChange w:id="13" w:author="나현종" w:date="2025-11-06T14:03:00Z" w16du:dateUtc="2025-11-06T05:03:00Z">
          <w:pPr>
            <w:wordWrap/>
            <w:spacing w:line="360" w:lineRule="auto"/>
            <w:jc w:val="both"/>
          </w:pPr>
        </w:pPrChange>
      </w:pPr>
    </w:p>
    <w:p w14:paraId="6E3F48D3" w14:textId="45A79C8B" w:rsidR="00FA0026" w:rsidRPr="00CD2777" w:rsidRDefault="00FA0026">
      <w:pPr>
        <w:wordWrap/>
        <w:spacing w:line="360" w:lineRule="auto"/>
        <w:ind w:firstLineChars="100" w:firstLine="220"/>
        <w:jc w:val="both"/>
        <w:rPr>
          <w:rFonts w:ascii="Batang" w:eastAsia="Batang" w:hAnsi="Batang" w:cs="Times New Roman"/>
          <w:b/>
          <w:bCs/>
        </w:rPr>
        <w:pPrChange w:id="14" w:author="나현종" w:date="2025-11-06T14:03:00Z" w16du:dateUtc="2025-11-06T05:03:00Z">
          <w:pPr>
            <w:wordWrap/>
            <w:spacing w:line="360" w:lineRule="auto"/>
            <w:jc w:val="both"/>
          </w:pPr>
        </w:pPrChange>
      </w:pPr>
      <w:r w:rsidRPr="00CD2777">
        <w:rPr>
          <w:rFonts w:ascii="Batang" w:eastAsia="Batang" w:hAnsi="Batang" w:cs="Times New Roman" w:hint="eastAsia"/>
          <w:b/>
          <w:bCs/>
        </w:rPr>
        <w:t>2.2. Hypothesis Development</w:t>
      </w:r>
    </w:p>
    <w:p w14:paraId="0741EF88" w14:textId="74DB95B7" w:rsidR="00CF6B4F" w:rsidRPr="00CD2777" w:rsidRDefault="00CF6B4F">
      <w:pPr>
        <w:wordWrap/>
        <w:spacing w:line="360" w:lineRule="auto"/>
        <w:ind w:firstLineChars="100" w:firstLine="220"/>
        <w:jc w:val="both"/>
        <w:rPr>
          <w:rFonts w:ascii="Batang" w:eastAsia="Batang" w:hAnsi="Batang" w:cs="Times New Roman"/>
          <w:i/>
          <w:iCs/>
        </w:rPr>
        <w:pPrChange w:id="15" w:author="나현종" w:date="2025-11-06T14:03:00Z" w16du:dateUtc="2025-11-06T05:03:00Z">
          <w:pPr>
            <w:wordWrap/>
            <w:spacing w:line="360" w:lineRule="auto"/>
            <w:jc w:val="both"/>
          </w:pPr>
        </w:pPrChange>
      </w:pPr>
      <w:r w:rsidRPr="00CD2777">
        <w:rPr>
          <w:rFonts w:ascii="Batang" w:eastAsia="Batang" w:hAnsi="Batang" w:cs="Times New Roman" w:hint="eastAsia"/>
          <w:i/>
          <w:iCs/>
        </w:rPr>
        <w:t>2.2.1. 연구 문제의 정의와 비교 기준 설정</w:t>
      </w:r>
    </w:p>
    <w:p w14:paraId="4B9AEABD" w14:textId="332A0779" w:rsidR="008404AA" w:rsidRPr="0046768E" w:rsidRDefault="00CF6B4F">
      <w:pPr>
        <w:wordWrap/>
        <w:spacing w:line="360" w:lineRule="auto"/>
        <w:ind w:firstLineChars="100" w:firstLine="220"/>
        <w:jc w:val="both"/>
        <w:rPr>
          <w:rFonts w:ascii="Batang" w:eastAsia="Batang" w:hAnsi="Batang" w:cs="함초롬바탕"/>
          <w:color w:val="000000" w:themeColor="text1"/>
        </w:rPr>
        <w:pPrChange w:id="16" w:author="나현종" w:date="2025-11-06T14:03:00Z" w16du:dateUtc="2025-11-06T05:03:00Z">
          <w:pPr>
            <w:wordWrap/>
            <w:spacing w:line="360" w:lineRule="auto"/>
            <w:ind w:firstLineChars="200" w:firstLine="440"/>
            <w:jc w:val="both"/>
          </w:pPr>
        </w:pPrChange>
      </w:pPr>
      <w:r w:rsidRPr="00CD2777">
        <w:rPr>
          <w:rFonts w:ascii="Batang" w:eastAsia="Batang" w:hAnsi="Batang" w:cs="함초롬바탕" w:hint="eastAsia"/>
        </w:rPr>
        <w:t xml:space="preserve">앞선 문헌 검토에서 </w:t>
      </w:r>
      <w:r w:rsidR="008404AA" w:rsidRPr="00CD2777">
        <w:rPr>
          <w:rFonts w:ascii="Batang" w:eastAsia="Batang" w:hAnsi="Batang" w:cs="함초롬바탕" w:hint="eastAsia"/>
        </w:rPr>
        <w:t xml:space="preserve">논의한 바와 같이, </w:t>
      </w:r>
      <w:r w:rsidRPr="00CD2777">
        <w:rPr>
          <w:rFonts w:ascii="Batang" w:eastAsia="Batang" w:hAnsi="Batang" w:cs="함초롬바탕" w:hint="eastAsia"/>
        </w:rPr>
        <w:t>Black-</w:t>
      </w:r>
      <w:proofErr w:type="spellStart"/>
      <w:r w:rsidRPr="00CD2777">
        <w:rPr>
          <w:rFonts w:ascii="Batang" w:eastAsia="Batang" w:hAnsi="Batang" w:cs="함초롬바탕" w:hint="eastAsia"/>
        </w:rPr>
        <w:t>Litter</w:t>
      </w:r>
      <w:r w:rsidR="001714DB" w:rsidRPr="00CD2777">
        <w:rPr>
          <w:rFonts w:ascii="Batang" w:eastAsia="Batang" w:hAnsi="Batang" w:cs="함초롬바탕" w:hint="eastAsia"/>
        </w:rPr>
        <w:t>man</w:t>
      </w:r>
      <w:proofErr w:type="spellEnd"/>
      <w:r w:rsidR="001714DB" w:rsidRPr="00CD2777">
        <w:rPr>
          <w:rFonts w:ascii="Batang" w:eastAsia="Batang" w:hAnsi="Batang" w:cs="함초롬바탕" w:hint="eastAsia"/>
        </w:rPr>
        <w:t xml:space="preserve"> 모형의 견해 생성 과정은 </w:t>
      </w:r>
      <w:r w:rsidR="008404AA" w:rsidRPr="00CD2777">
        <w:rPr>
          <w:rFonts w:ascii="Batang" w:eastAsia="Batang" w:hAnsi="Batang" w:cs="함초롬바탕" w:hint="eastAsia"/>
        </w:rPr>
        <w:t xml:space="preserve">인간 </w:t>
      </w:r>
      <w:r w:rsidR="001714DB" w:rsidRPr="00CD2777">
        <w:rPr>
          <w:rFonts w:ascii="Batang" w:eastAsia="Batang" w:hAnsi="Batang" w:cs="함초롬바탕" w:hint="eastAsia"/>
        </w:rPr>
        <w:t xml:space="preserve">의사결정자의 </w:t>
      </w:r>
      <w:r w:rsidR="008404AA" w:rsidRPr="00CD2777">
        <w:rPr>
          <w:rFonts w:ascii="Batang" w:eastAsia="Batang" w:hAnsi="Batang" w:cs="함초롬바탕" w:hint="eastAsia"/>
        </w:rPr>
        <w:t>인지적 병목과 정보처리</w:t>
      </w:r>
      <w:r w:rsidR="001714DB" w:rsidRPr="00CD2777">
        <w:rPr>
          <w:rFonts w:ascii="Batang" w:eastAsia="Batang" w:hAnsi="Batang" w:cs="함초롬바탕" w:hint="eastAsia"/>
        </w:rPr>
        <w:t>의</w:t>
      </w:r>
      <w:r w:rsidR="008404AA" w:rsidRPr="00CD2777">
        <w:rPr>
          <w:rFonts w:ascii="Batang" w:eastAsia="Batang" w:hAnsi="Batang" w:cs="함초롬바탕" w:hint="eastAsia"/>
        </w:rPr>
        <w:t xml:space="preserve"> </w:t>
      </w:r>
      <w:r w:rsidR="001714DB" w:rsidRPr="00CD2777">
        <w:rPr>
          <w:rFonts w:ascii="Batang" w:eastAsia="Batang" w:hAnsi="Batang" w:cs="함초롬바탕" w:hint="eastAsia"/>
        </w:rPr>
        <w:t>제</w:t>
      </w:r>
      <w:r w:rsidR="008404AA" w:rsidRPr="00CD2777">
        <w:rPr>
          <w:rFonts w:ascii="Batang" w:eastAsia="Batang" w:hAnsi="Batang" w:cs="함초롬바탕" w:hint="eastAsia"/>
        </w:rPr>
        <w:t>한</w:t>
      </w:r>
      <w:r w:rsidR="001714DB" w:rsidRPr="00CD2777">
        <w:rPr>
          <w:rFonts w:ascii="Batang" w:eastAsia="Batang" w:hAnsi="Batang" w:cs="함초롬바탕" w:hint="eastAsia"/>
        </w:rPr>
        <w:t>으</w:t>
      </w:r>
      <w:r w:rsidR="008404AA" w:rsidRPr="00CD2777">
        <w:rPr>
          <w:rFonts w:ascii="Batang" w:eastAsia="Batang" w:hAnsi="Batang" w:cs="함초롬바탕" w:hint="eastAsia"/>
        </w:rPr>
        <w:t>로 인해 구조적 제약을 가진다. 이러한 제약은</w:t>
      </w:r>
      <w:r w:rsidR="001714DB" w:rsidRPr="00CD2777">
        <w:rPr>
          <w:rFonts w:ascii="Batang" w:eastAsia="Batang" w:hAnsi="Batang" w:cs="함초롬바탕" w:hint="eastAsia"/>
        </w:rPr>
        <w:t xml:space="preserve"> 베이지안 사전-사후 통합 과정에서 </w:t>
      </w:r>
      <w:r w:rsidR="008404AA" w:rsidRPr="00CD2777">
        <w:rPr>
          <w:rFonts w:ascii="Batang" w:eastAsia="Batang" w:hAnsi="Batang" w:cs="함초롬바탕" w:hint="eastAsia"/>
        </w:rPr>
        <w:t xml:space="preserve">비합리적 신호를 주입하거나 </w:t>
      </w:r>
      <w:r w:rsidR="001714DB" w:rsidRPr="00CD2777">
        <w:rPr>
          <w:rFonts w:ascii="Batang" w:eastAsia="Batang" w:hAnsi="Batang" w:cs="함초롬바탕" w:hint="eastAsia"/>
        </w:rPr>
        <w:t>신뢰도 행렬을</w:t>
      </w:r>
      <w:r w:rsidR="008404AA" w:rsidRPr="00CD2777">
        <w:rPr>
          <w:rFonts w:ascii="Batang" w:eastAsia="Batang" w:hAnsi="Batang" w:cs="함초롬바탕" w:hint="eastAsia"/>
        </w:rPr>
        <w:t xml:space="preserve"> 왜곡시켜, 결과적으로 효율적 프런티어로부터의 이탈을 </w:t>
      </w:r>
      <w:r w:rsidR="00437999" w:rsidRPr="00CD2777">
        <w:rPr>
          <w:rFonts w:ascii="Batang" w:eastAsia="Batang" w:hAnsi="Batang" w:cs="함초롬바탕" w:hint="eastAsia"/>
        </w:rPr>
        <w:t>초래한다</w:t>
      </w:r>
      <w:r w:rsidR="00437999" w:rsidRPr="00CD2777">
        <w:rPr>
          <w:rFonts w:ascii="Batang" w:eastAsia="Batang" w:hAnsi="Batang" w:cs="함초롬바탕"/>
        </w:rPr>
        <w:t>.</w:t>
      </w:r>
      <w:r w:rsidR="00437999" w:rsidRPr="00CD2777">
        <w:rPr>
          <w:rFonts w:ascii="Batang" w:eastAsia="Batang" w:hAnsi="Batang" w:cs="함초롬바탕" w:hint="eastAsia"/>
        </w:rPr>
        <w:t xml:space="preserve"> 반면</w:t>
      </w:r>
      <w:r w:rsidR="008404AA" w:rsidRPr="00CD2777">
        <w:rPr>
          <w:rFonts w:ascii="Batang" w:eastAsia="Batang" w:hAnsi="Batang" w:cs="함초롬바탕" w:hint="eastAsia"/>
        </w:rPr>
        <w:t xml:space="preserve">, </w:t>
      </w:r>
      <w:r w:rsidR="001714DB" w:rsidRPr="00CD2777">
        <w:rPr>
          <w:rFonts w:ascii="Batang" w:eastAsia="Batang" w:hAnsi="Batang" w:cs="함초롬바탕" w:hint="eastAsia"/>
        </w:rPr>
        <w:t>대규모 언어모델에 기반한 인공지능 에이전트</w:t>
      </w:r>
      <w:r w:rsidR="008404AA" w:rsidRPr="00CD2777">
        <w:rPr>
          <w:rFonts w:ascii="Batang" w:eastAsia="Batang" w:hAnsi="Batang" w:cs="함초롬바탕" w:hint="eastAsia"/>
        </w:rPr>
        <w:t>는 방대한 비정형 데이터로부터 일관된 통계적 패턴을 추론하고, 정보처리 용량</w:t>
      </w:r>
      <w:r w:rsidR="001714DB" w:rsidRPr="00CD2777">
        <w:rPr>
          <w:rFonts w:ascii="Batang" w:eastAsia="Batang" w:hAnsi="Batang" w:cs="함초롬바탕" w:hint="eastAsia"/>
        </w:rPr>
        <w:t>의</w:t>
      </w:r>
      <w:r w:rsidR="008404AA" w:rsidRPr="00CD2777">
        <w:rPr>
          <w:rFonts w:ascii="Batang" w:eastAsia="Batang" w:hAnsi="Batang" w:cs="함초롬바탕" w:hint="eastAsia"/>
        </w:rPr>
        <w:t xml:space="preserve"> 제약 없이 </w:t>
      </w:r>
      <w:proofErr w:type="spellStart"/>
      <w:r w:rsidR="008404AA" w:rsidRPr="00CD2777">
        <w:rPr>
          <w:rFonts w:ascii="Batang" w:eastAsia="Batang" w:hAnsi="Batang" w:cs="함초롬바탕" w:hint="eastAsia"/>
        </w:rPr>
        <w:t>다차원적</w:t>
      </w:r>
      <w:ins w:id="17" w:author="나현종" w:date="2025-11-06T13:21:00Z" w16du:dateUtc="2025-11-06T04:21:00Z">
        <w:r w:rsidR="001714DB" w:rsidRPr="00CD2777">
          <w:rPr>
            <w:rFonts w:ascii="Batang" w:eastAsia="Batang" w:hAnsi="Batang" w:cs="함초롬바탕" w:hint="eastAsia"/>
          </w:rPr>
          <w:t>인</w:t>
        </w:r>
      </w:ins>
      <w:proofErr w:type="spellEnd"/>
      <w:r w:rsidR="008404AA" w:rsidRPr="00CD2777">
        <w:rPr>
          <w:rFonts w:ascii="Batang" w:eastAsia="Batang" w:hAnsi="Batang" w:cs="함초롬바탕" w:hint="eastAsia"/>
        </w:rPr>
        <w:t xml:space="preserve"> 데이터를 동시에 분석할 수 있는 능력을 지닌다</w:t>
      </w:r>
      <w:r w:rsidR="001714DB" w:rsidRPr="00CD2777">
        <w:rPr>
          <w:rFonts w:ascii="Batang" w:eastAsia="Batang" w:hAnsi="Batang" w:cs="함초롬바탕" w:hint="eastAsia"/>
        </w:rPr>
        <w:t xml:space="preserve">는 </w:t>
      </w:r>
      <w:r w:rsidR="001714DB" w:rsidRPr="0046768E">
        <w:rPr>
          <w:rFonts w:ascii="Batang" w:eastAsia="Batang" w:hAnsi="Batang" w:cs="함초롬바탕" w:hint="eastAsia"/>
          <w:color w:val="000000" w:themeColor="text1"/>
        </w:rPr>
        <w:t>점에서</w:t>
      </w:r>
      <w:r w:rsidR="008404AA" w:rsidRPr="0046768E">
        <w:rPr>
          <w:rFonts w:ascii="Batang" w:eastAsia="Batang" w:hAnsi="Batang" w:cs="함초롬바탕" w:hint="eastAsia"/>
          <w:color w:val="000000" w:themeColor="text1"/>
        </w:rPr>
        <w:t xml:space="preserve"> 인간의 인지적 제약을 보완하는 구조적 대안</w:t>
      </w:r>
      <w:r w:rsidR="00C87061" w:rsidRPr="0046768E">
        <w:rPr>
          <w:rFonts w:ascii="Batang" w:eastAsia="Batang" w:hAnsi="Batang" w:cs="함초롬바탕" w:hint="eastAsia"/>
          <w:color w:val="000000" w:themeColor="text1"/>
        </w:rPr>
        <w:t>으로</w:t>
      </w:r>
      <w:r w:rsidR="008404AA" w:rsidRPr="0046768E">
        <w:rPr>
          <w:rFonts w:ascii="Batang" w:eastAsia="Batang" w:hAnsi="Batang" w:cs="함초롬바탕" w:hint="eastAsia"/>
          <w:color w:val="000000" w:themeColor="text1"/>
        </w:rPr>
        <w:t xml:space="preserve"> 작용</w:t>
      </w:r>
      <w:r w:rsidR="001714DB" w:rsidRPr="0046768E">
        <w:rPr>
          <w:rFonts w:ascii="Batang" w:eastAsia="Batang" w:hAnsi="Batang" w:cs="함초롬바탕" w:hint="eastAsia"/>
          <w:color w:val="000000" w:themeColor="text1"/>
        </w:rPr>
        <w:t>할 수 있다</w:t>
      </w:r>
      <w:r w:rsidR="008404AA" w:rsidRPr="0046768E">
        <w:rPr>
          <w:rFonts w:ascii="Batang" w:eastAsia="Batang" w:hAnsi="Batang" w:cs="함초롬바탕" w:hint="eastAsia"/>
          <w:color w:val="000000" w:themeColor="text1"/>
        </w:rPr>
        <w:t>.</w:t>
      </w:r>
    </w:p>
    <w:p w14:paraId="69E374EF" w14:textId="5723DC47" w:rsidR="008404AA" w:rsidRPr="0046768E" w:rsidRDefault="001714DB">
      <w:pPr>
        <w:wordWrap/>
        <w:spacing w:line="360" w:lineRule="auto"/>
        <w:ind w:firstLineChars="100" w:firstLine="220"/>
        <w:jc w:val="both"/>
        <w:rPr>
          <w:rFonts w:ascii="Batang" w:eastAsia="Batang" w:hAnsi="Batang" w:cs="함초롬바탕"/>
          <w:color w:val="000000" w:themeColor="text1"/>
        </w:rPr>
        <w:pPrChange w:id="18" w:author="나현종" w:date="2025-11-06T14:03:00Z" w16du:dateUtc="2025-11-06T05:03:00Z">
          <w:pPr>
            <w:wordWrap/>
            <w:spacing w:line="360" w:lineRule="auto"/>
            <w:ind w:firstLineChars="300" w:firstLine="660"/>
            <w:jc w:val="both"/>
          </w:pPr>
        </w:pPrChange>
      </w:pPr>
      <w:r w:rsidRPr="0046768E">
        <w:rPr>
          <w:rFonts w:ascii="Batang" w:eastAsia="Batang" w:hAnsi="Batang" w:cs="함초롬바탕" w:hint="eastAsia"/>
          <w:color w:val="000000" w:themeColor="text1"/>
        </w:rPr>
        <w:t xml:space="preserve">그러나 실무적인 관점에서 볼 때, </w:t>
      </w:r>
      <w:r w:rsidR="008404AA" w:rsidRPr="0046768E">
        <w:rPr>
          <w:rFonts w:ascii="Batang" w:eastAsia="Batang" w:hAnsi="Batang" w:cs="함초롬바탕" w:hint="eastAsia"/>
          <w:color w:val="000000" w:themeColor="text1"/>
        </w:rPr>
        <w:t xml:space="preserve">인간 분석가 기반의 </w:t>
      </w:r>
      <w:r w:rsidRPr="0046768E">
        <w:rPr>
          <w:rFonts w:ascii="Batang" w:eastAsia="Batang" w:hAnsi="Batang" w:cs="함초롬바탕" w:hint="eastAsia"/>
          <w:color w:val="000000" w:themeColor="text1"/>
        </w:rPr>
        <w:t>Black-</w:t>
      </w:r>
      <w:proofErr w:type="spellStart"/>
      <w:r w:rsidRPr="0046768E">
        <w:rPr>
          <w:rFonts w:ascii="Batang" w:eastAsia="Batang" w:hAnsi="Batang" w:cs="함초롬바탕" w:hint="eastAsia"/>
          <w:color w:val="000000" w:themeColor="text1"/>
        </w:rPr>
        <w:t>Litterman</w:t>
      </w:r>
      <w:proofErr w:type="spellEnd"/>
      <w:r w:rsidRPr="0046768E">
        <w:rPr>
          <w:rFonts w:ascii="Batang" w:eastAsia="Batang" w:hAnsi="Batang" w:cs="함초롬바탕" w:hint="eastAsia"/>
          <w:color w:val="000000" w:themeColor="text1"/>
        </w:rPr>
        <w:t xml:space="preserve"> </w:t>
      </w:r>
      <w:r w:rsidR="008404AA" w:rsidRPr="0046768E">
        <w:rPr>
          <w:rFonts w:ascii="Batang" w:eastAsia="Batang" w:hAnsi="Batang" w:cs="함초롬바탕" w:hint="eastAsia"/>
          <w:color w:val="000000" w:themeColor="text1"/>
        </w:rPr>
        <w:t xml:space="preserve">견해 생성은 구조적으로 편향과 커버리지 한계를 가지기 때문에 실제 운용 환경에서 많은 자금은 복잡한 주관 견해를 적극적으로 반영하기보다 </w:t>
      </w:r>
      <w:r w:rsidR="00F87495" w:rsidRPr="0046768E">
        <w:rPr>
          <w:rFonts w:ascii="Batang" w:eastAsia="Batang" w:hAnsi="Batang" w:cs="함초롬바탕" w:hint="eastAsia"/>
          <w:color w:val="000000" w:themeColor="text1"/>
        </w:rPr>
        <w:t>시장 균형 수익률을 기반으로 한 B</w:t>
      </w:r>
      <w:r w:rsidR="00F87495" w:rsidRPr="0046768E">
        <w:rPr>
          <w:rFonts w:ascii="Batang" w:eastAsia="Batang" w:hAnsi="Batang" w:cs="함초롬바탕"/>
          <w:color w:val="000000" w:themeColor="text1"/>
        </w:rPr>
        <w:t>l</w:t>
      </w:r>
      <w:r w:rsidR="00F87495" w:rsidRPr="0046768E">
        <w:rPr>
          <w:rFonts w:ascii="Batang" w:eastAsia="Batang" w:hAnsi="Batang" w:cs="함초롬바탕" w:hint="eastAsia"/>
          <w:color w:val="000000" w:themeColor="text1"/>
        </w:rPr>
        <w:t>ack-</w:t>
      </w:r>
      <w:proofErr w:type="spellStart"/>
      <w:r w:rsidR="00F87495" w:rsidRPr="0046768E">
        <w:rPr>
          <w:rFonts w:ascii="Batang" w:eastAsia="Batang" w:hAnsi="Batang" w:cs="함초롬바탕" w:hint="eastAsia"/>
          <w:color w:val="000000" w:themeColor="text1"/>
        </w:rPr>
        <w:t>Litterman</w:t>
      </w:r>
      <w:proofErr w:type="spellEnd"/>
      <w:r w:rsidR="00F87495" w:rsidRPr="0046768E">
        <w:rPr>
          <w:rFonts w:ascii="Batang" w:eastAsia="Batang" w:hAnsi="Batang" w:cs="함초롬바탕" w:hint="eastAsia"/>
          <w:color w:val="000000" w:themeColor="text1"/>
        </w:rPr>
        <w:t xml:space="preserve"> </w:t>
      </w:r>
      <w:r w:rsidR="008404AA" w:rsidRPr="0046768E">
        <w:rPr>
          <w:rFonts w:ascii="Batang" w:eastAsia="Batang" w:hAnsi="Batang" w:cs="함초롬바탕" w:hint="eastAsia"/>
          <w:color w:val="000000" w:themeColor="text1"/>
        </w:rPr>
        <w:t>포트폴리오 구성을 유지</w:t>
      </w:r>
      <w:r w:rsidR="008F6162" w:rsidRPr="0046768E">
        <w:rPr>
          <w:rFonts w:ascii="Batang" w:eastAsia="Batang" w:hAnsi="Batang" w:cs="함초롬바탕" w:hint="eastAsia"/>
          <w:color w:val="000000" w:themeColor="text1"/>
        </w:rPr>
        <w:t>하는 경향이 있다</w:t>
      </w:r>
      <w:r w:rsidR="008404AA" w:rsidRPr="0046768E">
        <w:rPr>
          <w:rFonts w:ascii="Batang" w:eastAsia="Batang" w:hAnsi="Batang" w:cs="함초롬바탕" w:hint="eastAsia"/>
          <w:color w:val="000000" w:themeColor="text1"/>
        </w:rPr>
        <w:t>(Millo, 2023).</w:t>
      </w:r>
      <w:r w:rsidRPr="0046768E">
        <w:rPr>
          <w:rFonts w:ascii="Batang" w:eastAsia="Batang" w:hAnsi="Batang" w:cs="함초롬바탕" w:hint="eastAsia"/>
          <w:color w:val="000000" w:themeColor="text1"/>
        </w:rPr>
        <w:t xml:space="preserve"> 이</w:t>
      </w:r>
      <w:r w:rsidRPr="00CD2777">
        <w:rPr>
          <w:rFonts w:ascii="Batang" w:eastAsia="Batang" w:hAnsi="Batang" w:cs="함초롬바탕" w:hint="eastAsia"/>
        </w:rPr>
        <w:t xml:space="preserve">러한 </w:t>
      </w:r>
      <w:r w:rsidR="00F87495">
        <w:rPr>
          <w:rFonts w:ascii="Batang" w:eastAsia="Batang" w:hAnsi="Batang" w:cs="함초롬바탕" w:hint="eastAsia"/>
        </w:rPr>
        <w:t xml:space="preserve">실무적 </w:t>
      </w:r>
      <w:r w:rsidRPr="00CD2777">
        <w:rPr>
          <w:rFonts w:ascii="Batang" w:eastAsia="Batang" w:hAnsi="Batang" w:cs="함초롬바탕" w:hint="eastAsia"/>
        </w:rPr>
        <w:t>현실을 고려할 때, 본 연구의 일차적 비교 기준은</w:t>
      </w:r>
      <w:r w:rsidR="00F87495">
        <w:rPr>
          <w:rFonts w:ascii="Batang" w:eastAsia="Batang" w:hAnsi="Batang" w:cs="함초롬바탕" w:hint="eastAsia"/>
        </w:rPr>
        <w:t xml:space="preserve"> 시장 균형 수익률만을 활용한 Black-</w:t>
      </w:r>
      <w:proofErr w:type="spellStart"/>
      <w:r w:rsidR="00F87495">
        <w:rPr>
          <w:rFonts w:ascii="Batang" w:eastAsia="Batang" w:hAnsi="Batang" w:cs="함초롬바탕" w:hint="eastAsia"/>
        </w:rPr>
        <w:t>Litterman</w:t>
      </w:r>
      <w:proofErr w:type="spellEnd"/>
      <w:r w:rsidR="00F87495">
        <w:rPr>
          <w:rFonts w:ascii="Batang" w:eastAsia="Batang" w:hAnsi="Batang" w:cs="함초롬바탕" w:hint="eastAsia"/>
        </w:rPr>
        <w:t xml:space="preserve"> 모형이 되는 </w:t>
      </w:r>
      <w:r w:rsidR="00F87495" w:rsidRPr="0046768E">
        <w:rPr>
          <w:rFonts w:ascii="Batang" w:eastAsia="Batang" w:hAnsi="Batang" w:cs="함초롬바탕" w:hint="eastAsia"/>
          <w:color w:val="000000" w:themeColor="text1"/>
        </w:rPr>
        <w:t xml:space="preserve">것이 합당하다. </w:t>
      </w:r>
      <w:r w:rsidRPr="0046768E">
        <w:rPr>
          <w:rFonts w:ascii="Batang" w:eastAsia="Batang" w:hAnsi="Batang" w:cs="함초롬바탕" w:hint="eastAsia"/>
          <w:color w:val="000000" w:themeColor="text1"/>
        </w:rPr>
        <w:t xml:space="preserve"> </w:t>
      </w:r>
    </w:p>
    <w:p w14:paraId="15C85552" w14:textId="7B19C064" w:rsidR="004524F3" w:rsidRPr="0046768E" w:rsidRDefault="001714DB" w:rsidP="008F5C7A">
      <w:pPr>
        <w:wordWrap/>
        <w:spacing w:line="360" w:lineRule="auto"/>
        <w:ind w:firstLineChars="100" w:firstLine="220"/>
        <w:jc w:val="both"/>
        <w:rPr>
          <w:rFonts w:ascii="Batang" w:eastAsia="Batang" w:hAnsi="Batang" w:cs="함초롬바탕"/>
          <w:color w:val="000000" w:themeColor="text1"/>
        </w:rPr>
      </w:pPr>
      <w:r w:rsidRPr="0046768E">
        <w:rPr>
          <w:rFonts w:ascii="Batang" w:eastAsia="Batang" w:hAnsi="Batang" w:cs="함초롬바탕" w:hint="eastAsia"/>
          <w:color w:val="000000" w:themeColor="text1"/>
        </w:rPr>
        <w:t xml:space="preserve">이러한 비교 기준 설정은 본 연구가 </w:t>
      </w:r>
      <w:r w:rsidR="008F6162" w:rsidRPr="0046768E">
        <w:rPr>
          <w:rFonts w:ascii="Batang" w:eastAsia="Batang" w:hAnsi="Batang" w:cs="함초롬바탕" w:hint="eastAsia"/>
          <w:color w:val="000000" w:themeColor="text1"/>
        </w:rPr>
        <w:t xml:space="preserve">인공지능 에이전트를 통해 </w:t>
      </w:r>
      <w:r w:rsidRPr="0046768E">
        <w:rPr>
          <w:rFonts w:ascii="Batang" w:eastAsia="Batang" w:hAnsi="Batang" w:cs="함초롬바탕" w:hint="eastAsia"/>
          <w:color w:val="000000" w:themeColor="text1"/>
        </w:rPr>
        <w:t>주관적 견해를 체계적으로 통합한 Black-</w:t>
      </w:r>
      <w:proofErr w:type="spellStart"/>
      <w:r w:rsidRPr="0046768E">
        <w:rPr>
          <w:rFonts w:ascii="Batang" w:eastAsia="Batang" w:hAnsi="Batang" w:cs="함초롬바탕" w:hint="eastAsia"/>
          <w:color w:val="000000" w:themeColor="text1"/>
        </w:rPr>
        <w:t>Litterman</w:t>
      </w:r>
      <w:proofErr w:type="spellEnd"/>
      <w:r w:rsidRPr="0046768E">
        <w:rPr>
          <w:rFonts w:ascii="Batang" w:eastAsia="Batang" w:hAnsi="Batang" w:cs="함초롬바탕" w:hint="eastAsia"/>
          <w:color w:val="000000" w:themeColor="text1"/>
        </w:rPr>
        <w:t xml:space="preserve"> 모형이 </w:t>
      </w:r>
      <w:r w:rsidR="008F6162" w:rsidRPr="0046768E">
        <w:rPr>
          <w:rFonts w:ascii="Batang" w:eastAsia="Batang" w:hAnsi="Batang" w:cs="함초롬바탕"/>
          <w:color w:val="000000" w:themeColor="text1"/>
        </w:rPr>
        <w:t>시장의 수급이 일치하는 균형 상태에서, 시가총액 비중에 투영된 투자자 전체의 암묵적인 공통 견해를 반영한</w:t>
      </w:r>
      <w:proofErr w:type="spellStart"/>
      <w:r w:rsidR="008F6162" w:rsidRPr="0046768E">
        <w:rPr>
          <w:rFonts w:ascii="Batang" w:eastAsia="Batang" w:hAnsi="Batang" w:cs="함초롬바탕"/>
          <w:color w:val="000000" w:themeColor="text1"/>
        </w:rPr>
      </w:r>
      <w:r w:rsidR="008F6162" w:rsidRPr="0046768E">
        <w:rPr>
          <w:rFonts w:ascii="Batang" w:eastAsia="Batang" w:hAnsi="Batang" w:cs="함초롬바탕" w:hint="eastAsia"/>
          <w:color w:val="000000" w:themeColor="text1"/>
        </w:rPr>
      </w:r>
      <w:proofErr w:type="spellEnd"/>
      <w:r w:rsidR="008F6162" w:rsidRPr="0046768E">
        <w:rPr>
          <w:rFonts w:ascii="Batang" w:eastAsia="Batang" w:hAnsi="Batang" w:cs="함초롬바탕" w:hint="eastAsia"/>
          <w:color w:val="000000" w:themeColor="text1"/>
        </w:rPr>
        <w:t xml:space="preserve"> 시장 균형 수익률을 사용한 Black-</w:t>
      </w:r>
      <w:proofErr w:type="spellStart"/>
      <w:r w:rsidR="008F6162" w:rsidRPr="0046768E">
        <w:rPr>
          <w:rFonts w:ascii="Batang" w:eastAsia="Batang" w:hAnsi="Batang" w:cs="함초롬바탕" w:hint="eastAsia"/>
          <w:color w:val="000000" w:themeColor="text1"/>
        </w:rPr>
        <w:t>Litterman</w:t>
      </w:r>
      <w:proofErr w:type="spellEnd"/>
      <w:r w:rsidR="008F6162" w:rsidRPr="0046768E">
        <w:rPr>
          <w:rFonts w:ascii="Batang" w:eastAsia="Batang" w:hAnsi="Batang" w:cs="함초롬바탕" w:hint="eastAsia"/>
          <w:color w:val="000000" w:themeColor="text1"/>
        </w:rPr>
        <w:t xml:space="preserve"> 모형보다</w:t>
      </w:r>
      <w:r w:rsidRPr="0046768E">
        <w:rPr>
          <w:rFonts w:ascii="Batang" w:eastAsia="Batang" w:hAnsi="Batang" w:cs="함초롬바탕" w:hint="eastAsia"/>
          <w:color w:val="000000" w:themeColor="text1"/>
        </w:rPr>
        <w:t xml:space="preserve"> 실질적인 성과 개선을 제공하는지를 검증</w:t>
      </w:r>
      <w:r w:rsidR="008F6162" w:rsidRPr="0046768E">
        <w:rPr>
          <w:rFonts w:ascii="Batang" w:eastAsia="Batang" w:hAnsi="Batang" w:cs="함초롬바탕" w:hint="eastAsia"/>
          <w:color w:val="000000" w:themeColor="text1"/>
        </w:rPr>
      </w:r>
      <w:r w:rsidRPr="0046768E">
        <w:rPr>
          <w:rFonts w:ascii="Batang" w:eastAsia="Batang" w:hAnsi="Batang" w:cs="함초롬바탕" w:hint="eastAsia"/>
          <w:color w:val="000000" w:themeColor="text1"/>
        </w:rPr>
        <w:t xml:space="preserve">하는 것을 목표로 함을 의미한다. 나아가 인공지능 에이전트가 생성한 견해의 품질은 단순히 예측 </w:t>
      </w:r>
      <w:proofErr w:type="spellStart"/>
      <w:r w:rsidR="00A17C1F" w:rsidRPr="0046768E">
        <w:rPr>
          <w:rFonts w:ascii="Batang" w:eastAsia="Batang" w:hAnsi="Batang" w:cs="함초롬바탕" w:hint="eastAsia"/>
          <w:color w:val="000000" w:themeColor="text1"/>
        </w:rPr>
        <w:t>정확도</w:t>
      </w:r>
      <w:r w:rsidR="00A17C1F" w:rsidRPr="0046768E">
        <w:rPr>
          <w:rFonts w:ascii="Batang" w:eastAsia="Batang" w:hAnsi="Batang" w:cs="함초롬바탕"/>
          <w:color w:val="000000" w:themeColor="text1"/>
        </w:rPr>
        <w:t>뿐만</w:t>
      </w:r>
      <w:proofErr w:type="spellEnd"/>
      <w:r w:rsidRPr="0046768E">
        <w:rPr>
          <w:rFonts w:ascii="Batang" w:eastAsia="Batang" w:hAnsi="Batang" w:cs="함초롬바탕" w:hint="eastAsia"/>
          <w:color w:val="000000" w:themeColor="text1"/>
        </w:rPr>
        <w:t xml:space="preserve"> 아니라 포트폴리오 차원의 위험-수익 효율성으로 평가되어야 하므로,</w:t>
      </w:r>
      <w:r w:rsidR="004524F3" w:rsidRPr="0046768E">
        <w:rPr>
          <w:rFonts w:ascii="Batang" w:eastAsia="Batang" w:hAnsi="Batang" w:cs="함초롬바탕" w:hint="eastAsia"/>
          <w:color w:val="000000" w:themeColor="text1"/>
        </w:rPr>
        <w:t xml:space="preserve"> </w:t>
      </w:r>
      <w:r w:rsidRPr="0046768E">
        <w:rPr>
          <w:rFonts w:ascii="Batang" w:eastAsia="Batang" w:hAnsi="Batang" w:cs="함초롬바탕" w:hint="eastAsia"/>
          <w:color w:val="000000" w:themeColor="text1"/>
        </w:rPr>
        <w:t>샤프비율과</w:t>
      </w:r>
      <w:r w:rsidR="004524F3" w:rsidRPr="0046768E">
        <w:rPr>
          <w:rFonts w:ascii="Batang" w:eastAsia="Batang" w:hAnsi="Batang" w:cs="함초롬바탕" w:hint="eastAsia"/>
          <w:color w:val="000000" w:themeColor="text1"/>
        </w:rPr>
        <w:t xml:space="preserve"> 누적 수익률을 핵심 지표로 사용한다. 두 지표는 각각 효율성과 지속적 성장성을 대표하며, 자산배분 및 B</w:t>
      </w:r>
      <w:r w:rsidRPr="0046768E">
        <w:rPr>
          <w:rFonts w:ascii="Batang" w:eastAsia="Batang" w:hAnsi="Batang" w:cs="함초롬바탕" w:hint="eastAsia"/>
          <w:color w:val="000000" w:themeColor="text1"/>
        </w:rPr>
        <w:t>lack-</w:t>
      </w:r>
      <w:proofErr w:type="spellStart"/>
      <w:r w:rsidRPr="0046768E">
        <w:rPr>
          <w:rFonts w:ascii="Batang" w:eastAsia="Batang" w:hAnsi="Batang" w:cs="함초롬바탕" w:hint="eastAsia"/>
          <w:color w:val="000000" w:themeColor="text1"/>
        </w:rPr>
        <w:t>Litterman</w:t>
      </w:r>
      <w:proofErr w:type="spellEnd"/>
      <w:r w:rsidR="004524F3" w:rsidRPr="0046768E">
        <w:rPr>
          <w:rFonts w:ascii="Batang" w:eastAsia="Batang" w:hAnsi="Batang" w:cs="함초롬바탕" w:hint="eastAsia"/>
          <w:color w:val="000000" w:themeColor="text1"/>
        </w:rPr>
        <w:t xml:space="preserve"> 모형의 실증 연구에서 가장 널리 사용되는 표준</w:t>
      </w:r>
      <w:r w:rsidRPr="0046768E">
        <w:rPr>
          <w:rFonts w:ascii="Batang" w:eastAsia="Batang" w:hAnsi="Batang" w:cs="함초롬바탕" w:hint="eastAsia"/>
          <w:color w:val="000000" w:themeColor="text1"/>
        </w:rPr>
        <w:t>적인</w:t>
      </w:r>
      <w:r w:rsidR="004524F3" w:rsidRPr="0046768E">
        <w:rPr>
          <w:rFonts w:ascii="Batang" w:eastAsia="Batang" w:hAnsi="Batang" w:cs="함초롬바탕" w:hint="eastAsia"/>
          <w:color w:val="000000" w:themeColor="text1"/>
        </w:rPr>
        <w:t xml:space="preserve"> </w:t>
      </w:r>
      <w:r w:rsidR="00DB39B1" w:rsidRPr="0046768E">
        <w:rPr>
          <w:rFonts w:ascii="Batang" w:eastAsia="Batang" w:hAnsi="Batang" w:cs="함초롬바탕" w:hint="eastAsia"/>
          <w:color w:val="000000" w:themeColor="text1"/>
        </w:rPr>
        <w:t>평가 척도이다</w:t>
      </w:r>
      <w:r w:rsidR="004524F3" w:rsidRPr="0046768E">
        <w:rPr>
          <w:rFonts w:ascii="Batang" w:eastAsia="Batang" w:hAnsi="Batang" w:cs="함초롬바탕" w:hint="eastAsia"/>
          <w:color w:val="000000" w:themeColor="text1"/>
        </w:rPr>
        <w:t>(</w:t>
      </w:r>
      <w:proofErr w:type="spellStart"/>
      <w:r w:rsidR="004524F3" w:rsidRPr="0046768E">
        <w:rPr>
          <w:rFonts w:ascii="Batang" w:eastAsia="Batang" w:hAnsi="Batang" w:cs="함초롬바탕" w:hint="eastAsia"/>
          <w:color w:val="000000" w:themeColor="text1"/>
        </w:rPr>
        <w:t>Idzorek</w:t>
      </w:r>
      <w:proofErr w:type="spellEnd"/>
      <w:r w:rsidR="004524F3" w:rsidRPr="0046768E">
        <w:rPr>
          <w:rFonts w:ascii="Batang" w:eastAsia="Batang" w:hAnsi="Batang" w:cs="함초롬바탕" w:hint="eastAsia"/>
          <w:color w:val="000000" w:themeColor="text1"/>
        </w:rPr>
        <w:t>, 2004; Meucci, 2008; Satchell &amp; Scowcroft, 2000).</w:t>
      </w:r>
    </w:p>
    <w:p w14:paraId="37A17C0A" w14:textId="77777777" w:rsidR="001714DB" w:rsidRPr="0046768E" w:rsidRDefault="001714DB">
      <w:pPr>
        <w:wordWrap/>
        <w:spacing w:line="360" w:lineRule="auto"/>
        <w:ind w:firstLineChars="100" w:firstLine="220"/>
        <w:jc w:val="both"/>
        <w:rPr>
          <w:rFonts w:ascii="Batang" w:eastAsia="Batang" w:hAnsi="Batang" w:cs="함초롬바탕"/>
          <w:color w:val="000000" w:themeColor="text1"/>
        </w:rPr>
        <w:pPrChange w:id="19" w:author="나현종" w:date="2025-11-06T14:03:00Z" w16du:dateUtc="2025-11-06T05:03:00Z">
          <w:pPr>
            <w:wordWrap/>
            <w:spacing w:line="360" w:lineRule="auto"/>
            <w:jc w:val="both"/>
          </w:pPr>
        </w:pPrChange>
      </w:pPr>
    </w:p>
    <w:p w14:paraId="7F49CC1A" w14:textId="11B6EA67" w:rsidR="001714DB" w:rsidRPr="00CD2777" w:rsidRDefault="001714DB">
      <w:pPr>
        <w:wordWrap/>
        <w:spacing w:line="360" w:lineRule="auto"/>
        <w:ind w:firstLineChars="100" w:firstLine="220"/>
        <w:jc w:val="both"/>
        <w:rPr>
          <w:rFonts w:ascii="Batang" w:eastAsia="Batang" w:hAnsi="Batang" w:cs="함초롬바탕"/>
          <w:i/>
          <w:iCs/>
        </w:rPr>
        <w:pPrChange w:id="20" w:author="나현종" w:date="2025-11-06T14:03:00Z" w16du:dateUtc="2025-11-06T05:03:00Z">
          <w:pPr>
            <w:spacing w:line="276" w:lineRule="auto"/>
            <w:ind w:firstLineChars="100" w:firstLine="220"/>
            <w:jc w:val="both"/>
          </w:pPr>
        </w:pPrChange>
      </w:pPr>
      <w:r w:rsidRPr="00CD2777">
        <w:rPr>
          <w:rFonts w:ascii="Batang" w:eastAsia="Batang" w:hAnsi="Batang" w:cs="함초롬바탕" w:hint="eastAsia"/>
          <w:i/>
          <w:iCs/>
        </w:rPr>
        <w:t>2.2.2. 가설의 설정과 실증 전략</w:t>
      </w:r>
    </w:p>
    <w:p w14:paraId="0030F05E" w14:textId="4003FDC1" w:rsidR="001714DB" w:rsidRPr="0046768E" w:rsidRDefault="001714DB" w:rsidP="008F5C7A">
      <w:pPr>
        <w:wordWrap/>
        <w:spacing w:line="360" w:lineRule="auto"/>
        <w:ind w:firstLineChars="100" w:firstLine="220"/>
        <w:jc w:val="both"/>
        <w:rPr>
          <w:rFonts w:ascii="Batang" w:eastAsia="Batang" w:hAnsi="Batang" w:cs="함초롬바탕"/>
          <w:color w:val="000000" w:themeColor="text1"/>
        </w:rPr>
      </w:pPr>
      <w:r w:rsidRPr="0046768E">
        <w:rPr>
          <w:rFonts w:ascii="Batang" w:eastAsia="Batang" w:hAnsi="Batang" w:cs="함초롬바탕" w:hint="eastAsia"/>
          <w:color w:val="000000" w:themeColor="text1"/>
        </w:rPr>
        <w:t xml:space="preserve">이러한 논리적 배경과 비교 기준 설정으로부터 본 연구는 두 가지 주요 가설을 도출한다. 첫 번째 가설은 </w:t>
      </w:r>
      <w:r w:rsidR="003E3D20" w:rsidRPr="0046768E">
        <w:rPr>
          <w:rFonts w:ascii="Batang" w:eastAsia="Batang" w:hAnsi="Batang" w:cs="함초롬바탕" w:hint="eastAsia"/>
          <w:color w:val="000000" w:themeColor="text1"/>
        </w:rPr>
        <w:t>인공지능 에이전</w:t>
      </w:r>
      <w:r w:rsidR="00541831" w:rsidRPr="0046768E">
        <w:rPr>
          <w:rFonts w:ascii="Batang" w:eastAsia="Batang" w:hAnsi="Batang" w:cs="함초롬바탕" w:hint="eastAsia"/>
          <w:color w:val="000000" w:themeColor="text1"/>
        </w:rPr>
        <w:t>트</w:t>
      </w:r>
      <w:r w:rsidR="006B0712" w:rsidRPr="0046768E">
        <w:rPr>
          <w:rFonts w:ascii="Batang" w:eastAsia="Batang" w:hAnsi="Batang" w:cs="함초롬바탕" w:hint="eastAsia"/>
          <w:color w:val="000000" w:themeColor="text1"/>
        </w:rPr>
        <w:t>의 견해를 활용한 수익률 기반</w:t>
      </w:r>
      <w:r w:rsidRPr="0046768E">
        <w:rPr>
          <w:rFonts w:ascii="Batang" w:eastAsia="Batang" w:hAnsi="Batang" w:cs="함초롬바탕" w:hint="eastAsia"/>
          <w:color w:val="000000" w:themeColor="text1"/>
        </w:rPr>
        <w:t xml:space="preserve"> Black-</w:t>
      </w:r>
      <w:proofErr w:type="spellStart"/>
      <w:r w:rsidRPr="0046768E">
        <w:rPr>
          <w:rFonts w:ascii="Batang" w:eastAsia="Batang" w:hAnsi="Batang" w:cs="함초롬바탕" w:hint="eastAsia"/>
          <w:color w:val="000000" w:themeColor="text1"/>
        </w:rPr>
        <w:t>Litterman</w:t>
      </w:r>
      <w:proofErr w:type="spellEnd"/>
      <w:r w:rsidRPr="0046768E">
        <w:rPr>
          <w:rFonts w:ascii="Batang" w:eastAsia="Batang" w:hAnsi="Batang" w:cs="함초롬바탕" w:hint="eastAsia"/>
          <w:color w:val="000000" w:themeColor="text1"/>
        </w:rPr>
        <w:t xml:space="preserve"> 포트폴리오가 </w:t>
      </w:r>
      <w:r w:rsidR="006B0712" w:rsidRPr="0046768E">
        <w:rPr>
          <w:rFonts w:ascii="Batang" w:eastAsia="Batang" w:hAnsi="Batang" w:cs="함초롬바탕" w:hint="eastAsia"/>
          <w:color w:val="000000" w:themeColor="text1"/>
        </w:rPr>
        <w:t>시장 균형 수익률 기반 Black-</w:t>
      </w:r>
      <w:proofErr w:type="spellStart"/>
      <w:r w:rsidR="006B0712" w:rsidRPr="0046768E">
        <w:rPr>
          <w:rFonts w:ascii="Batang" w:eastAsia="Batang" w:hAnsi="Batang" w:cs="함초롬바탕" w:hint="eastAsia"/>
          <w:color w:val="000000" w:themeColor="text1"/>
        </w:rPr>
        <w:t>Litterman</w:t>
      </w:r>
      <w:proofErr w:type="spellEnd"/>
      <w:r w:rsidR="006B0712" w:rsidRPr="0046768E">
        <w:rPr>
          <w:rFonts w:ascii="Batang" w:eastAsia="Batang" w:hAnsi="Batang" w:cs="함초롬바탕" w:hint="eastAsia"/>
          <w:color w:val="000000" w:themeColor="text1"/>
        </w:rPr>
        <w:t xml:space="preserve"> 포트폴리오에</w:t>
      </w:r>
      <w:r w:rsidRPr="0046768E">
        <w:rPr>
          <w:rFonts w:ascii="Batang" w:eastAsia="Batang" w:hAnsi="Batang" w:cs="함초롬바탕" w:hint="eastAsia"/>
          <w:color w:val="000000" w:themeColor="text1"/>
        </w:rPr>
        <w:t xml:space="preserve"> 동등 이상의 성과를 달성한다는 것이다. 구체적으로, 인공지능 에이전트가 생성한 견해는 인간의 인지적 편향을 완화하고 정보처리 용량의 제약을 극복함으로써, 시장균형 수익률과 결합될 때 </w:t>
      </w:r>
      <w:r w:rsidR="006B0712" w:rsidRPr="0046768E">
        <w:rPr>
          <w:rFonts w:ascii="Batang" w:eastAsia="Batang" w:hAnsi="Batang" w:cs="함초롬바탕" w:hint="eastAsia"/>
          <w:color w:val="000000" w:themeColor="text1"/>
        </w:rPr>
        <w:t>시장 균형 수익률만을 활용할 경우</w:t>
      </w:r>
      <w:r w:rsidRPr="0046768E">
        <w:rPr>
          <w:rFonts w:ascii="Batang" w:eastAsia="Batang" w:hAnsi="Batang" w:cs="함초롬바탕" w:hint="eastAsia"/>
          <w:color w:val="000000" w:themeColor="text1"/>
        </w:rPr>
        <w:t>보다 정교한 사후 기대수익률을 산출할 것으로 기대된다. 이러한 개선된 기대수익률은 포트폴리오 최적화 과정에서 보다 효율적인 자산배분으로 이어지며, 결과적으로 샤프 비율과 누적 수익률 측면에서 우수한 성과를 보일 것이다.</w:t>
      </w:r>
    </w:p>
    <w:p w14:paraId="7081F739" w14:textId="72EEDF1D" w:rsidR="001714DB" w:rsidRPr="00CD2777" w:rsidRDefault="001714DB"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 xml:space="preserve">이를 검증하기 위해 본 연구는 </w:t>
      </w:r>
      <w:r w:rsidR="006B0712">
        <w:rPr>
          <w:rFonts w:ascii="Batang" w:eastAsia="Batang" w:hAnsi="Batang" w:cs="함초롬바탕" w:hint="eastAsia"/>
        </w:rPr>
        <w:t>시장 균형 수익률에 LLM의 견해를 결합한</w:t>
      </w:r>
      <w:r w:rsidRPr="00CD2777">
        <w:rPr>
          <w:rFonts w:ascii="Batang" w:eastAsia="Batang" w:hAnsi="Batang" w:cs="함초롬바탕" w:hint="eastAsia"/>
        </w:rPr>
        <w:t xml:space="preserve">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포트폴리오와 </w:t>
      </w:r>
      <w:r w:rsidR="006B0712">
        <w:rPr>
          <w:rFonts w:ascii="Batang" w:eastAsia="Batang" w:hAnsi="Batang" w:cs="함초롬바탕" w:hint="eastAsia"/>
        </w:rPr>
        <w:t>시장 균형 수익률만을 활용한</w:t>
      </w:r>
      <w:r w:rsidRPr="00CD2777">
        <w:rPr>
          <w:rFonts w:ascii="Batang" w:eastAsia="Batang" w:hAnsi="Batang" w:cs="함초롬바탕" w:hint="eastAsia"/>
        </w:rPr>
        <w:t xml:space="preserve"> 포트폴리오를 동일한 데이터 기간, </w:t>
      </w:r>
      <w:proofErr w:type="spellStart"/>
      <w:r w:rsidRPr="00CD2777">
        <w:rPr>
          <w:rFonts w:ascii="Batang" w:eastAsia="Batang" w:hAnsi="Batang" w:cs="함초롬바탕" w:hint="eastAsia"/>
        </w:rPr>
        <w:t>리밸런싱</w:t>
      </w:r>
      <w:proofErr w:type="spellEnd"/>
      <w:r w:rsidRPr="00CD2777">
        <w:rPr>
          <w:rFonts w:ascii="Batang" w:eastAsia="Batang" w:hAnsi="Batang" w:cs="함초롬바탕" w:hint="eastAsia"/>
        </w:rPr>
        <w:t xml:space="preserve"> 주기, 공매도 제약 조건하에서 비교한다. 두 포트폴리오는 동일한 공분산 행렬과 무위험수익률을 공유하며, 유일한 차이는 </w:t>
      </w:r>
      <w:r w:rsidR="006B0712">
        <w:rPr>
          <w:rFonts w:ascii="Batang" w:eastAsia="Batang" w:hAnsi="Batang" w:cs="함초롬바탕" w:hint="eastAsia"/>
        </w:rPr>
        <w:t>시장 균형 수익률에 인공지능 에이전트가 생성한 견해가 결합되었는지 여부이다</w:t>
      </w:r>
      <w:r w:rsidRPr="00CD2777">
        <w:rPr>
          <w:rFonts w:ascii="Batang" w:eastAsia="Batang" w:hAnsi="Batang" w:cs="함초롬바탕" w:hint="eastAsia"/>
        </w:rPr>
        <w:t xml:space="preserve">. 따라서 관찰되는 성과 차이는 </w:t>
      </w:r>
      <w:r w:rsidR="006B0712">
        <w:rPr>
          <w:rFonts w:ascii="Batang" w:eastAsia="Batang" w:hAnsi="Batang" w:cs="함초롬바탕" w:hint="eastAsia"/>
        </w:rPr>
        <w:t xml:space="preserve">LLM이 생성한 </w:t>
      </w:r>
      <w:r w:rsidRPr="00CD2777">
        <w:rPr>
          <w:rFonts w:ascii="Batang" w:eastAsia="Batang" w:hAnsi="Batang" w:cs="함초롬바탕" w:hint="eastAsia"/>
        </w:rPr>
        <w:t>견해의 질과 그것이 포트폴리오 구성에 미치는 영향으로 귀속될 수 있다.</w:t>
      </w:r>
    </w:p>
    <w:p w14:paraId="44F644F0" w14:textId="77777777" w:rsidR="001714DB" w:rsidRPr="00CD2777" w:rsidRDefault="001714DB"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두 번째 가설은 대규모 언어모델 기반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모형의 성과가 이질적 정보원을 통합하는 정보 처리 범위에 따라 체계적으로 증가한다는 것이다. 이는 인공지능 에이전트의 핵심 강점이 단순히 계산 속도나 처리량이 아니라 다차원적 정보를 동시에 고려하고 일관된 판단으로 통합하는 능력에 있다는 이론적 주장을 실증적으로 검증하기 위한 것이다. 구체적으로 본 연구는 정보 입력의 범위를 세 단계로 구분하여 각 단계에서 산출된 견해의 품질과 최종 포트폴리오 성과를 비교한다.</w:t>
      </w:r>
    </w:p>
    <w:p w14:paraId="4FCB5E59" w14:textId="6EF5C74A" w:rsidR="001714DB" w:rsidRPr="00CD2777" w:rsidRDefault="001714DB"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첫 번째 단계는 과거 수익률</w:t>
      </w:r>
      <w:r w:rsidR="003E3D20">
        <w:rPr>
          <w:rFonts w:ascii="Batang" w:eastAsia="Batang" w:hAnsi="Batang" w:cs="함초롬바탕" w:hint="eastAsia"/>
        </w:rPr>
        <w:t>과 관련된 데이터만</w:t>
      </w:r>
      <w:r w:rsidRPr="00CD2777">
        <w:rPr>
          <w:rFonts w:ascii="Batang" w:eastAsia="Batang" w:hAnsi="Batang" w:cs="함초롬바탕" w:hint="eastAsia"/>
        </w:rPr>
        <w:t xml:space="preserve">을 입력으로 사용하는 경우이며, 이는 </w:t>
      </w:r>
      <w:r w:rsidR="0046768E" w:rsidRPr="0046768E">
        <w:rPr>
          <w:rFonts w:ascii="Batang" w:eastAsia="Batang" w:hAnsi="Batang" w:cs="함초롬바탕" w:hint="eastAsia"/>
        </w:rPr>
        <w:t>최근</w:t>
      </w:r>
      <w:r w:rsidR="0046768E" w:rsidRPr="0046768E">
        <w:rPr>
          <w:rFonts w:ascii="Batang" w:eastAsia="Batang" w:hAnsi="Batang" w:cs="함초롬바탕"/>
        </w:rPr>
        <w:t xml:space="preserve"> 12개월 월별 수익률, 평균 회귀 신호, 변동성, 추세 강도, 그리고 3년 평균 복리수익률(CAGR) 등의 시장 수익률 지표</w:t>
      </w:r>
      <w:r w:rsidR="003E3D20">
        <w:rPr>
          <w:rFonts w:ascii="Batang" w:eastAsia="Batang" w:hAnsi="Batang" w:cs="함초롬바탕" w:hint="eastAsia"/>
        </w:rPr>
        <w:t>를</w:t>
      </w:r>
      <w:r w:rsidRPr="00CD2777">
        <w:rPr>
          <w:rFonts w:ascii="Batang" w:eastAsia="Batang" w:hAnsi="Batang" w:cs="함초롬바탕" w:hint="eastAsia"/>
        </w:rPr>
        <w:t xml:space="preserve"> 반영한다. </w:t>
      </w:r>
      <w:r w:rsidR="0046768E" w:rsidRPr="0046768E">
        <w:rPr>
          <w:rFonts w:ascii="Batang" w:eastAsia="Batang" w:hAnsi="Batang" w:cs="함초롬바탕" w:hint="eastAsia"/>
        </w:rPr>
        <w:t>두</w:t>
      </w:r>
      <w:r w:rsidR="0046768E" w:rsidRPr="0046768E">
        <w:rPr>
          <w:rFonts w:ascii="Batang" w:eastAsia="Batang" w:hAnsi="Batang" w:cs="함초롬바탕"/>
        </w:rPr>
        <w:t xml:space="preserve"> 번째 단계는 과거 수익률에 더해 회계 정보를 통합하는 경우이며, 이는 Book-to-Market 비율(bm), Shiller CAPE(CAPEI), 총자산이익률(ROA), 자기자본이익률(ROE), 총자산대비 </w:t>
      </w:r>
      <w:proofErr w:type="spellStart"/>
      <w:r w:rsidR="0046768E" w:rsidRPr="0046768E">
        <w:rPr>
          <w:rFonts w:ascii="Batang" w:eastAsia="Batang" w:hAnsi="Batang" w:cs="함초롬바탕"/>
        </w:rPr>
        <w:t>매출총이익률</w:t>
      </w:r>
      <w:proofErr w:type="spellEnd"/>
      <w:r w:rsidR="0046768E" w:rsidRPr="0046768E">
        <w:rPr>
          <w:rFonts w:ascii="Batang" w:eastAsia="Batang" w:hAnsi="Batang" w:cs="함초롬바탕"/>
        </w:rPr>
        <w:t>(GPROF), 순이익률(NPM), 부채비율(Total Debt/Invested Capital)로 섹터 성과에 영향을 미치는 펀더멘털 요인을 고려한다. 세 번째 단계는 수익률과 회계 정보에 더해 거시경제 지표를 통합하는 경우이며, 이는</w:t>
      </w:r>
      <w:r w:rsidR="0046768E">
        <w:rPr>
          <w:rFonts w:ascii="Batang" w:eastAsia="Batang" w:hAnsi="Batang" w:cs="함초롬바탕" w:hint="eastAsia"/>
        </w:rPr>
        <w:t xml:space="preserve"> </w:t>
      </w:r>
      <w:r w:rsidR="0046768E" w:rsidRPr="0046768E">
        <w:rPr>
          <w:rFonts w:ascii="Batang" w:eastAsia="Batang" w:hAnsi="Batang" w:cs="함초롬바탕" w:hint="eastAsia"/>
        </w:rPr>
        <w:t>기준금리</w:t>
      </w:r>
      <w:r w:rsidR="0046768E" w:rsidRPr="0046768E">
        <w:rPr>
          <w:rFonts w:ascii="Batang" w:eastAsia="Batang" w:hAnsi="Batang" w:cs="함초롬바탕"/>
        </w:rPr>
        <w:t xml:space="preserve">(FFR), 소비자물가지수(CPI), 미국 내 민간 고정자본투자(CAPEX), 장단기금리차(Spread), 경기선행지수(CLI)의 섹터 성과에 영향을 미치는 거시적 요인을 고려한다. </w:t>
      </w:r>
      <w:r w:rsidRPr="00CD2777">
        <w:rPr>
          <w:rFonts w:ascii="Batang" w:eastAsia="Batang" w:hAnsi="Batang" w:cs="함초롬바탕" w:hint="eastAsia"/>
        </w:rPr>
        <w:t xml:space="preserve">각 단계별로 동일한 인공지능 에이전트 구조와 프롬프트 설계를 사용하되 입력 데이터의 범위만을 </w:t>
      </w:r>
      <w:proofErr w:type="spellStart"/>
      <w:r w:rsidR="002A7D44">
        <w:rPr>
          <w:rFonts w:ascii="Batang" w:eastAsia="Batang" w:hAnsi="Batang" w:cs="함초롬바탕" w:hint="eastAsia"/>
        </w:rPr>
        <w:t>확장</w:t>
      </w:r>
      <w:r w:rsidR="002A7D44" w:rsidRPr="00CD2777">
        <w:rPr>
          <w:rFonts w:ascii="Batang" w:eastAsia="Batang" w:hAnsi="Batang" w:cs="함초롬바탕" w:hint="eastAsia"/>
        </w:rPr>
        <w:t>시킴으로써</w:t>
      </w:r>
      <w:proofErr w:type="spellEnd"/>
      <w:r w:rsidRPr="00CD2777">
        <w:rPr>
          <w:rFonts w:ascii="Batang" w:eastAsia="Batang" w:hAnsi="Batang" w:cs="함초롬바탕" w:hint="eastAsia"/>
        </w:rPr>
        <w:t>, 정보 통합 범위의 확장이 견해의 품질과 포트폴리오 성과에 미치는 한계 효과를 식별할 수 있다.</w:t>
      </w:r>
    </w:p>
    <w:p w14:paraId="492E42BB" w14:textId="77777777" w:rsidR="001714DB" w:rsidRPr="00CD2777" w:rsidRDefault="001714DB"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이러한 단계적 비교는 Kelly et al.(2024)가 제시한 정보 입력 범위와 예측력 간의 양의 관계를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맥락에서 확장하는 것이며, 동시에 인공지능 에이전트의 정보 통합 능력이 실제로 포트폴리오 성과로 전환되는지를 검증한다. 만약 정보 범위의 확장이 체계적인 성과 개선으로 이어진다면, 이는 인공지능 에이전트가 단순히 인간의 판단을 대체하는 것을 넘어 인간이 효과적으로 통합하기 어려운 다차원적 정보를 활용하여 우월한 의사결정을 수행할 수 있음을 의미한다.</w:t>
      </w:r>
    </w:p>
    <w:p w14:paraId="71FE7AC2" w14:textId="42C5295F" w:rsidR="001714DB" w:rsidRPr="00CD2777" w:rsidRDefault="001714DB"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요약하면, 본 연구는 대규모 언어모델 기반 인공지능 에이전트가 인간의 인지적 병목을 완화하고 정교하며 일관된 견해를 생성하여 사후 기대수익률의 품질을 개선할 것이라는 이론적 주장을 실증적으로 검증한다. 결과적으로 인공지능 기반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포트폴리오가 벤치마크 대비 우수한 성과를 보이고, 이러한 성과가 정보 통합 범위의 확장에 따라 체계적으로 증가한다면, 이는 인공지능 에이전트가 인간 인지의 믿을 법한 대용치로 작동함을 실증적으로 입증함과 동시에 기존 인간 중심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모형의 구조적 병목을 개선할 수 있음을 보여줄 것이다.</w:t>
      </w:r>
    </w:p>
    <w:p w14:paraId="7C8F73BA" w14:textId="77777777" w:rsidR="00AC4668" w:rsidRPr="00CD2777" w:rsidRDefault="00AC4668">
      <w:pPr>
        <w:wordWrap/>
        <w:spacing w:line="360" w:lineRule="auto"/>
        <w:ind w:firstLineChars="100" w:firstLine="220"/>
        <w:jc w:val="both"/>
        <w:rPr>
          <w:rFonts w:ascii="Batang" w:eastAsia="Batang" w:hAnsi="Batang" w:cs="Times New Roman"/>
        </w:rPr>
        <w:pPrChange w:id="21" w:author="나현종" w:date="2025-11-06T14:03:00Z" w16du:dateUtc="2025-11-06T05:03:00Z">
          <w:pPr>
            <w:widowControl/>
            <w:wordWrap/>
            <w:autoSpaceDE/>
            <w:autoSpaceDN/>
            <w:spacing w:line="360" w:lineRule="auto"/>
            <w:jc w:val="both"/>
          </w:pPr>
        </w:pPrChange>
      </w:pPr>
    </w:p>
    <w:p w14:paraId="69371977" w14:textId="4B6B52D6" w:rsidR="00FA0026" w:rsidRPr="00CD2777" w:rsidRDefault="00FA0026">
      <w:pPr>
        <w:wordWrap/>
        <w:spacing w:line="360" w:lineRule="auto"/>
        <w:ind w:firstLineChars="100" w:firstLine="220"/>
        <w:jc w:val="center"/>
        <w:rPr>
          <w:rFonts w:ascii="Batang" w:eastAsia="Batang" w:hAnsi="Batang" w:cs="Times New Roman"/>
          <w:b/>
          <w:bCs/>
        </w:rPr>
        <w:pPrChange w:id="22" w:author="나현종" w:date="2025-11-06T14:03:00Z" w16du:dateUtc="2025-11-06T05:03:00Z">
          <w:pPr>
            <w:wordWrap/>
            <w:spacing w:line="360" w:lineRule="auto"/>
            <w:jc w:val="center"/>
          </w:pPr>
        </w:pPrChange>
      </w:pPr>
      <w:r w:rsidRPr="00CD2777">
        <w:rPr>
          <w:rFonts w:ascii="Batang" w:eastAsia="Batang" w:hAnsi="Batang" w:cs="Times New Roman" w:hint="eastAsia"/>
          <w:b/>
          <w:bCs/>
        </w:rPr>
        <w:t>III. DATA AND RESEARCH DESIGN</w:t>
      </w:r>
    </w:p>
    <w:p w14:paraId="4B6E9A20" w14:textId="10B16007" w:rsidR="001E13FD" w:rsidRPr="00CD2777" w:rsidRDefault="00B32AAD">
      <w:pPr>
        <w:wordWrap/>
        <w:spacing w:line="360" w:lineRule="auto"/>
        <w:ind w:firstLineChars="100" w:firstLine="220"/>
        <w:jc w:val="both"/>
        <w:rPr>
          <w:rFonts w:ascii="Batang" w:eastAsia="Batang" w:hAnsi="Batang" w:cs="함초롬바탕"/>
          <w:szCs w:val="22"/>
        </w:rPr>
        <w:pPrChange w:id="23" w:author="나현종" w:date="2025-11-06T14:03:00Z" w16du:dateUtc="2025-11-06T05:03:00Z">
          <w:pPr>
            <w:spacing w:line="276" w:lineRule="auto"/>
            <w:ind w:firstLineChars="100" w:firstLine="220"/>
            <w:jc w:val="both"/>
          </w:pPr>
        </w:pPrChange>
      </w:pPr>
      <w:r w:rsidRPr="00CD2777">
        <w:rPr>
          <w:rFonts w:ascii="Batang" w:eastAsia="Batang" w:hAnsi="Batang" w:cs="Times New Roman" w:hint="eastAsia"/>
          <w:b/>
          <w:bCs/>
        </w:rPr>
        <w:t xml:space="preserve">3.1. </w:t>
      </w:r>
      <w:r w:rsidR="001714DB" w:rsidRPr="00CD2777">
        <w:rPr>
          <w:rFonts w:ascii="Batang" w:eastAsia="Batang" w:hAnsi="Batang" w:cs="Times New Roman" w:hint="eastAsia"/>
          <w:b/>
          <w:bCs/>
        </w:rPr>
        <w:t>Sample and Data</w:t>
      </w:r>
    </w:p>
    <w:p w14:paraId="0C276611" w14:textId="77C3B961" w:rsidR="00CE6C4A" w:rsidRPr="00C477FB" w:rsidRDefault="001714DB" w:rsidP="008F5C7A">
      <w:pPr>
        <w:wordWrap/>
        <w:spacing w:line="360" w:lineRule="auto"/>
        <w:ind w:firstLineChars="100" w:firstLine="220"/>
        <w:jc w:val="both"/>
        <w:rPr>
          <w:rFonts w:ascii="Batang" w:eastAsia="Batang" w:hAnsi="Batang" w:cs="함초롬바탕"/>
          <w:szCs w:val="22"/>
        </w:rPr>
      </w:pPr>
      <w:r w:rsidRPr="00C477FB">
        <w:rPr>
          <w:rFonts w:ascii="Batang" w:eastAsia="Batang" w:hAnsi="Batang" w:cs="함초롬바탕" w:hint="eastAsia"/>
          <w:szCs w:val="22"/>
        </w:rPr>
        <w:t>본 연구는 표본 구성과 데이터 수집에 있어 시장 대표성과 재현성을 동시에 확보하는 것을 목표로 한다. 먼저 연구 기간은 2015년 1월 1일부터 2024년 4월 30일까지를 표본 내 기간으로, 2024년 5월 1일부터 2024년 12월 31일까지를 표본 외 기간으로 설정하였다. 표본 내 기간의 데이터는 모형 추정과 포트폴리오 가중치 산출에 사용되며, 표본 외 기간의 데이터는 예측력과 성과 검증에 사용된다. 이러한 시간적 분할은 본 연구가 사용하는 대규모 언어모델의 지식 컷오프 시점과 밀접하게 관련된다. 본 연구는 Llama 3 모형을 활용하며, 해당 모형은 2024년 4월 18일에 출시되어 2024년 3월까지의 데이터를 기반으로 사전 학습되었다. 따라서 모형의 지식 컷오프 시점을 고려하여 발생 가능한 미래 정보 편향을 방지하고자 표본 외 구간을 2024년 5월부터로 한정하였다.</w:t>
      </w:r>
      <w:r w:rsidR="00CE6C4A" w:rsidRPr="00C477FB">
        <w:rPr>
          <w:rFonts w:ascii="Batang" w:eastAsia="Batang" w:hAnsi="Batang" w:cs="함초롬바탕" w:hint="eastAsia"/>
          <w:szCs w:val="22"/>
        </w:rPr>
        <w:t> </w:t>
      </w:r>
    </w:p>
    <w:p w14:paraId="5E8363FB" w14:textId="797A8AFD" w:rsidR="00CE6C4A" w:rsidRPr="00C477FB" w:rsidRDefault="00CE6C4A" w:rsidP="000F53C1">
      <w:pPr>
        <w:wordWrap/>
        <w:spacing w:line="360" w:lineRule="auto"/>
        <w:ind w:firstLineChars="100" w:firstLine="220"/>
        <w:jc w:val="both"/>
        <w:rPr>
          <w:rFonts w:ascii="Batang" w:eastAsia="Batang" w:hAnsi="Batang" w:cs="함초롬바탕"/>
          <w:szCs w:val="22"/>
        </w:rPr>
      </w:pPr>
      <w:r w:rsidRPr="00C477FB">
        <w:rPr>
          <w:rFonts w:ascii="Batang" w:eastAsia="Batang" w:hAnsi="Batang" w:cs="함초롬바탕" w:hint="eastAsia"/>
          <w:szCs w:val="22"/>
        </w:rPr>
        <w:t xml:space="preserve">연구 표본은 시장 대표성 확보를 위해 매 시점 S&amp;P 500 지수 구성종목 전체를 대상으로 한정하였다. </w:t>
      </w:r>
      <w:r w:rsidR="00DD1C03" w:rsidRPr="00C477FB">
        <w:rPr>
          <w:rFonts w:ascii="Batang" w:eastAsia="Batang" w:hAnsi="Batang" w:cs="함초롬바탕" w:hint="eastAsia"/>
          <w:szCs w:val="22"/>
        </w:rPr>
        <w:t xml:space="preserve">S&amp;P 500 지수는 미국 주식시장의 시가총액 약 80%를 차지하며 광범위한 산업을 포괄하므로, 본 연구의 섹터 수준 분석에 적합한 표본 프레임을 제공한다. </w:t>
      </w:r>
      <w:r w:rsidR="0046768E" w:rsidRPr="0046768E">
        <w:rPr>
          <w:rFonts w:ascii="Batang" w:eastAsia="Batang" w:hAnsi="Batang" w:cs="함초롬바탕" w:hint="eastAsia"/>
          <w:szCs w:val="22"/>
        </w:rPr>
        <w:t>각</w:t>
      </w:r>
      <w:r w:rsidR="0046768E" w:rsidRPr="0046768E">
        <w:rPr>
          <w:rFonts w:ascii="Batang" w:eastAsia="Batang" w:hAnsi="Batang" w:cs="함초롬바탕"/>
          <w:szCs w:val="22"/>
        </w:rPr>
        <w:t xml:space="preserve"> 종목의 월별 및 일별 수익률 데이터는 CRSP에서 수집하였으며, 재무제표 및 섹터 분류 정보는 </w:t>
      </w:r>
      <w:proofErr w:type="spellStart"/>
      <w:r w:rsidR="0046768E" w:rsidRPr="0046768E">
        <w:rPr>
          <w:rFonts w:ascii="Batang" w:eastAsia="Batang" w:hAnsi="Batang" w:cs="함초롬바탕"/>
          <w:szCs w:val="22"/>
        </w:rPr>
        <w:t>Compustat</w:t>
      </w:r>
      <w:proofErr w:type="spellEnd"/>
      <w:r w:rsidR="0046768E" w:rsidRPr="0046768E">
        <w:rPr>
          <w:rFonts w:ascii="Batang" w:eastAsia="Batang" w:hAnsi="Batang" w:cs="함초롬바탕"/>
          <w:szCs w:val="22"/>
        </w:rPr>
        <w:t xml:space="preserve">을 활용하였다. 회계정보는 </w:t>
      </w:r>
      <w:proofErr w:type="spellStart"/>
      <w:r w:rsidR="0046768E" w:rsidRPr="0046768E">
        <w:rPr>
          <w:rFonts w:ascii="Batang" w:eastAsia="Batang" w:hAnsi="Batang" w:cs="함초롬바탕"/>
          <w:szCs w:val="22"/>
        </w:rPr>
        <w:t>Compustat</w:t>
      </w:r>
      <w:proofErr w:type="spellEnd"/>
      <w:r w:rsidR="0046768E" w:rsidRPr="0046768E">
        <w:rPr>
          <w:rFonts w:ascii="Batang" w:eastAsia="Batang" w:hAnsi="Batang" w:cs="함초롬바탕"/>
          <w:szCs w:val="22"/>
        </w:rPr>
        <w:t xml:space="preserve"> 데이터를 활용했으며, 분기별 공시 시차를 고려하여 각 섹터별로 직전 3개월(1분기) 평균값을 </w:t>
      </w:r>
      <w:proofErr w:type="spellStart"/>
      <w:r w:rsidR="0046768E" w:rsidRPr="0046768E">
        <w:rPr>
          <w:rFonts w:ascii="Batang" w:eastAsia="Batang" w:hAnsi="Batang" w:cs="함초롬바탕"/>
          <w:szCs w:val="22"/>
        </w:rPr>
        <w:t>대표값으로</w:t>
      </w:r>
      <w:proofErr w:type="spellEnd"/>
      <w:r w:rsidR="0046768E" w:rsidRPr="0046768E">
        <w:rPr>
          <w:rFonts w:ascii="Batang" w:eastAsia="Batang" w:hAnsi="Batang" w:cs="함초롬바탕"/>
          <w:szCs w:val="22"/>
        </w:rPr>
        <w:t xml:space="preserve"> 산정하였다. 이는 실증 시점에서 이용 가능한 정보만을 반영하고, 공시 시차로 인한 미래 정보 누출을 방지하기 위한 조정 절차이다. 거시지표는 FRED(Federal Reserve Economic Data)에서 기준금리(FFR), 소비자물가지수(CPI), 미국 내 민간 고정자본투자(CAPEX), 장단기금리차(10Y–2Y Spread) 등을 수집하였으며, 경기선행지수(CLI)는 OECD Statistics를 통해 확보하였다.</w:t>
      </w:r>
      <w:r w:rsidR="0046768E">
        <w:rPr>
          <w:rFonts w:ascii="Batang" w:eastAsia="Batang" w:hAnsi="Batang" w:cs="함초롬바탕" w:hint="eastAsia"/>
          <w:szCs w:val="22"/>
        </w:rPr>
        <w:t xml:space="preserve"> </w:t>
      </w:r>
      <w:r w:rsidR="00DD1C03" w:rsidRPr="00C477FB">
        <w:rPr>
          <w:rFonts w:ascii="Batang" w:eastAsia="Batang" w:hAnsi="Batang" w:cs="함초롬바탕" w:hint="eastAsia"/>
          <w:szCs w:val="22"/>
        </w:rPr>
        <w:t xml:space="preserve">매 시점의 지수 구성은 각 종목의 편입일과 제외일 정보를 기준으로 구성하였으며, 데이터의 정확성을 위해 S&amp;P Global의 공식 웹 자료와 교차 검증을 수행하였다. 지수 구성의 변동은 일 단위로 식별하였으며, 지수에서 </w:t>
      </w:r>
      <w:proofErr w:type="spellStart"/>
      <w:r w:rsidR="00DD1C03" w:rsidRPr="00C477FB">
        <w:rPr>
          <w:rFonts w:ascii="Batang" w:eastAsia="Batang" w:hAnsi="Batang" w:cs="함초롬바탕" w:hint="eastAsia"/>
          <w:szCs w:val="22"/>
        </w:rPr>
        <w:t>편출된</w:t>
      </w:r>
      <w:proofErr w:type="spellEnd"/>
      <w:r w:rsidR="00DD1C03" w:rsidRPr="00C477FB">
        <w:rPr>
          <w:rFonts w:ascii="Batang" w:eastAsia="Batang" w:hAnsi="Batang" w:cs="함초롬바탕" w:hint="eastAsia"/>
          <w:szCs w:val="22"/>
        </w:rPr>
        <w:t xml:space="preserve"> 종목은 해당 월의 말까지는 표본에 포함하되 </w:t>
      </w:r>
      <w:proofErr w:type="spellStart"/>
      <w:r w:rsidR="00DD1C03" w:rsidRPr="00C477FB">
        <w:rPr>
          <w:rFonts w:ascii="Batang" w:eastAsia="Batang" w:hAnsi="Batang" w:cs="함초롬바탕" w:hint="eastAsia"/>
          <w:szCs w:val="22"/>
        </w:rPr>
        <w:t>편출이</w:t>
      </w:r>
      <w:proofErr w:type="spellEnd"/>
      <w:r w:rsidR="00DD1C03" w:rsidRPr="00C477FB">
        <w:rPr>
          <w:rFonts w:ascii="Batang" w:eastAsia="Batang" w:hAnsi="Batang" w:cs="함초롬바탕" w:hint="eastAsia"/>
          <w:szCs w:val="22"/>
        </w:rPr>
        <w:t xml:space="preserve"> 발생한 월의 익월 첫 영업일부터 표본에서 제외하는 방식을 적용하였다.</w:t>
      </w:r>
    </w:p>
    <w:p w14:paraId="0BD1136B" w14:textId="098DA149" w:rsidR="00CE6C4A" w:rsidRPr="00C477FB" w:rsidRDefault="00DD1C03" w:rsidP="008F5C7A">
      <w:pPr>
        <w:wordWrap/>
        <w:spacing w:line="360" w:lineRule="auto"/>
        <w:ind w:firstLineChars="100" w:firstLine="220"/>
        <w:jc w:val="both"/>
        <w:rPr>
          <w:rFonts w:ascii="Batang" w:eastAsia="Batang" w:hAnsi="Batang" w:cs="함초롬바탕"/>
          <w:szCs w:val="22"/>
        </w:rPr>
      </w:pPr>
      <w:r w:rsidRPr="00C477FB">
        <w:rPr>
          <w:rFonts w:ascii="Batang" w:eastAsia="Batang" w:hAnsi="Batang" w:cs="함초롬바탕" w:hint="eastAsia"/>
          <w:szCs w:val="22"/>
        </w:rPr>
        <w:t xml:space="preserve">최종 표본은 총 120개월의 기간을 대상으로 한다. 표본 내 기간은 2015년 1월부터 2024년 4월까지 112개월간의 월별 관측치로 구성되며, 매월 평균 약 480개 종목이 포함되어 총 55,547개 기업-월 관측치를 확보하였다. 표본 외 기간은 2024년 5월 1일부터 2024년 12월 31일까지 8개월간의 일별 관측치로 구성되며, 일 평균 약 500개 종목이 포함되어 총 84,395개 기업-일 관측치를 확보하였다. 표본 외 기간에 일별 데이터를 사용한 이유는 월별 데이터를 사용할 경우 8개의 관측치만 확보되어 통계적 </w:t>
      </w:r>
      <w:proofErr w:type="spellStart"/>
      <w:r w:rsidRPr="00C477FB">
        <w:rPr>
          <w:rFonts w:ascii="Batang" w:eastAsia="Batang" w:hAnsi="Batang" w:cs="함초롬바탕" w:hint="eastAsia"/>
          <w:szCs w:val="22"/>
        </w:rPr>
        <w:t>검정력이</w:t>
      </w:r>
      <w:proofErr w:type="spellEnd"/>
      <w:r w:rsidRPr="00C477FB">
        <w:rPr>
          <w:rFonts w:ascii="Batang" w:eastAsia="Batang" w:hAnsi="Batang" w:cs="함초롬바탕" w:hint="eastAsia"/>
          <w:szCs w:val="22"/>
        </w:rPr>
        <w:t xml:space="preserve"> 부족하다고 판단했기 때문이다. 일별 데이터를 사용함으로써 약 152개의 영업일 관측치를 확보하여 포트폴리오 성과의 통계적 유의성을 보다 강건하게 검증할 수 있다.</w:t>
      </w:r>
    </w:p>
    <w:p w14:paraId="6EE2945C" w14:textId="77777777" w:rsidR="0046768E" w:rsidRPr="0046768E" w:rsidRDefault="0046768E" w:rsidP="0046768E">
      <w:pPr>
        <w:wordWrap/>
        <w:spacing w:line="360" w:lineRule="auto"/>
        <w:ind w:firstLineChars="100" w:firstLine="220"/>
        <w:jc w:val="both"/>
        <w:rPr>
          <w:rFonts w:ascii="Batang" w:eastAsia="Batang" w:hAnsi="Batang" w:cs="함초롬바탕"/>
          <w:color w:val="000000" w:themeColor="text1"/>
          <w:szCs w:val="22"/>
        </w:rPr>
        <w:pPrChange w:id="24" w:author="나현종" w:date="2025-11-06T14:03:00Z" w16du:dateUtc="2025-11-06T05:03:00Z">
          <w:pPr>
            <w:wordWrap/>
            <w:spacing w:line="360" w:lineRule="auto"/>
            <w:jc w:val="both"/>
          </w:pPr>
        </w:pPrChange>
      </w:pPr>
    </w:p>
    <w:p w14:paraId="0F6B3ED5" w14:textId="77777777" w:rsidR="0046768E" w:rsidRPr="0046768E" w:rsidRDefault="0046768E" w:rsidP="0046768E">
      <w:pPr>
        <w:wordWrap/>
        <w:jc w:val="center"/>
        <w:rPr>
          <w:ins w:id="25" w:author="jys083177@gmail.com" w:date="2025-11-12T14:44:00Z" w16du:dateUtc="2025-11-12T05:44:00Z"/>
          <w:rFonts w:ascii="Batang" w:eastAsia="Batang" w:hAnsi="Batang" w:cs="Times New Roman"/>
          <w:b/>
          <w:bCs/>
          <w:color w:val="000000" w:themeColor="text1"/>
        </w:rPr>
      </w:pPr>
      <w:ins w:id="26" w:author="jys083177@gmail.com" w:date="2025-11-12T14:44:00Z" w16du:dateUtc="2025-11-12T05:44:00Z">
        <w:r w:rsidRPr="0046768E">
          <w:rPr>
            <w:rFonts w:ascii="Batang" w:eastAsia="Batang" w:hAnsi="Batang" w:cs="Times New Roman" w:hint="eastAsia"/>
            <w:b/>
            <w:bCs/>
            <w:color w:val="000000" w:themeColor="text1"/>
          </w:rPr>
          <w:t>Table1. Sample Selection</w:t>
        </w:r>
      </w:ins>
    </w:p>
    <w:p w14:paraId="20561C3D" w14:textId="77777777" w:rsidR="0046768E" w:rsidRPr="0046768E" w:rsidRDefault="0046768E" w:rsidP="0046768E">
      <w:pPr>
        <w:wordWrap/>
        <w:jc w:val="both"/>
        <w:rPr>
          <w:ins w:id="27" w:author="jys083177@gmail.com" w:date="2025-11-12T14:44:00Z" w16du:dateUtc="2025-11-12T05:44:00Z"/>
          <w:rFonts w:ascii="Batang" w:eastAsia="Batang" w:hAnsi="Batang" w:cs="Times New Roman"/>
          <w:color w:val="000000" w:themeColor="text1"/>
          <w:sz w:val="18"/>
          <w:szCs w:val="18"/>
        </w:rPr>
      </w:pPr>
      <w:ins w:id="28" w:author="jys083177@gmail.com" w:date="2025-11-12T14:44:00Z" w16du:dateUtc="2025-11-12T05:44:00Z">
        <w:r w:rsidRPr="0046768E">
          <w:rPr>
            <w:rFonts w:ascii="Batang" w:eastAsia="Batang" w:hAnsi="Batang" w:cs="Times New Roman"/>
            <w:color w:val="000000" w:themeColor="text1"/>
            <w:sz w:val="18"/>
            <w:szCs w:val="18"/>
          </w:rPr>
          <w:t>This table presents the sample selection process and distribution. Panel A reports the sequential filtering steps for the in-sample period (2015.01-2024.04). We start with all CRSP stock-months and filter for NYSE/NASDAQ listings, GICS sector availability, and S&amp;P 500 membership, resulting in 55,547 firm-month observations. Panel B applies identical criteria to the out-of-sample period (2024.05-2024.12), using daily data to enhance statistical power for performance evaluation (84,395 firm-day observations across 152 trading days). Panel C shows the distribution of in-sample observations across 11 GICS sectors, with an average of 496 firms per month.</w:t>
        </w:r>
      </w:ins>
    </w:p>
    <w:p w14:paraId="2286261B" w14:textId="77777777" w:rsidR="0046768E" w:rsidRPr="0046768E" w:rsidRDefault="0046768E" w:rsidP="0046768E">
      <w:pPr>
        <w:wordWrap/>
        <w:rPr>
          <w:ins w:id="29" w:author="jys083177@gmail.com" w:date="2025-11-12T14:44:00Z" w16du:dateUtc="2025-11-12T05:44:00Z"/>
          <w:rFonts w:ascii="Batang" w:eastAsia="Batang" w:hAnsi="Batang" w:cs="Times New Roman"/>
          <w:color w:val="000000" w:themeColor="text1"/>
        </w:rPr>
      </w:pPr>
    </w:p>
    <w:p w14:paraId="0F709A66" w14:textId="77777777" w:rsidR="0046768E" w:rsidRPr="0046768E" w:rsidRDefault="0046768E" w:rsidP="0046768E">
      <w:pPr>
        <w:wordWrap/>
        <w:rPr>
          <w:ins w:id="30" w:author="jys083177@gmail.com" w:date="2025-11-12T14:44:00Z" w16du:dateUtc="2025-11-12T05:44:00Z"/>
          <w:rFonts w:ascii="Batang" w:eastAsia="Batang" w:hAnsi="Batang" w:cs="Times New Roman"/>
          <w:b/>
          <w:bCs/>
          <w:color w:val="000000" w:themeColor="text1"/>
        </w:rPr>
      </w:pPr>
      <w:ins w:id="31" w:author="jys083177@gmail.com" w:date="2025-11-12T14:44:00Z" w16du:dateUtc="2025-11-12T05:44:00Z">
        <w:r w:rsidRPr="0046768E">
          <w:rPr>
            <w:rFonts w:ascii="Batang" w:eastAsia="Batang" w:hAnsi="Batang" w:cs="Times New Roman"/>
            <w:b/>
            <w:bCs/>
            <w:color w:val="000000" w:themeColor="text1"/>
          </w:rPr>
          <w:t>Panel A. In-Sample Period (2015.01-2024.04, Monthly Data)</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2267"/>
      </w:tblGrid>
      <w:tr w:rsidR="0046768E" w:rsidRPr="0046768E" w14:paraId="3216D983" w14:textId="77777777">
        <w:trPr>
          <w:ins w:id="32" w:author="jys083177@gmail.com" w:date="2025-11-12T14:44:00Z"/>
        </w:trPr>
        <w:tc>
          <w:tcPr>
            <w:tcW w:w="7083" w:type="dxa"/>
            <w:tcBorders>
              <w:bottom w:val="single" w:sz="4" w:space="0" w:color="auto"/>
            </w:tcBorders>
            <w:vAlign w:val="center"/>
          </w:tcPr>
          <w:p w14:paraId="6DE0048F" w14:textId="77777777" w:rsidR="0046768E" w:rsidRPr="0046768E" w:rsidRDefault="0046768E">
            <w:pPr>
              <w:wordWrap/>
              <w:jc w:val="center"/>
              <w:rPr>
                <w:ins w:id="33" w:author="jys083177@gmail.com" w:date="2025-11-12T14:44:00Z" w16du:dateUtc="2025-11-12T05:44:00Z"/>
                <w:rFonts w:ascii="Batang" w:eastAsia="Batang" w:hAnsi="Batang" w:cs="Times New Roman"/>
                <w:color w:val="000000" w:themeColor="text1"/>
              </w:rPr>
            </w:pPr>
            <w:ins w:id="34" w:author="jys083177@gmail.com" w:date="2025-11-12T14:44:00Z" w16du:dateUtc="2025-11-12T05:44:00Z">
              <w:r w:rsidRPr="0046768E">
                <w:rPr>
                  <w:rFonts w:ascii="Batang" w:eastAsia="Batang" w:hAnsi="Batang" w:cs="Times New Roman"/>
                  <w:color w:val="000000" w:themeColor="text1"/>
                </w:rPr>
                <w:t>Sample Selection Process</w:t>
              </w:r>
            </w:ins>
          </w:p>
        </w:tc>
        <w:tc>
          <w:tcPr>
            <w:tcW w:w="2267" w:type="dxa"/>
            <w:tcBorders>
              <w:bottom w:val="single" w:sz="4" w:space="0" w:color="auto"/>
            </w:tcBorders>
            <w:vAlign w:val="center"/>
          </w:tcPr>
          <w:p w14:paraId="461BC30E" w14:textId="77777777" w:rsidR="0046768E" w:rsidRPr="0046768E" w:rsidRDefault="0046768E">
            <w:pPr>
              <w:wordWrap/>
              <w:jc w:val="center"/>
              <w:rPr>
                <w:ins w:id="35" w:author="jys083177@gmail.com" w:date="2025-11-12T14:44:00Z" w16du:dateUtc="2025-11-12T05:44:00Z"/>
                <w:rFonts w:ascii="Batang" w:eastAsia="Batang" w:hAnsi="Batang" w:cs="Times New Roman"/>
                <w:color w:val="000000" w:themeColor="text1"/>
              </w:rPr>
            </w:pPr>
            <w:ins w:id="36" w:author="jys083177@gmail.com" w:date="2025-11-12T14:44:00Z" w16du:dateUtc="2025-11-12T05:44:00Z">
              <w:r w:rsidRPr="0046768E">
                <w:rPr>
                  <w:rFonts w:ascii="Batang" w:eastAsia="Batang" w:hAnsi="Batang" w:cs="Times New Roman"/>
                  <w:color w:val="000000" w:themeColor="text1"/>
                </w:rPr>
                <w:t>Firm-Month Observations</w:t>
              </w:r>
            </w:ins>
          </w:p>
        </w:tc>
      </w:tr>
      <w:tr w:rsidR="0046768E" w:rsidRPr="0046768E" w14:paraId="56B87F67" w14:textId="77777777">
        <w:trPr>
          <w:ins w:id="37" w:author="jys083177@gmail.com" w:date="2025-11-12T14:44:00Z"/>
        </w:trPr>
        <w:tc>
          <w:tcPr>
            <w:tcW w:w="7083" w:type="dxa"/>
            <w:tcBorders>
              <w:top w:val="single" w:sz="4" w:space="0" w:color="auto"/>
              <w:bottom w:val="nil"/>
            </w:tcBorders>
            <w:vAlign w:val="center"/>
          </w:tcPr>
          <w:p w14:paraId="31A33FDF" w14:textId="77777777" w:rsidR="0046768E" w:rsidRPr="0046768E" w:rsidRDefault="0046768E">
            <w:pPr>
              <w:wordWrap/>
              <w:jc w:val="both"/>
              <w:rPr>
                <w:ins w:id="38" w:author="jys083177@gmail.com" w:date="2025-11-12T14:44:00Z" w16du:dateUtc="2025-11-12T05:44:00Z"/>
                <w:rFonts w:ascii="Batang" w:eastAsia="Batang" w:hAnsi="Batang" w:cs="Times New Roman"/>
                <w:color w:val="000000" w:themeColor="text1"/>
              </w:rPr>
            </w:pPr>
            <w:ins w:id="39" w:author="jys083177@gmail.com" w:date="2025-11-12T14:44:00Z" w16du:dateUtc="2025-11-12T05:44:00Z">
              <w:r w:rsidRPr="0046768E">
                <w:rPr>
                  <w:rFonts w:ascii="Batang" w:eastAsia="Batang" w:hAnsi="Batang" w:cs="Times New Roman"/>
                  <w:color w:val="000000" w:themeColor="text1"/>
                </w:rPr>
                <w:t>All stock-months from CRSP</w:t>
              </w:r>
            </w:ins>
          </w:p>
        </w:tc>
        <w:tc>
          <w:tcPr>
            <w:tcW w:w="2267" w:type="dxa"/>
            <w:tcBorders>
              <w:top w:val="single" w:sz="4" w:space="0" w:color="auto"/>
              <w:bottom w:val="nil"/>
            </w:tcBorders>
            <w:vAlign w:val="center"/>
          </w:tcPr>
          <w:p w14:paraId="5ED61A36" w14:textId="77777777" w:rsidR="0046768E" w:rsidRPr="0046768E" w:rsidRDefault="0046768E">
            <w:pPr>
              <w:wordWrap/>
              <w:jc w:val="right"/>
              <w:rPr>
                <w:ins w:id="40" w:author="jys083177@gmail.com" w:date="2025-11-12T14:44:00Z" w16du:dateUtc="2025-11-12T05:44:00Z"/>
                <w:rFonts w:ascii="Batang" w:eastAsia="Batang" w:hAnsi="Batang" w:cs="Times New Roman"/>
                <w:color w:val="000000" w:themeColor="text1"/>
              </w:rPr>
            </w:pPr>
            <w:ins w:id="41" w:author="jys083177@gmail.com" w:date="2025-11-12T14:44:00Z" w16du:dateUtc="2025-11-12T05:44:00Z">
              <w:r w:rsidRPr="0046768E">
                <w:rPr>
                  <w:rFonts w:ascii="Batang" w:eastAsia="Batang" w:hAnsi="Batang" w:cs="Times New Roman"/>
                  <w:color w:val="000000" w:themeColor="text1"/>
                </w:rPr>
                <w:t>971,951</w:t>
              </w:r>
            </w:ins>
          </w:p>
        </w:tc>
      </w:tr>
      <w:tr w:rsidR="0046768E" w:rsidRPr="0046768E" w14:paraId="591A70AA" w14:textId="77777777">
        <w:trPr>
          <w:ins w:id="42" w:author="jys083177@gmail.com" w:date="2025-11-12T14:44:00Z"/>
        </w:trPr>
        <w:tc>
          <w:tcPr>
            <w:tcW w:w="7083" w:type="dxa"/>
            <w:tcBorders>
              <w:top w:val="nil"/>
              <w:bottom w:val="nil"/>
            </w:tcBorders>
            <w:vAlign w:val="center"/>
          </w:tcPr>
          <w:p w14:paraId="7EFC80EF" w14:textId="77777777" w:rsidR="0046768E" w:rsidRPr="0046768E" w:rsidRDefault="0046768E">
            <w:pPr>
              <w:wordWrap/>
              <w:jc w:val="both"/>
              <w:rPr>
                <w:ins w:id="43" w:author="jys083177@gmail.com" w:date="2025-11-12T14:44:00Z" w16du:dateUtc="2025-11-12T05:44:00Z"/>
                <w:rFonts w:ascii="Batang" w:eastAsia="Batang" w:hAnsi="Batang" w:cs="Times New Roman"/>
                <w:color w:val="000000" w:themeColor="text1"/>
              </w:rPr>
            </w:pPr>
            <w:ins w:id="44" w:author="jys083177@gmail.com" w:date="2025-11-12T14:44:00Z" w16du:dateUtc="2025-11-12T05:44:00Z">
              <w:r w:rsidRPr="0046768E">
                <w:rPr>
                  <w:rFonts w:ascii="Batang" w:eastAsia="Batang" w:hAnsi="Batang" w:cs="Times New Roman"/>
                  <w:color w:val="000000" w:themeColor="text1"/>
                </w:rPr>
                <w:t>Less: Not listed on NYSE or NASDAQ</w:t>
              </w:r>
            </w:ins>
          </w:p>
        </w:tc>
        <w:tc>
          <w:tcPr>
            <w:tcW w:w="2267" w:type="dxa"/>
            <w:tcBorders>
              <w:top w:val="nil"/>
              <w:bottom w:val="nil"/>
            </w:tcBorders>
            <w:vAlign w:val="center"/>
          </w:tcPr>
          <w:p w14:paraId="37EB4DF5" w14:textId="77777777" w:rsidR="0046768E" w:rsidRPr="0046768E" w:rsidRDefault="0046768E">
            <w:pPr>
              <w:wordWrap/>
              <w:jc w:val="right"/>
              <w:rPr>
                <w:ins w:id="45" w:author="jys083177@gmail.com" w:date="2025-11-12T14:44:00Z" w16du:dateUtc="2025-11-12T05:44:00Z"/>
                <w:rFonts w:ascii="Batang" w:eastAsia="Batang" w:hAnsi="Batang" w:cs="Times New Roman"/>
                <w:color w:val="000000" w:themeColor="text1"/>
              </w:rPr>
            </w:pPr>
            <w:ins w:id="46" w:author="jys083177@gmail.com" w:date="2025-11-12T14:44:00Z" w16du:dateUtc="2025-11-12T05:44:00Z">
              <w:r w:rsidRPr="0046768E">
                <w:rPr>
                  <w:rFonts w:ascii="Batang" w:eastAsia="Batang" w:hAnsi="Batang" w:cs="Times New Roman"/>
                  <w:color w:val="000000" w:themeColor="text1"/>
                </w:rPr>
                <w:t>(268,730)</w:t>
              </w:r>
            </w:ins>
          </w:p>
        </w:tc>
      </w:tr>
      <w:tr w:rsidR="0046768E" w:rsidRPr="0046768E" w14:paraId="384168B1" w14:textId="77777777">
        <w:trPr>
          <w:ins w:id="47" w:author="jys083177@gmail.com" w:date="2025-11-12T14:44:00Z"/>
        </w:trPr>
        <w:tc>
          <w:tcPr>
            <w:tcW w:w="7083" w:type="dxa"/>
            <w:tcBorders>
              <w:top w:val="nil"/>
              <w:bottom w:val="nil"/>
            </w:tcBorders>
            <w:vAlign w:val="center"/>
          </w:tcPr>
          <w:p w14:paraId="66612098" w14:textId="77777777" w:rsidR="0046768E" w:rsidRPr="0046768E" w:rsidRDefault="0046768E">
            <w:pPr>
              <w:wordWrap/>
              <w:jc w:val="both"/>
              <w:rPr>
                <w:ins w:id="48" w:author="jys083177@gmail.com" w:date="2025-11-12T14:44:00Z" w16du:dateUtc="2025-11-12T05:44:00Z"/>
                <w:rFonts w:ascii="Batang" w:eastAsia="Batang" w:hAnsi="Batang" w:cs="Times New Roman"/>
                <w:color w:val="000000" w:themeColor="text1"/>
              </w:rPr>
            </w:pPr>
            <w:ins w:id="49" w:author="jys083177@gmail.com" w:date="2025-11-12T14:44:00Z" w16du:dateUtc="2025-11-12T05:44:00Z">
              <w:r w:rsidRPr="0046768E">
                <w:rPr>
                  <w:rFonts w:ascii="Batang" w:eastAsia="Batang" w:hAnsi="Batang" w:cs="Times New Roman"/>
                  <w:color w:val="000000" w:themeColor="text1"/>
                </w:rPr>
                <w:t>Less: No GICS sector information</w:t>
              </w:r>
            </w:ins>
          </w:p>
        </w:tc>
        <w:tc>
          <w:tcPr>
            <w:tcW w:w="2267" w:type="dxa"/>
            <w:tcBorders>
              <w:top w:val="nil"/>
              <w:bottom w:val="nil"/>
            </w:tcBorders>
            <w:vAlign w:val="center"/>
          </w:tcPr>
          <w:p w14:paraId="372C4435" w14:textId="77777777" w:rsidR="0046768E" w:rsidRPr="0046768E" w:rsidRDefault="0046768E">
            <w:pPr>
              <w:wordWrap/>
              <w:jc w:val="right"/>
              <w:rPr>
                <w:ins w:id="50" w:author="jys083177@gmail.com" w:date="2025-11-12T14:44:00Z" w16du:dateUtc="2025-11-12T05:44:00Z"/>
                <w:rFonts w:ascii="Batang" w:eastAsia="Batang" w:hAnsi="Batang" w:cs="Times New Roman"/>
                <w:color w:val="000000" w:themeColor="text1"/>
              </w:rPr>
            </w:pPr>
            <w:ins w:id="51" w:author="jys083177@gmail.com" w:date="2025-11-12T14:44:00Z" w16du:dateUtc="2025-11-12T05:44:00Z">
              <w:r w:rsidRPr="0046768E">
                <w:rPr>
                  <w:rFonts w:ascii="Batang" w:eastAsia="Batang" w:hAnsi="Batang" w:cs="Times New Roman"/>
                  <w:color w:val="000000" w:themeColor="text1"/>
                </w:rPr>
                <w:t>(204,076)</w:t>
              </w:r>
            </w:ins>
          </w:p>
        </w:tc>
      </w:tr>
      <w:tr w:rsidR="0046768E" w:rsidRPr="0046768E" w14:paraId="2165CA72" w14:textId="77777777">
        <w:trPr>
          <w:ins w:id="52" w:author="jys083177@gmail.com" w:date="2025-11-12T14:44:00Z"/>
        </w:trPr>
        <w:tc>
          <w:tcPr>
            <w:tcW w:w="7083" w:type="dxa"/>
            <w:tcBorders>
              <w:top w:val="nil"/>
              <w:bottom w:val="single" w:sz="4" w:space="0" w:color="auto"/>
            </w:tcBorders>
            <w:vAlign w:val="center"/>
          </w:tcPr>
          <w:p w14:paraId="405A140F" w14:textId="77777777" w:rsidR="0046768E" w:rsidRPr="0046768E" w:rsidRDefault="0046768E">
            <w:pPr>
              <w:wordWrap/>
              <w:jc w:val="both"/>
              <w:rPr>
                <w:ins w:id="53" w:author="jys083177@gmail.com" w:date="2025-11-12T14:44:00Z" w16du:dateUtc="2025-11-12T05:44:00Z"/>
                <w:rFonts w:ascii="Batang" w:eastAsia="Batang" w:hAnsi="Batang" w:cs="Times New Roman"/>
                <w:color w:val="000000" w:themeColor="text1"/>
              </w:rPr>
            </w:pPr>
            <w:ins w:id="54" w:author="jys083177@gmail.com" w:date="2025-11-12T14:44:00Z" w16du:dateUtc="2025-11-12T05:44:00Z">
              <w:r w:rsidRPr="0046768E">
                <w:rPr>
                  <w:rFonts w:ascii="Batang" w:eastAsia="Batang" w:hAnsi="Batang" w:cs="Times New Roman"/>
                  <w:color w:val="000000" w:themeColor="text1"/>
                </w:rPr>
                <w:t>Less: Not in S&amp;P 500</w:t>
              </w:r>
            </w:ins>
          </w:p>
        </w:tc>
        <w:tc>
          <w:tcPr>
            <w:tcW w:w="2267" w:type="dxa"/>
            <w:tcBorders>
              <w:top w:val="nil"/>
              <w:bottom w:val="single" w:sz="4" w:space="0" w:color="auto"/>
            </w:tcBorders>
            <w:vAlign w:val="center"/>
          </w:tcPr>
          <w:p w14:paraId="5AC06168" w14:textId="77777777" w:rsidR="0046768E" w:rsidRPr="0046768E" w:rsidRDefault="0046768E">
            <w:pPr>
              <w:wordWrap/>
              <w:jc w:val="right"/>
              <w:rPr>
                <w:ins w:id="55" w:author="jys083177@gmail.com" w:date="2025-11-12T14:44:00Z" w16du:dateUtc="2025-11-12T05:44:00Z"/>
                <w:rFonts w:ascii="Batang" w:eastAsia="Batang" w:hAnsi="Batang" w:cs="Times New Roman"/>
                <w:color w:val="000000" w:themeColor="text1"/>
              </w:rPr>
            </w:pPr>
            <w:ins w:id="56" w:author="jys083177@gmail.com" w:date="2025-11-12T14:44:00Z" w16du:dateUtc="2025-11-12T05:44:00Z">
              <w:r w:rsidRPr="0046768E">
                <w:rPr>
                  <w:rFonts w:ascii="Batang" w:eastAsia="Batang" w:hAnsi="Batang" w:cs="Times New Roman"/>
                  <w:color w:val="000000" w:themeColor="text1"/>
                </w:rPr>
                <w:t>(443,598)</w:t>
              </w:r>
            </w:ins>
          </w:p>
        </w:tc>
      </w:tr>
      <w:tr w:rsidR="0046768E" w:rsidRPr="0046768E" w14:paraId="47B78368" w14:textId="77777777">
        <w:trPr>
          <w:ins w:id="57" w:author="jys083177@gmail.com" w:date="2025-11-12T14:44:00Z"/>
        </w:trPr>
        <w:tc>
          <w:tcPr>
            <w:tcW w:w="7083" w:type="dxa"/>
            <w:tcBorders>
              <w:top w:val="single" w:sz="4" w:space="0" w:color="auto"/>
            </w:tcBorders>
            <w:vAlign w:val="center"/>
          </w:tcPr>
          <w:p w14:paraId="59142DF6" w14:textId="77777777" w:rsidR="0046768E" w:rsidRPr="0046768E" w:rsidRDefault="0046768E">
            <w:pPr>
              <w:wordWrap/>
              <w:jc w:val="both"/>
              <w:rPr>
                <w:ins w:id="58" w:author="jys083177@gmail.com" w:date="2025-11-12T14:44:00Z" w16du:dateUtc="2025-11-12T05:44:00Z"/>
                <w:rFonts w:ascii="Batang" w:eastAsia="Batang" w:hAnsi="Batang" w:cs="Times New Roman"/>
                <w:color w:val="000000" w:themeColor="text1"/>
              </w:rPr>
            </w:pPr>
            <w:ins w:id="59" w:author="jys083177@gmail.com" w:date="2025-11-12T14:44:00Z" w16du:dateUtc="2025-11-12T05:44:00Z">
              <w:r w:rsidRPr="0046768E">
                <w:rPr>
                  <w:rFonts w:ascii="Batang" w:eastAsia="Batang" w:hAnsi="Batang" w:cs="Times New Roman"/>
                  <w:color w:val="000000" w:themeColor="text1"/>
                </w:rPr>
                <w:t>Final in-sample</w:t>
              </w:r>
            </w:ins>
          </w:p>
        </w:tc>
        <w:tc>
          <w:tcPr>
            <w:tcW w:w="2267" w:type="dxa"/>
            <w:tcBorders>
              <w:top w:val="single" w:sz="4" w:space="0" w:color="auto"/>
            </w:tcBorders>
            <w:vAlign w:val="center"/>
          </w:tcPr>
          <w:p w14:paraId="76341932" w14:textId="77777777" w:rsidR="0046768E" w:rsidRPr="0046768E" w:rsidRDefault="0046768E">
            <w:pPr>
              <w:wordWrap/>
              <w:jc w:val="right"/>
              <w:rPr>
                <w:ins w:id="60" w:author="jys083177@gmail.com" w:date="2025-11-12T14:44:00Z" w16du:dateUtc="2025-11-12T05:44:00Z"/>
                <w:rFonts w:ascii="Batang" w:eastAsia="Batang" w:hAnsi="Batang" w:cs="Times New Roman"/>
                <w:color w:val="000000" w:themeColor="text1"/>
              </w:rPr>
            </w:pPr>
            <w:ins w:id="61" w:author="jys083177@gmail.com" w:date="2025-11-12T14:44:00Z" w16du:dateUtc="2025-11-12T05:44:00Z">
              <w:r w:rsidRPr="0046768E">
                <w:rPr>
                  <w:rFonts w:ascii="Batang" w:eastAsia="Batang" w:hAnsi="Batang" w:cs="Times New Roman"/>
                  <w:color w:val="000000" w:themeColor="text1"/>
                </w:rPr>
                <w:t>55,547</w:t>
              </w:r>
            </w:ins>
          </w:p>
        </w:tc>
      </w:tr>
    </w:tbl>
    <w:p w14:paraId="66390A84" w14:textId="77777777" w:rsidR="0046768E" w:rsidRPr="0046768E" w:rsidRDefault="0046768E" w:rsidP="0046768E">
      <w:pPr>
        <w:wordWrap/>
        <w:rPr>
          <w:ins w:id="62" w:author="jys083177@gmail.com" w:date="2025-11-12T14:44:00Z" w16du:dateUtc="2025-11-12T05:44:00Z"/>
          <w:rFonts w:ascii="Batang" w:eastAsia="Batang" w:hAnsi="Batang" w:cs="Times New Roman"/>
          <w:color w:val="000000" w:themeColor="text1"/>
        </w:rPr>
      </w:pPr>
    </w:p>
    <w:p w14:paraId="35554CB6" w14:textId="77777777" w:rsidR="0046768E" w:rsidRPr="0046768E" w:rsidRDefault="0046768E" w:rsidP="0046768E">
      <w:pPr>
        <w:wordWrap/>
        <w:rPr>
          <w:ins w:id="63" w:author="jys083177@gmail.com" w:date="2025-11-12T14:44:00Z" w16du:dateUtc="2025-11-12T05:44:00Z"/>
          <w:rFonts w:ascii="Batang" w:eastAsia="Batang" w:hAnsi="Batang" w:cs="Times New Roman"/>
          <w:color w:val="000000" w:themeColor="text1"/>
        </w:rPr>
      </w:pPr>
      <w:ins w:id="64" w:author="jys083177@gmail.com" w:date="2025-11-12T14:44:00Z" w16du:dateUtc="2025-11-12T05:44:00Z">
        <w:r w:rsidRPr="0046768E">
          <w:rPr>
            <w:rFonts w:ascii="Batang" w:eastAsia="Batang" w:hAnsi="Batang" w:cs="Times New Roman"/>
            <w:b/>
            <w:bCs/>
            <w:color w:val="000000" w:themeColor="text1"/>
          </w:rPr>
          <w:t>Panel B. Out-of-Sample Period (2024.05-2024.12, Daily Data)</w:t>
        </w:r>
      </w:ins>
    </w:p>
    <w:tbl>
      <w:tblPr>
        <w:tblStyle w:val="TableGrid"/>
        <w:tblW w:w="0" w:type="auto"/>
        <w:tblLook w:val="04A0" w:firstRow="1" w:lastRow="0" w:firstColumn="1" w:lastColumn="0" w:noHBand="0" w:noVBand="1"/>
      </w:tblPr>
      <w:tblGrid>
        <w:gridCol w:w="7083"/>
        <w:gridCol w:w="2267"/>
      </w:tblGrid>
      <w:tr w:rsidR="0046768E" w:rsidRPr="0046768E" w14:paraId="6A986EB1" w14:textId="77777777">
        <w:trPr>
          <w:ins w:id="65" w:author="jys083177@gmail.com" w:date="2025-11-12T14:44:00Z"/>
        </w:trPr>
        <w:tc>
          <w:tcPr>
            <w:tcW w:w="7083" w:type="dxa"/>
          </w:tcPr>
          <w:p w14:paraId="246CA508" w14:textId="77777777" w:rsidR="0046768E" w:rsidRPr="0046768E" w:rsidRDefault="0046768E">
            <w:pPr>
              <w:wordWrap/>
              <w:rPr>
                <w:ins w:id="66" w:author="jys083177@gmail.com" w:date="2025-11-12T14:44:00Z" w16du:dateUtc="2025-11-12T05:44:00Z"/>
                <w:rFonts w:ascii="Batang" w:eastAsia="Batang" w:hAnsi="Batang" w:cs="Times New Roman"/>
                <w:color w:val="000000" w:themeColor="text1"/>
              </w:rPr>
            </w:pPr>
            <w:ins w:id="67" w:author="jys083177@gmail.com" w:date="2025-11-12T14:44:00Z" w16du:dateUtc="2025-11-12T05:44:00Z">
              <w:r w:rsidRPr="0046768E">
                <w:rPr>
                  <w:rFonts w:ascii="Batang" w:eastAsia="Batang" w:hAnsi="Batang" w:cs="Times New Roman"/>
                  <w:color w:val="000000" w:themeColor="text1"/>
                </w:rPr>
                <w:t>Sample Selection Process</w:t>
              </w:r>
            </w:ins>
          </w:p>
        </w:tc>
        <w:tc>
          <w:tcPr>
            <w:tcW w:w="2267" w:type="dxa"/>
          </w:tcPr>
          <w:p w14:paraId="7703DF3F" w14:textId="77777777" w:rsidR="0046768E" w:rsidRPr="0046768E" w:rsidRDefault="0046768E">
            <w:pPr>
              <w:wordWrap/>
              <w:rPr>
                <w:ins w:id="68" w:author="jys083177@gmail.com" w:date="2025-11-12T14:44:00Z" w16du:dateUtc="2025-11-12T05:44:00Z"/>
                <w:rFonts w:ascii="Batang" w:eastAsia="Batang" w:hAnsi="Batang" w:cs="Times New Roman"/>
                <w:color w:val="000000" w:themeColor="text1"/>
              </w:rPr>
            </w:pPr>
            <w:ins w:id="69" w:author="jys083177@gmail.com" w:date="2025-11-12T14:44:00Z" w16du:dateUtc="2025-11-12T05:44:00Z">
              <w:r w:rsidRPr="0046768E">
                <w:rPr>
                  <w:rFonts w:ascii="Batang" w:eastAsia="Batang" w:hAnsi="Batang" w:cs="Times New Roman"/>
                  <w:color w:val="000000" w:themeColor="text1"/>
                </w:rPr>
                <w:t>Firm-Day Observations</w:t>
              </w:r>
            </w:ins>
          </w:p>
        </w:tc>
      </w:tr>
      <w:tr w:rsidR="0046768E" w:rsidRPr="0046768E" w14:paraId="499E537E" w14:textId="77777777">
        <w:trPr>
          <w:ins w:id="70" w:author="jys083177@gmail.com" w:date="2025-11-12T14:44:00Z"/>
        </w:trPr>
        <w:tc>
          <w:tcPr>
            <w:tcW w:w="7083" w:type="dxa"/>
          </w:tcPr>
          <w:p w14:paraId="74DB7169" w14:textId="77777777" w:rsidR="0046768E" w:rsidRPr="0046768E" w:rsidRDefault="0046768E">
            <w:pPr>
              <w:wordWrap/>
              <w:rPr>
                <w:ins w:id="71" w:author="jys083177@gmail.com" w:date="2025-11-12T14:44:00Z" w16du:dateUtc="2025-11-12T05:44:00Z"/>
                <w:rFonts w:ascii="Batang" w:eastAsia="Batang" w:hAnsi="Batang" w:cs="Times New Roman"/>
                <w:color w:val="000000" w:themeColor="text1"/>
              </w:rPr>
            </w:pPr>
            <w:ins w:id="72" w:author="jys083177@gmail.com" w:date="2025-11-12T14:44:00Z" w16du:dateUtc="2025-11-12T05:44:00Z">
              <w:r w:rsidRPr="0046768E">
                <w:rPr>
                  <w:rFonts w:ascii="Batang" w:eastAsia="Batang" w:hAnsi="Batang" w:cs="Times New Roman"/>
                  <w:color w:val="000000" w:themeColor="text1"/>
                </w:rPr>
                <w:t>All stock-days from CRSP</w:t>
              </w:r>
            </w:ins>
          </w:p>
        </w:tc>
        <w:tc>
          <w:tcPr>
            <w:tcW w:w="2267" w:type="dxa"/>
          </w:tcPr>
          <w:p w14:paraId="219AC5AD" w14:textId="77777777" w:rsidR="0046768E" w:rsidRPr="0046768E" w:rsidRDefault="0046768E">
            <w:pPr>
              <w:wordWrap/>
              <w:rPr>
                <w:ins w:id="73" w:author="jys083177@gmail.com" w:date="2025-11-12T14:44:00Z" w16du:dateUtc="2025-11-12T05:44:00Z"/>
                <w:rFonts w:ascii="Batang" w:eastAsia="Batang" w:hAnsi="Batang" w:cs="Times New Roman"/>
                <w:color w:val="000000" w:themeColor="text1"/>
              </w:rPr>
            </w:pPr>
            <w:ins w:id="74" w:author="jys083177@gmail.com" w:date="2025-11-12T14:44:00Z" w16du:dateUtc="2025-11-12T05:44:00Z">
              <w:r w:rsidRPr="0046768E">
                <w:rPr>
                  <w:rFonts w:ascii="Batang" w:eastAsia="Batang" w:hAnsi="Batang" w:cs="Times New Roman"/>
                  <w:color w:val="000000" w:themeColor="text1"/>
                </w:rPr>
                <w:t>1,619,207</w:t>
              </w:r>
            </w:ins>
          </w:p>
        </w:tc>
      </w:tr>
      <w:tr w:rsidR="0046768E" w:rsidRPr="0046768E" w14:paraId="4824E6AF" w14:textId="77777777">
        <w:trPr>
          <w:ins w:id="75" w:author="jys083177@gmail.com" w:date="2025-11-12T14:44:00Z"/>
        </w:trPr>
        <w:tc>
          <w:tcPr>
            <w:tcW w:w="7083" w:type="dxa"/>
          </w:tcPr>
          <w:p w14:paraId="59F5D3DA" w14:textId="77777777" w:rsidR="0046768E" w:rsidRPr="0046768E" w:rsidRDefault="0046768E">
            <w:pPr>
              <w:wordWrap/>
              <w:rPr>
                <w:ins w:id="76" w:author="jys083177@gmail.com" w:date="2025-11-12T14:44:00Z" w16du:dateUtc="2025-11-12T05:44:00Z"/>
                <w:rFonts w:ascii="Batang" w:eastAsia="Batang" w:hAnsi="Batang" w:cs="Times New Roman"/>
                <w:color w:val="000000" w:themeColor="text1"/>
              </w:rPr>
            </w:pPr>
            <w:ins w:id="77" w:author="jys083177@gmail.com" w:date="2025-11-12T14:44:00Z" w16du:dateUtc="2025-11-12T05:44:00Z">
              <w:r w:rsidRPr="0046768E">
                <w:rPr>
                  <w:rFonts w:ascii="Batang" w:eastAsia="Batang" w:hAnsi="Batang" w:cs="Times New Roman"/>
                  <w:color w:val="000000" w:themeColor="text1"/>
                </w:rPr>
                <w:t>Less: Not listed on NYSE or NASDAQ</w:t>
              </w:r>
            </w:ins>
          </w:p>
        </w:tc>
        <w:tc>
          <w:tcPr>
            <w:tcW w:w="2267" w:type="dxa"/>
          </w:tcPr>
          <w:p w14:paraId="46CD2C2F" w14:textId="77777777" w:rsidR="0046768E" w:rsidRPr="0046768E" w:rsidRDefault="0046768E">
            <w:pPr>
              <w:wordWrap/>
              <w:rPr>
                <w:ins w:id="78" w:author="jys083177@gmail.com" w:date="2025-11-12T14:44:00Z" w16du:dateUtc="2025-11-12T05:44:00Z"/>
                <w:rFonts w:ascii="Batang" w:eastAsia="Batang" w:hAnsi="Batang" w:cs="Times New Roman"/>
                <w:color w:val="000000" w:themeColor="text1"/>
              </w:rPr>
            </w:pPr>
            <w:ins w:id="79" w:author="jys083177@gmail.com" w:date="2025-11-12T14:44:00Z" w16du:dateUtc="2025-11-12T05:44:00Z">
              <w:r w:rsidRPr="0046768E">
                <w:rPr>
                  <w:rFonts w:ascii="Batang" w:eastAsia="Batang" w:hAnsi="Batang" w:cs="Times New Roman"/>
                  <w:color w:val="000000" w:themeColor="text1"/>
                </w:rPr>
                <w:t>(540,946)</w:t>
              </w:r>
            </w:ins>
          </w:p>
        </w:tc>
      </w:tr>
      <w:tr w:rsidR="0046768E" w:rsidRPr="0046768E" w14:paraId="656E8FC8" w14:textId="77777777">
        <w:trPr>
          <w:ins w:id="80" w:author="jys083177@gmail.com" w:date="2025-11-12T14:44:00Z"/>
        </w:trPr>
        <w:tc>
          <w:tcPr>
            <w:tcW w:w="7083" w:type="dxa"/>
          </w:tcPr>
          <w:p w14:paraId="4AB298B9" w14:textId="77777777" w:rsidR="0046768E" w:rsidRPr="0046768E" w:rsidRDefault="0046768E">
            <w:pPr>
              <w:wordWrap/>
              <w:rPr>
                <w:ins w:id="81" w:author="jys083177@gmail.com" w:date="2025-11-12T14:44:00Z" w16du:dateUtc="2025-11-12T05:44:00Z"/>
                <w:rFonts w:ascii="Batang" w:eastAsia="Batang" w:hAnsi="Batang" w:cs="Times New Roman"/>
                <w:color w:val="000000" w:themeColor="text1"/>
              </w:rPr>
            </w:pPr>
            <w:ins w:id="82" w:author="jys083177@gmail.com" w:date="2025-11-12T14:44:00Z" w16du:dateUtc="2025-11-12T05:44:00Z">
              <w:r w:rsidRPr="0046768E">
                <w:rPr>
                  <w:rFonts w:ascii="Batang" w:eastAsia="Batang" w:hAnsi="Batang" w:cs="Times New Roman"/>
                  <w:color w:val="000000" w:themeColor="text1"/>
                </w:rPr>
                <w:t>Less: No GICS sector information</w:t>
              </w:r>
            </w:ins>
          </w:p>
        </w:tc>
        <w:tc>
          <w:tcPr>
            <w:tcW w:w="2267" w:type="dxa"/>
          </w:tcPr>
          <w:p w14:paraId="4099C02F" w14:textId="77777777" w:rsidR="0046768E" w:rsidRPr="0046768E" w:rsidRDefault="0046768E">
            <w:pPr>
              <w:wordWrap/>
              <w:rPr>
                <w:ins w:id="83" w:author="jys083177@gmail.com" w:date="2025-11-12T14:44:00Z" w16du:dateUtc="2025-11-12T05:44:00Z"/>
                <w:rFonts w:ascii="Batang" w:eastAsia="Batang" w:hAnsi="Batang" w:cs="Times New Roman"/>
                <w:color w:val="000000" w:themeColor="text1"/>
              </w:rPr>
            </w:pPr>
            <w:ins w:id="84" w:author="jys083177@gmail.com" w:date="2025-11-12T14:44:00Z" w16du:dateUtc="2025-11-12T05:44:00Z">
              <w:r w:rsidRPr="0046768E">
                <w:rPr>
                  <w:rFonts w:ascii="Batang" w:eastAsia="Batang" w:hAnsi="Batang" w:cs="Times New Roman"/>
                  <w:color w:val="000000" w:themeColor="text1"/>
                </w:rPr>
                <w:t>(274,477)</w:t>
              </w:r>
            </w:ins>
          </w:p>
        </w:tc>
      </w:tr>
      <w:tr w:rsidR="0046768E" w:rsidRPr="0046768E" w14:paraId="04FAEAFF" w14:textId="77777777">
        <w:trPr>
          <w:ins w:id="85" w:author="jys083177@gmail.com" w:date="2025-11-12T14:44:00Z"/>
        </w:trPr>
        <w:tc>
          <w:tcPr>
            <w:tcW w:w="7083" w:type="dxa"/>
          </w:tcPr>
          <w:p w14:paraId="5D8EDB26" w14:textId="77777777" w:rsidR="0046768E" w:rsidRPr="0046768E" w:rsidRDefault="0046768E">
            <w:pPr>
              <w:wordWrap/>
              <w:rPr>
                <w:ins w:id="86" w:author="jys083177@gmail.com" w:date="2025-11-12T14:44:00Z" w16du:dateUtc="2025-11-12T05:44:00Z"/>
                <w:rFonts w:ascii="Batang" w:eastAsia="Batang" w:hAnsi="Batang" w:cs="Times New Roman"/>
                <w:color w:val="000000" w:themeColor="text1"/>
              </w:rPr>
            </w:pPr>
            <w:ins w:id="87" w:author="jys083177@gmail.com" w:date="2025-11-12T14:44:00Z" w16du:dateUtc="2025-11-12T05:44:00Z">
              <w:r w:rsidRPr="0046768E">
                <w:rPr>
                  <w:rFonts w:ascii="Batang" w:eastAsia="Batang" w:hAnsi="Batang" w:cs="Times New Roman"/>
                  <w:color w:val="000000" w:themeColor="text1"/>
                </w:rPr>
                <w:t>Less: Not in S&amp;P 500</w:t>
              </w:r>
            </w:ins>
          </w:p>
        </w:tc>
        <w:tc>
          <w:tcPr>
            <w:tcW w:w="2267" w:type="dxa"/>
          </w:tcPr>
          <w:p w14:paraId="4C7A256F" w14:textId="77777777" w:rsidR="0046768E" w:rsidRPr="0046768E" w:rsidRDefault="0046768E">
            <w:pPr>
              <w:wordWrap/>
              <w:rPr>
                <w:ins w:id="88" w:author="jys083177@gmail.com" w:date="2025-11-12T14:44:00Z" w16du:dateUtc="2025-11-12T05:44:00Z"/>
                <w:rFonts w:ascii="Batang" w:eastAsia="Batang" w:hAnsi="Batang" w:cs="Times New Roman"/>
                <w:color w:val="000000" w:themeColor="text1"/>
              </w:rPr>
            </w:pPr>
            <w:ins w:id="89" w:author="jys083177@gmail.com" w:date="2025-11-12T14:44:00Z" w16du:dateUtc="2025-11-12T05:44:00Z">
              <w:r w:rsidRPr="0046768E">
                <w:rPr>
                  <w:rFonts w:ascii="Batang" w:eastAsia="Batang" w:hAnsi="Batang" w:cs="Times New Roman"/>
                  <w:color w:val="000000" w:themeColor="text1"/>
                </w:rPr>
                <w:t>(719,389)</w:t>
              </w:r>
            </w:ins>
          </w:p>
        </w:tc>
      </w:tr>
      <w:tr w:rsidR="0046768E" w:rsidRPr="0046768E" w14:paraId="0A55978B" w14:textId="77777777">
        <w:trPr>
          <w:ins w:id="90" w:author="jys083177@gmail.com" w:date="2025-11-12T14:44:00Z"/>
        </w:trPr>
        <w:tc>
          <w:tcPr>
            <w:tcW w:w="7083" w:type="dxa"/>
          </w:tcPr>
          <w:p w14:paraId="2915D9AF" w14:textId="77777777" w:rsidR="0046768E" w:rsidRPr="0046768E" w:rsidRDefault="0046768E">
            <w:pPr>
              <w:wordWrap/>
              <w:rPr>
                <w:ins w:id="91" w:author="jys083177@gmail.com" w:date="2025-11-12T14:44:00Z" w16du:dateUtc="2025-11-12T05:44:00Z"/>
                <w:rFonts w:ascii="Batang" w:eastAsia="Batang" w:hAnsi="Batang" w:cs="Times New Roman"/>
                <w:color w:val="000000" w:themeColor="text1"/>
              </w:rPr>
            </w:pPr>
            <w:ins w:id="92" w:author="jys083177@gmail.com" w:date="2025-11-12T14:44:00Z" w16du:dateUtc="2025-11-12T05:44:00Z">
              <w:r w:rsidRPr="0046768E">
                <w:rPr>
                  <w:rFonts w:ascii="Batang" w:eastAsia="Batang" w:hAnsi="Batang" w:cs="Times New Roman"/>
                  <w:color w:val="000000" w:themeColor="text1"/>
                </w:rPr>
                <w:t>Final out-of-sample</w:t>
              </w:r>
            </w:ins>
          </w:p>
        </w:tc>
        <w:tc>
          <w:tcPr>
            <w:tcW w:w="2267" w:type="dxa"/>
          </w:tcPr>
          <w:p w14:paraId="464CC605" w14:textId="77777777" w:rsidR="0046768E" w:rsidRPr="0046768E" w:rsidRDefault="0046768E">
            <w:pPr>
              <w:wordWrap/>
              <w:rPr>
                <w:ins w:id="93" w:author="jys083177@gmail.com" w:date="2025-11-12T14:44:00Z" w16du:dateUtc="2025-11-12T05:44:00Z"/>
                <w:rFonts w:ascii="Batang" w:eastAsia="Batang" w:hAnsi="Batang" w:cs="Times New Roman"/>
                <w:color w:val="000000" w:themeColor="text1"/>
              </w:rPr>
            </w:pPr>
            <w:ins w:id="94" w:author="jys083177@gmail.com" w:date="2025-11-12T14:44:00Z" w16du:dateUtc="2025-11-12T05:44:00Z">
              <w:r w:rsidRPr="0046768E">
                <w:rPr>
                  <w:rFonts w:ascii="Batang" w:eastAsia="Batang" w:hAnsi="Batang" w:cs="Times New Roman"/>
                  <w:color w:val="000000" w:themeColor="text1"/>
                </w:rPr>
                <w:t>84,395</w:t>
              </w:r>
            </w:ins>
          </w:p>
        </w:tc>
      </w:tr>
    </w:tbl>
    <w:p w14:paraId="4FE79166" w14:textId="77777777" w:rsidR="0046768E" w:rsidRPr="0046768E" w:rsidRDefault="0046768E" w:rsidP="0046768E">
      <w:pPr>
        <w:wordWrap/>
        <w:rPr>
          <w:ins w:id="95" w:author="jys083177@gmail.com" w:date="2025-11-12T14:44:00Z" w16du:dateUtc="2025-11-12T05:44:00Z"/>
          <w:rFonts w:ascii="Batang" w:eastAsia="Batang" w:hAnsi="Batang" w:cs="Times New Roman"/>
          <w:b/>
          <w:bCs/>
          <w:color w:val="000000" w:themeColor="text1"/>
        </w:rPr>
      </w:pPr>
    </w:p>
    <w:p w14:paraId="68CAC899" w14:textId="77777777" w:rsidR="0046768E" w:rsidRPr="0046768E" w:rsidRDefault="0046768E" w:rsidP="0046768E">
      <w:pPr>
        <w:wordWrap/>
        <w:rPr>
          <w:ins w:id="96" w:author="jys083177@gmail.com" w:date="2025-11-12T14:44:00Z" w16du:dateUtc="2025-11-12T05:44:00Z"/>
          <w:rFonts w:ascii="Batang" w:eastAsia="Batang" w:hAnsi="Batang" w:cs="Times New Roman"/>
          <w:b/>
          <w:bCs/>
          <w:color w:val="000000" w:themeColor="text1"/>
        </w:rPr>
      </w:pPr>
      <w:ins w:id="97" w:author="jys083177@gmail.com" w:date="2025-11-12T14:44:00Z" w16du:dateUtc="2025-11-12T05:44:00Z">
        <w:r w:rsidRPr="0046768E">
          <w:rPr>
            <w:rFonts w:ascii="Batang" w:eastAsia="Batang" w:hAnsi="Batang" w:cs="Times New Roman"/>
            <w:b/>
            <w:bCs/>
            <w:color w:val="000000" w:themeColor="text1"/>
          </w:rPr>
          <w:t>Panel C. Distribution by GICS Sector (In-Sample Period)</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9"/>
        <w:gridCol w:w="1970"/>
        <w:gridCol w:w="1970"/>
        <w:gridCol w:w="1971"/>
      </w:tblGrid>
      <w:tr w:rsidR="0046768E" w:rsidRPr="0046768E" w14:paraId="7CD2199F" w14:textId="77777777">
        <w:trPr>
          <w:ins w:id="98" w:author="jys083177@gmail.com" w:date="2025-11-12T14:44:00Z"/>
        </w:trPr>
        <w:tc>
          <w:tcPr>
            <w:tcW w:w="3439" w:type="dxa"/>
            <w:tcBorders>
              <w:bottom w:val="single" w:sz="4" w:space="0" w:color="auto"/>
            </w:tcBorders>
            <w:vAlign w:val="center"/>
          </w:tcPr>
          <w:p w14:paraId="467E8CDE" w14:textId="77777777" w:rsidR="0046768E" w:rsidRPr="0046768E" w:rsidRDefault="0046768E">
            <w:pPr>
              <w:wordWrap/>
              <w:jc w:val="center"/>
              <w:rPr>
                <w:ins w:id="99" w:author="jys083177@gmail.com" w:date="2025-11-12T14:44:00Z" w16du:dateUtc="2025-11-12T05:44:00Z"/>
                <w:rFonts w:ascii="Batang" w:eastAsia="Batang" w:hAnsi="Batang" w:cs="Times New Roman"/>
                <w:color w:val="000000" w:themeColor="text1"/>
              </w:rPr>
            </w:pPr>
            <w:ins w:id="100" w:author="jys083177@gmail.com" w:date="2025-11-12T14:44:00Z" w16du:dateUtc="2025-11-12T05:44:00Z">
              <w:r w:rsidRPr="0046768E">
                <w:rPr>
                  <w:rFonts w:ascii="Batang" w:eastAsia="Batang" w:hAnsi="Batang" w:cs="Times New Roman"/>
                  <w:color w:val="000000" w:themeColor="text1"/>
                </w:rPr>
                <w:t>Distribution by GICS Sector</w:t>
              </w:r>
            </w:ins>
          </w:p>
        </w:tc>
        <w:tc>
          <w:tcPr>
            <w:tcW w:w="1970" w:type="dxa"/>
            <w:tcBorders>
              <w:bottom w:val="single" w:sz="4" w:space="0" w:color="auto"/>
            </w:tcBorders>
            <w:vAlign w:val="center"/>
          </w:tcPr>
          <w:p w14:paraId="7FEF0114" w14:textId="77777777" w:rsidR="0046768E" w:rsidRPr="0046768E" w:rsidRDefault="0046768E">
            <w:pPr>
              <w:wordWrap/>
              <w:jc w:val="center"/>
              <w:rPr>
                <w:ins w:id="101" w:author="jys083177@gmail.com" w:date="2025-11-12T14:44:00Z" w16du:dateUtc="2025-11-12T05:44:00Z"/>
                <w:rFonts w:ascii="Batang" w:eastAsia="Batang" w:hAnsi="Batang" w:cs="Times New Roman"/>
                <w:color w:val="000000" w:themeColor="text1"/>
              </w:rPr>
            </w:pPr>
            <w:ins w:id="102" w:author="jys083177@gmail.com" w:date="2025-11-12T14:44:00Z" w16du:dateUtc="2025-11-12T05:44:00Z">
              <w:r w:rsidRPr="0046768E">
                <w:rPr>
                  <w:rFonts w:ascii="Batang" w:eastAsia="Batang" w:hAnsi="Batang" w:cs="Times New Roman"/>
                  <w:color w:val="000000" w:themeColor="text1"/>
                </w:rPr>
                <w:t>Observations</w:t>
              </w:r>
            </w:ins>
          </w:p>
        </w:tc>
        <w:tc>
          <w:tcPr>
            <w:tcW w:w="1970" w:type="dxa"/>
            <w:tcBorders>
              <w:bottom w:val="single" w:sz="4" w:space="0" w:color="auto"/>
            </w:tcBorders>
            <w:vAlign w:val="center"/>
          </w:tcPr>
          <w:p w14:paraId="0F0953B4" w14:textId="77777777" w:rsidR="0046768E" w:rsidRPr="0046768E" w:rsidRDefault="0046768E">
            <w:pPr>
              <w:wordWrap/>
              <w:jc w:val="center"/>
              <w:rPr>
                <w:ins w:id="103" w:author="jys083177@gmail.com" w:date="2025-11-12T14:44:00Z" w16du:dateUtc="2025-11-12T05:44:00Z"/>
                <w:rFonts w:ascii="Batang" w:eastAsia="Batang" w:hAnsi="Batang" w:cs="Times New Roman"/>
                <w:color w:val="000000" w:themeColor="text1"/>
              </w:rPr>
            </w:pPr>
            <w:ins w:id="104" w:author="jys083177@gmail.com" w:date="2025-11-12T14:44:00Z" w16du:dateUtc="2025-11-12T05:44:00Z">
              <w:r w:rsidRPr="0046768E">
                <w:rPr>
                  <w:rFonts w:ascii="Batang" w:eastAsia="Batang" w:hAnsi="Batang" w:cs="Times New Roman"/>
                  <w:color w:val="000000" w:themeColor="text1"/>
                </w:rPr>
                <w:t>% of Total</w:t>
              </w:r>
            </w:ins>
          </w:p>
        </w:tc>
        <w:tc>
          <w:tcPr>
            <w:tcW w:w="1971" w:type="dxa"/>
            <w:tcBorders>
              <w:bottom w:val="single" w:sz="4" w:space="0" w:color="auto"/>
            </w:tcBorders>
            <w:vAlign w:val="center"/>
          </w:tcPr>
          <w:p w14:paraId="73DCE88B" w14:textId="77777777" w:rsidR="0046768E" w:rsidRPr="0046768E" w:rsidRDefault="0046768E">
            <w:pPr>
              <w:wordWrap/>
              <w:jc w:val="center"/>
              <w:rPr>
                <w:ins w:id="105" w:author="jys083177@gmail.com" w:date="2025-11-12T14:44:00Z" w16du:dateUtc="2025-11-12T05:44:00Z"/>
                <w:rFonts w:ascii="Batang" w:eastAsia="Batang" w:hAnsi="Batang" w:cs="Times New Roman"/>
                <w:color w:val="000000" w:themeColor="text1"/>
              </w:rPr>
            </w:pPr>
            <w:ins w:id="106" w:author="jys083177@gmail.com" w:date="2025-11-12T14:44:00Z" w16du:dateUtc="2025-11-12T05:44:00Z">
              <w:r w:rsidRPr="0046768E">
                <w:rPr>
                  <w:rFonts w:ascii="Batang" w:eastAsia="Batang" w:hAnsi="Batang" w:cs="Times New Roman"/>
                  <w:color w:val="000000" w:themeColor="text1"/>
                </w:rPr>
                <w:t>Avg. per Month</w:t>
              </w:r>
            </w:ins>
          </w:p>
        </w:tc>
      </w:tr>
      <w:tr w:rsidR="0046768E" w:rsidRPr="0046768E" w14:paraId="25CB4280" w14:textId="77777777">
        <w:trPr>
          <w:ins w:id="107" w:author="jys083177@gmail.com" w:date="2025-11-12T14:44:00Z"/>
        </w:trPr>
        <w:tc>
          <w:tcPr>
            <w:tcW w:w="3439" w:type="dxa"/>
            <w:tcBorders>
              <w:top w:val="single" w:sz="4" w:space="0" w:color="auto"/>
              <w:bottom w:val="nil"/>
            </w:tcBorders>
            <w:vAlign w:val="center"/>
          </w:tcPr>
          <w:p w14:paraId="232DF627" w14:textId="77777777" w:rsidR="0046768E" w:rsidRPr="0046768E" w:rsidRDefault="0046768E">
            <w:pPr>
              <w:wordWrap/>
              <w:jc w:val="both"/>
              <w:rPr>
                <w:ins w:id="108" w:author="jys083177@gmail.com" w:date="2025-11-12T14:44:00Z" w16du:dateUtc="2025-11-12T05:44:00Z"/>
                <w:rFonts w:ascii="Batang" w:eastAsia="Batang" w:hAnsi="Batang" w:cs="Times New Roman"/>
                <w:color w:val="000000" w:themeColor="text1"/>
              </w:rPr>
            </w:pPr>
            <w:ins w:id="109" w:author="jys083177@gmail.com" w:date="2025-11-12T14:44:00Z" w16du:dateUtc="2025-11-12T05:44:00Z">
              <w:r w:rsidRPr="0046768E">
                <w:rPr>
                  <w:rFonts w:ascii="Batang" w:eastAsia="Batang" w:hAnsi="Batang" w:cs="Times New Roman"/>
                  <w:color w:val="000000" w:themeColor="text1"/>
                </w:rPr>
                <w:t>Energy</w:t>
              </w:r>
            </w:ins>
          </w:p>
        </w:tc>
        <w:tc>
          <w:tcPr>
            <w:tcW w:w="1970" w:type="dxa"/>
            <w:tcBorders>
              <w:top w:val="single" w:sz="4" w:space="0" w:color="auto"/>
              <w:bottom w:val="nil"/>
            </w:tcBorders>
            <w:vAlign w:val="center"/>
          </w:tcPr>
          <w:p w14:paraId="354906B8" w14:textId="18E0A382" w:rsidR="0046768E" w:rsidRPr="0046768E" w:rsidRDefault="0046768E">
            <w:pPr>
              <w:wordWrap/>
              <w:jc w:val="right"/>
              <w:rPr>
                <w:ins w:id="110"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3,077</w:t>
            </w:r>
          </w:p>
        </w:tc>
        <w:tc>
          <w:tcPr>
            <w:tcW w:w="1970" w:type="dxa"/>
            <w:tcBorders>
              <w:top w:val="single" w:sz="4" w:space="0" w:color="auto"/>
              <w:bottom w:val="nil"/>
            </w:tcBorders>
            <w:vAlign w:val="center"/>
          </w:tcPr>
          <w:p w14:paraId="4D937E6F" w14:textId="555733E3" w:rsidR="0046768E" w:rsidRPr="0046768E" w:rsidRDefault="0046768E">
            <w:pPr>
              <w:wordWrap/>
              <w:jc w:val="right"/>
              <w:rPr>
                <w:ins w:id="111"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5.5%</w:t>
            </w:r>
          </w:p>
        </w:tc>
        <w:tc>
          <w:tcPr>
            <w:tcW w:w="1971" w:type="dxa"/>
            <w:tcBorders>
              <w:top w:val="single" w:sz="4" w:space="0" w:color="auto"/>
              <w:bottom w:val="nil"/>
            </w:tcBorders>
            <w:vAlign w:val="center"/>
          </w:tcPr>
          <w:p w14:paraId="2E664E01" w14:textId="0E715E17" w:rsidR="0046768E" w:rsidRPr="0046768E" w:rsidRDefault="0046768E">
            <w:pPr>
              <w:wordWrap/>
              <w:jc w:val="right"/>
              <w:rPr>
                <w:ins w:id="112"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26</w:t>
            </w:r>
          </w:p>
        </w:tc>
      </w:tr>
      <w:tr w:rsidR="0046768E" w:rsidRPr="0046768E" w14:paraId="1BA4AF0D" w14:textId="77777777">
        <w:trPr>
          <w:ins w:id="113" w:author="jys083177@gmail.com" w:date="2025-11-12T14:44:00Z"/>
        </w:trPr>
        <w:tc>
          <w:tcPr>
            <w:tcW w:w="3439" w:type="dxa"/>
            <w:tcBorders>
              <w:top w:val="nil"/>
              <w:bottom w:val="nil"/>
            </w:tcBorders>
            <w:vAlign w:val="center"/>
          </w:tcPr>
          <w:p w14:paraId="01C2DC94" w14:textId="77777777" w:rsidR="0046768E" w:rsidRPr="0046768E" w:rsidRDefault="0046768E">
            <w:pPr>
              <w:wordWrap/>
              <w:jc w:val="both"/>
              <w:rPr>
                <w:ins w:id="114" w:author="jys083177@gmail.com" w:date="2025-11-12T14:44:00Z" w16du:dateUtc="2025-11-12T05:44:00Z"/>
                <w:rFonts w:ascii="Batang" w:eastAsia="Batang" w:hAnsi="Batang" w:cs="Times New Roman"/>
                <w:color w:val="000000" w:themeColor="text1"/>
              </w:rPr>
            </w:pPr>
            <w:ins w:id="115" w:author="jys083177@gmail.com" w:date="2025-11-12T14:44:00Z" w16du:dateUtc="2025-11-12T05:44:00Z">
              <w:r w:rsidRPr="0046768E">
                <w:rPr>
                  <w:rFonts w:ascii="Batang" w:eastAsia="Batang" w:hAnsi="Batang" w:cs="Times New Roman"/>
                  <w:color w:val="000000" w:themeColor="text1"/>
                </w:rPr>
                <w:t>Materials</w:t>
              </w:r>
            </w:ins>
          </w:p>
        </w:tc>
        <w:tc>
          <w:tcPr>
            <w:tcW w:w="1970" w:type="dxa"/>
            <w:tcBorders>
              <w:top w:val="nil"/>
              <w:bottom w:val="nil"/>
            </w:tcBorders>
            <w:vAlign w:val="center"/>
          </w:tcPr>
          <w:p w14:paraId="2B94D676" w14:textId="414B7345" w:rsidR="0046768E" w:rsidRPr="0046768E" w:rsidRDefault="0046768E">
            <w:pPr>
              <w:wordWrap/>
              <w:jc w:val="right"/>
              <w:rPr>
                <w:ins w:id="116"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3,051</w:t>
            </w:r>
          </w:p>
        </w:tc>
        <w:tc>
          <w:tcPr>
            <w:tcW w:w="1970" w:type="dxa"/>
            <w:tcBorders>
              <w:top w:val="nil"/>
              <w:bottom w:val="nil"/>
            </w:tcBorders>
            <w:vAlign w:val="center"/>
          </w:tcPr>
          <w:p w14:paraId="07F4254B" w14:textId="6213F1C5" w:rsidR="0046768E" w:rsidRPr="0046768E" w:rsidRDefault="0046768E">
            <w:pPr>
              <w:wordWrap/>
              <w:jc w:val="right"/>
              <w:rPr>
                <w:ins w:id="117"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5.5%</w:t>
            </w:r>
          </w:p>
        </w:tc>
        <w:tc>
          <w:tcPr>
            <w:tcW w:w="1971" w:type="dxa"/>
            <w:tcBorders>
              <w:top w:val="nil"/>
              <w:bottom w:val="nil"/>
            </w:tcBorders>
            <w:vAlign w:val="center"/>
          </w:tcPr>
          <w:p w14:paraId="3C47701C" w14:textId="01FF2FE6" w:rsidR="0046768E" w:rsidRPr="0046768E" w:rsidRDefault="0046768E">
            <w:pPr>
              <w:wordWrap/>
              <w:jc w:val="right"/>
              <w:rPr>
                <w:ins w:id="118"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25</w:t>
            </w:r>
          </w:p>
        </w:tc>
      </w:tr>
      <w:tr w:rsidR="0046768E" w:rsidRPr="0046768E" w14:paraId="0EE1E0EB" w14:textId="77777777">
        <w:trPr>
          <w:ins w:id="119" w:author="jys083177@gmail.com" w:date="2025-11-12T14:44:00Z"/>
        </w:trPr>
        <w:tc>
          <w:tcPr>
            <w:tcW w:w="3439" w:type="dxa"/>
            <w:tcBorders>
              <w:top w:val="nil"/>
              <w:bottom w:val="nil"/>
            </w:tcBorders>
            <w:vAlign w:val="center"/>
          </w:tcPr>
          <w:p w14:paraId="17DC4723" w14:textId="77777777" w:rsidR="0046768E" w:rsidRPr="0046768E" w:rsidRDefault="0046768E">
            <w:pPr>
              <w:wordWrap/>
              <w:jc w:val="both"/>
              <w:rPr>
                <w:ins w:id="120" w:author="jys083177@gmail.com" w:date="2025-11-12T14:44:00Z" w16du:dateUtc="2025-11-12T05:44:00Z"/>
                <w:rFonts w:ascii="Batang" w:eastAsia="Batang" w:hAnsi="Batang" w:cs="Times New Roman"/>
                <w:color w:val="000000" w:themeColor="text1"/>
              </w:rPr>
            </w:pPr>
            <w:ins w:id="121" w:author="jys083177@gmail.com" w:date="2025-11-12T14:44:00Z" w16du:dateUtc="2025-11-12T05:44:00Z">
              <w:r w:rsidRPr="0046768E">
                <w:rPr>
                  <w:rFonts w:ascii="Batang" w:eastAsia="Batang" w:hAnsi="Batang" w:cs="Times New Roman"/>
                  <w:color w:val="000000" w:themeColor="text1"/>
                </w:rPr>
                <w:t>Industrials</w:t>
              </w:r>
            </w:ins>
          </w:p>
        </w:tc>
        <w:tc>
          <w:tcPr>
            <w:tcW w:w="1970" w:type="dxa"/>
            <w:tcBorders>
              <w:top w:val="nil"/>
              <w:bottom w:val="nil"/>
            </w:tcBorders>
            <w:vAlign w:val="center"/>
          </w:tcPr>
          <w:p w14:paraId="78A1D324" w14:textId="5F5EC28F" w:rsidR="0046768E" w:rsidRPr="0046768E" w:rsidRDefault="0046768E">
            <w:pPr>
              <w:wordWrap/>
              <w:jc w:val="right"/>
              <w:rPr>
                <w:ins w:id="122"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8,320</w:t>
            </w:r>
          </w:p>
        </w:tc>
        <w:tc>
          <w:tcPr>
            <w:tcW w:w="1970" w:type="dxa"/>
            <w:tcBorders>
              <w:top w:val="nil"/>
              <w:bottom w:val="nil"/>
            </w:tcBorders>
            <w:vAlign w:val="center"/>
          </w:tcPr>
          <w:p w14:paraId="732E0C94" w14:textId="752D2DC8" w:rsidR="0046768E" w:rsidRPr="0046768E" w:rsidRDefault="0046768E">
            <w:pPr>
              <w:wordWrap/>
              <w:jc w:val="right"/>
              <w:rPr>
                <w:ins w:id="123"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15.0%</w:t>
            </w:r>
          </w:p>
        </w:tc>
        <w:tc>
          <w:tcPr>
            <w:tcW w:w="1971" w:type="dxa"/>
            <w:tcBorders>
              <w:top w:val="nil"/>
              <w:bottom w:val="nil"/>
            </w:tcBorders>
            <w:vAlign w:val="center"/>
          </w:tcPr>
          <w:p w14:paraId="48A57763" w14:textId="32F352E5" w:rsidR="0046768E" w:rsidRPr="0046768E" w:rsidRDefault="0046768E">
            <w:pPr>
              <w:wordWrap/>
              <w:jc w:val="right"/>
              <w:rPr>
                <w:ins w:id="124"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69</w:t>
            </w:r>
          </w:p>
        </w:tc>
      </w:tr>
      <w:tr w:rsidR="0046768E" w:rsidRPr="0046768E" w14:paraId="1E3B1E11" w14:textId="77777777">
        <w:trPr>
          <w:ins w:id="125" w:author="jys083177@gmail.com" w:date="2025-11-12T14:44:00Z"/>
        </w:trPr>
        <w:tc>
          <w:tcPr>
            <w:tcW w:w="3439" w:type="dxa"/>
            <w:tcBorders>
              <w:top w:val="nil"/>
              <w:bottom w:val="nil"/>
            </w:tcBorders>
            <w:vAlign w:val="center"/>
          </w:tcPr>
          <w:p w14:paraId="0A7E4395" w14:textId="77777777" w:rsidR="0046768E" w:rsidRPr="0046768E" w:rsidRDefault="0046768E">
            <w:pPr>
              <w:wordWrap/>
              <w:jc w:val="both"/>
              <w:rPr>
                <w:ins w:id="126" w:author="jys083177@gmail.com" w:date="2025-11-12T14:44:00Z" w16du:dateUtc="2025-11-12T05:44:00Z"/>
                <w:rFonts w:ascii="Batang" w:eastAsia="Batang" w:hAnsi="Batang" w:cs="Times New Roman"/>
                <w:color w:val="000000" w:themeColor="text1"/>
              </w:rPr>
            </w:pPr>
            <w:ins w:id="127" w:author="jys083177@gmail.com" w:date="2025-11-12T14:44:00Z" w16du:dateUtc="2025-11-12T05:44:00Z">
              <w:r w:rsidRPr="0046768E">
                <w:rPr>
                  <w:rFonts w:ascii="Batang" w:eastAsia="Batang" w:hAnsi="Batang" w:cs="Times New Roman"/>
                  <w:color w:val="000000" w:themeColor="text1"/>
                </w:rPr>
                <w:t>Consumer Discretionary</w:t>
              </w:r>
            </w:ins>
          </w:p>
        </w:tc>
        <w:tc>
          <w:tcPr>
            <w:tcW w:w="1970" w:type="dxa"/>
            <w:tcBorders>
              <w:top w:val="nil"/>
              <w:bottom w:val="nil"/>
            </w:tcBorders>
            <w:vAlign w:val="center"/>
          </w:tcPr>
          <w:p w14:paraId="28F3650D" w14:textId="39EB55B2" w:rsidR="0046768E" w:rsidRPr="0046768E" w:rsidRDefault="0046768E">
            <w:pPr>
              <w:wordWrap/>
              <w:jc w:val="right"/>
              <w:rPr>
                <w:ins w:id="128"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6,757</w:t>
            </w:r>
          </w:p>
        </w:tc>
        <w:tc>
          <w:tcPr>
            <w:tcW w:w="1970" w:type="dxa"/>
            <w:tcBorders>
              <w:top w:val="nil"/>
              <w:bottom w:val="nil"/>
            </w:tcBorders>
            <w:vAlign w:val="center"/>
          </w:tcPr>
          <w:p w14:paraId="1C7866DC" w14:textId="0A08A50A" w:rsidR="0046768E" w:rsidRPr="0046768E" w:rsidRDefault="0046768E">
            <w:pPr>
              <w:wordWrap/>
              <w:jc w:val="right"/>
              <w:rPr>
                <w:ins w:id="129"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12.2%</w:t>
            </w:r>
          </w:p>
        </w:tc>
        <w:tc>
          <w:tcPr>
            <w:tcW w:w="1971" w:type="dxa"/>
            <w:tcBorders>
              <w:top w:val="nil"/>
              <w:bottom w:val="nil"/>
            </w:tcBorders>
            <w:vAlign w:val="center"/>
          </w:tcPr>
          <w:p w14:paraId="520ED62B" w14:textId="42261C0A" w:rsidR="0046768E" w:rsidRPr="0046768E" w:rsidRDefault="0046768E">
            <w:pPr>
              <w:wordWrap/>
              <w:jc w:val="right"/>
              <w:rPr>
                <w:ins w:id="130"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56</w:t>
            </w:r>
          </w:p>
        </w:tc>
      </w:tr>
      <w:tr w:rsidR="0046768E" w:rsidRPr="0046768E" w14:paraId="5F071E76" w14:textId="77777777">
        <w:trPr>
          <w:ins w:id="131" w:author="jys083177@gmail.com" w:date="2025-11-12T14:44:00Z"/>
        </w:trPr>
        <w:tc>
          <w:tcPr>
            <w:tcW w:w="3439" w:type="dxa"/>
            <w:tcBorders>
              <w:top w:val="nil"/>
              <w:bottom w:val="nil"/>
            </w:tcBorders>
            <w:vAlign w:val="center"/>
          </w:tcPr>
          <w:p w14:paraId="5CFD41F9" w14:textId="77777777" w:rsidR="0046768E" w:rsidRPr="0046768E" w:rsidRDefault="0046768E">
            <w:pPr>
              <w:wordWrap/>
              <w:jc w:val="both"/>
              <w:rPr>
                <w:ins w:id="132" w:author="jys083177@gmail.com" w:date="2025-11-12T14:44:00Z" w16du:dateUtc="2025-11-12T05:44:00Z"/>
                <w:rFonts w:ascii="Batang" w:eastAsia="Batang" w:hAnsi="Batang" w:cs="Times New Roman"/>
                <w:color w:val="000000" w:themeColor="text1"/>
              </w:rPr>
            </w:pPr>
            <w:ins w:id="133" w:author="jys083177@gmail.com" w:date="2025-11-12T14:44:00Z" w16du:dateUtc="2025-11-12T05:44:00Z">
              <w:r w:rsidRPr="0046768E">
                <w:rPr>
                  <w:rFonts w:ascii="Batang" w:eastAsia="Batang" w:hAnsi="Batang" w:cs="Times New Roman"/>
                  <w:color w:val="000000" w:themeColor="text1"/>
                </w:rPr>
                <w:t>Consumer Staples</w:t>
              </w:r>
            </w:ins>
          </w:p>
        </w:tc>
        <w:tc>
          <w:tcPr>
            <w:tcW w:w="1970" w:type="dxa"/>
            <w:tcBorders>
              <w:top w:val="nil"/>
              <w:bottom w:val="nil"/>
            </w:tcBorders>
            <w:vAlign w:val="center"/>
          </w:tcPr>
          <w:p w14:paraId="7AD8D874" w14:textId="21FD3332" w:rsidR="0046768E" w:rsidRPr="0046768E" w:rsidRDefault="0046768E">
            <w:pPr>
              <w:wordWrap/>
              <w:jc w:val="right"/>
              <w:rPr>
                <w:ins w:id="134"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4,203</w:t>
            </w:r>
          </w:p>
        </w:tc>
        <w:tc>
          <w:tcPr>
            <w:tcW w:w="1970" w:type="dxa"/>
            <w:tcBorders>
              <w:top w:val="nil"/>
              <w:bottom w:val="nil"/>
            </w:tcBorders>
            <w:vAlign w:val="center"/>
          </w:tcPr>
          <w:p w14:paraId="6BF4C2AA" w14:textId="6D399CF0" w:rsidR="0046768E" w:rsidRPr="0046768E" w:rsidRDefault="0046768E">
            <w:pPr>
              <w:wordWrap/>
              <w:jc w:val="right"/>
              <w:rPr>
                <w:ins w:id="135"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7.6%</w:t>
            </w:r>
          </w:p>
        </w:tc>
        <w:tc>
          <w:tcPr>
            <w:tcW w:w="1971" w:type="dxa"/>
            <w:tcBorders>
              <w:top w:val="nil"/>
              <w:bottom w:val="nil"/>
            </w:tcBorders>
            <w:vAlign w:val="center"/>
          </w:tcPr>
          <w:p w14:paraId="27DCDC96" w14:textId="25F13C6C" w:rsidR="0046768E" w:rsidRPr="0046768E" w:rsidRDefault="0046768E">
            <w:pPr>
              <w:wordWrap/>
              <w:jc w:val="right"/>
              <w:rPr>
                <w:ins w:id="136"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35</w:t>
            </w:r>
          </w:p>
        </w:tc>
      </w:tr>
      <w:tr w:rsidR="0046768E" w:rsidRPr="0046768E" w14:paraId="2488CDFD" w14:textId="77777777">
        <w:trPr>
          <w:ins w:id="137" w:author="jys083177@gmail.com" w:date="2025-11-12T14:44:00Z"/>
        </w:trPr>
        <w:tc>
          <w:tcPr>
            <w:tcW w:w="3439" w:type="dxa"/>
            <w:tcBorders>
              <w:top w:val="nil"/>
              <w:bottom w:val="nil"/>
            </w:tcBorders>
            <w:vAlign w:val="center"/>
          </w:tcPr>
          <w:p w14:paraId="2F288902" w14:textId="77777777" w:rsidR="0046768E" w:rsidRPr="0046768E" w:rsidRDefault="0046768E">
            <w:pPr>
              <w:wordWrap/>
              <w:jc w:val="both"/>
              <w:rPr>
                <w:ins w:id="138" w:author="jys083177@gmail.com" w:date="2025-11-12T14:44:00Z" w16du:dateUtc="2025-11-12T05:44:00Z"/>
                <w:rFonts w:ascii="Batang" w:eastAsia="Batang" w:hAnsi="Batang" w:cs="Times New Roman"/>
                <w:color w:val="000000" w:themeColor="text1"/>
              </w:rPr>
            </w:pPr>
            <w:ins w:id="139" w:author="jys083177@gmail.com" w:date="2025-11-12T14:44:00Z" w16du:dateUtc="2025-11-12T05:44:00Z">
              <w:r w:rsidRPr="0046768E">
                <w:rPr>
                  <w:rFonts w:ascii="Batang" w:eastAsia="Batang" w:hAnsi="Batang" w:cs="Times New Roman"/>
                  <w:color w:val="000000" w:themeColor="text1"/>
                </w:rPr>
                <w:t>Health Care</w:t>
              </w:r>
            </w:ins>
          </w:p>
        </w:tc>
        <w:tc>
          <w:tcPr>
            <w:tcW w:w="1970" w:type="dxa"/>
            <w:tcBorders>
              <w:top w:val="nil"/>
              <w:bottom w:val="nil"/>
            </w:tcBorders>
            <w:vAlign w:val="center"/>
          </w:tcPr>
          <w:p w14:paraId="411CDA08" w14:textId="525862D1" w:rsidR="0046768E" w:rsidRPr="0046768E" w:rsidRDefault="0046768E">
            <w:pPr>
              <w:wordWrap/>
              <w:jc w:val="right"/>
              <w:rPr>
                <w:ins w:id="140"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6,863</w:t>
            </w:r>
          </w:p>
        </w:tc>
        <w:tc>
          <w:tcPr>
            <w:tcW w:w="1970" w:type="dxa"/>
            <w:tcBorders>
              <w:top w:val="nil"/>
              <w:bottom w:val="nil"/>
            </w:tcBorders>
            <w:vAlign w:val="center"/>
          </w:tcPr>
          <w:p w14:paraId="0AE5499D" w14:textId="4F91E697" w:rsidR="0046768E" w:rsidRPr="0046768E" w:rsidRDefault="0046768E">
            <w:pPr>
              <w:wordWrap/>
              <w:jc w:val="right"/>
              <w:rPr>
                <w:ins w:id="141"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12.4%</w:t>
            </w:r>
          </w:p>
        </w:tc>
        <w:tc>
          <w:tcPr>
            <w:tcW w:w="1971" w:type="dxa"/>
            <w:tcBorders>
              <w:top w:val="nil"/>
              <w:bottom w:val="nil"/>
            </w:tcBorders>
            <w:vAlign w:val="center"/>
          </w:tcPr>
          <w:p w14:paraId="1945C44F" w14:textId="11FE50C4" w:rsidR="0046768E" w:rsidRPr="0046768E" w:rsidRDefault="0046768E">
            <w:pPr>
              <w:wordWrap/>
              <w:jc w:val="right"/>
              <w:rPr>
                <w:ins w:id="142"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57</w:t>
            </w:r>
          </w:p>
        </w:tc>
      </w:tr>
      <w:tr w:rsidR="0046768E" w:rsidRPr="0046768E" w14:paraId="777C3612" w14:textId="77777777">
        <w:trPr>
          <w:ins w:id="143" w:author="jys083177@gmail.com" w:date="2025-11-12T14:44:00Z"/>
        </w:trPr>
        <w:tc>
          <w:tcPr>
            <w:tcW w:w="3439" w:type="dxa"/>
            <w:tcBorders>
              <w:top w:val="nil"/>
              <w:bottom w:val="nil"/>
            </w:tcBorders>
            <w:vAlign w:val="center"/>
          </w:tcPr>
          <w:p w14:paraId="2F531ABC" w14:textId="77777777" w:rsidR="0046768E" w:rsidRPr="0046768E" w:rsidRDefault="0046768E">
            <w:pPr>
              <w:wordWrap/>
              <w:jc w:val="both"/>
              <w:rPr>
                <w:ins w:id="144" w:author="jys083177@gmail.com" w:date="2025-11-12T14:44:00Z" w16du:dateUtc="2025-11-12T05:44:00Z"/>
                <w:rFonts w:ascii="Batang" w:eastAsia="Batang" w:hAnsi="Batang" w:cs="Times New Roman"/>
                <w:color w:val="000000" w:themeColor="text1"/>
              </w:rPr>
            </w:pPr>
            <w:ins w:id="145" w:author="jys083177@gmail.com" w:date="2025-11-12T14:44:00Z" w16du:dateUtc="2025-11-12T05:44:00Z">
              <w:r w:rsidRPr="0046768E">
                <w:rPr>
                  <w:rFonts w:ascii="Batang" w:eastAsia="Batang" w:hAnsi="Batang" w:cs="Times New Roman"/>
                  <w:color w:val="000000" w:themeColor="text1"/>
                </w:rPr>
                <w:t>Financials</w:t>
              </w:r>
            </w:ins>
          </w:p>
        </w:tc>
        <w:tc>
          <w:tcPr>
            <w:tcW w:w="1970" w:type="dxa"/>
            <w:tcBorders>
              <w:top w:val="nil"/>
              <w:bottom w:val="nil"/>
            </w:tcBorders>
            <w:vAlign w:val="center"/>
          </w:tcPr>
          <w:p w14:paraId="22355E23" w14:textId="0E6908EA" w:rsidR="0046768E" w:rsidRPr="0046768E" w:rsidRDefault="0046768E">
            <w:pPr>
              <w:wordWrap/>
              <w:jc w:val="right"/>
              <w:rPr>
                <w:ins w:id="146"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7,834</w:t>
            </w:r>
          </w:p>
        </w:tc>
        <w:tc>
          <w:tcPr>
            <w:tcW w:w="1970" w:type="dxa"/>
            <w:tcBorders>
              <w:top w:val="nil"/>
              <w:bottom w:val="nil"/>
            </w:tcBorders>
            <w:vAlign w:val="center"/>
          </w:tcPr>
          <w:p w14:paraId="74693543" w14:textId="37E88D92" w:rsidR="0046768E" w:rsidRPr="0046768E" w:rsidRDefault="0046768E">
            <w:pPr>
              <w:wordWrap/>
              <w:jc w:val="right"/>
              <w:rPr>
                <w:ins w:id="147"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14.1%</w:t>
            </w:r>
          </w:p>
        </w:tc>
        <w:tc>
          <w:tcPr>
            <w:tcW w:w="1971" w:type="dxa"/>
            <w:tcBorders>
              <w:top w:val="nil"/>
              <w:bottom w:val="nil"/>
            </w:tcBorders>
            <w:vAlign w:val="center"/>
          </w:tcPr>
          <w:p w14:paraId="032D2F4C" w14:textId="0423755E" w:rsidR="0046768E" w:rsidRPr="0046768E" w:rsidRDefault="0046768E">
            <w:pPr>
              <w:wordWrap/>
              <w:jc w:val="right"/>
              <w:rPr>
                <w:ins w:id="148"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65</w:t>
            </w:r>
          </w:p>
        </w:tc>
      </w:tr>
      <w:tr w:rsidR="0046768E" w:rsidRPr="0046768E" w14:paraId="012BCCC0" w14:textId="77777777">
        <w:trPr>
          <w:ins w:id="149" w:author="jys083177@gmail.com" w:date="2025-11-12T14:44:00Z"/>
        </w:trPr>
        <w:tc>
          <w:tcPr>
            <w:tcW w:w="3439" w:type="dxa"/>
            <w:tcBorders>
              <w:top w:val="nil"/>
              <w:bottom w:val="nil"/>
            </w:tcBorders>
            <w:vAlign w:val="center"/>
          </w:tcPr>
          <w:p w14:paraId="73334AF9" w14:textId="77777777" w:rsidR="0046768E" w:rsidRPr="0046768E" w:rsidRDefault="0046768E">
            <w:pPr>
              <w:wordWrap/>
              <w:jc w:val="both"/>
              <w:rPr>
                <w:ins w:id="150" w:author="jys083177@gmail.com" w:date="2025-11-12T14:44:00Z" w16du:dateUtc="2025-11-12T05:44:00Z"/>
                <w:rFonts w:ascii="Batang" w:eastAsia="Batang" w:hAnsi="Batang" w:cs="Times New Roman"/>
                <w:color w:val="000000" w:themeColor="text1"/>
              </w:rPr>
            </w:pPr>
            <w:ins w:id="151" w:author="jys083177@gmail.com" w:date="2025-11-12T14:44:00Z" w16du:dateUtc="2025-11-12T05:44:00Z">
              <w:r w:rsidRPr="0046768E">
                <w:rPr>
                  <w:rFonts w:ascii="Batang" w:eastAsia="Batang" w:hAnsi="Batang" w:cs="Times New Roman"/>
                  <w:color w:val="000000" w:themeColor="text1"/>
                </w:rPr>
                <w:t>Information Technology</w:t>
              </w:r>
            </w:ins>
          </w:p>
        </w:tc>
        <w:tc>
          <w:tcPr>
            <w:tcW w:w="1970" w:type="dxa"/>
            <w:tcBorders>
              <w:top w:val="nil"/>
              <w:bottom w:val="nil"/>
            </w:tcBorders>
            <w:vAlign w:val="center"/>
          </w:tcPr>
          <w:p w14:paraId="11D01BBC" w14:textId="0F0C0820" w:rsidR="0046768E" w:rsidRPr="0046768E" w:rsidRDefault="0046768E">
            <w:pPr>
              <w:wordWrap/>
              <w:jc w:val="right"/>
              <w:rPr>
                <w:ins w:id="152"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6,710</w:t>
            </w:r>
          </w:p>
        </w:tc>
        <w:tc>
          <w:tcPr>
            <w:tcW w:w="1970" w:type="dxa"/>
            <w:tcBorders>
              <w:top w:val="nil"/>
              <w:bottom w:val="nil"/>
            </w:tcBorders>
            <w:vAlign w:val="center"/>
          </w:tcPr>
          <w:p w14:paraId="77C4B6B6" w14:textId="47716D3B" w:rsidR="0046768E" w:rsidRPr="0046768E" w:rsidRDefault="0046768E">
            <w:pPr>
              <w:wordWrap/>
              <w:jc w:val="right"/>
              <w:rPr>
                <w:ins w:id="153"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12.1%</w:t>
            </w:r>
          </w:p>
        </w:tc>
        <w:tc>
          <w:tcPr>
            <w:tcW w:w="1971" w:type="dxa"/>
            <w:tcBorders>
              <w:top w:val="nil"/>
              <w:bottom w:val="nil"/>
            </w:tcBorders>
            <w:vAlign w:val="center"/>
          </w:tcPr>
          <w:p w14:paraId="50A265E4" w14:textId="5F5E06D3" w:rsidR="0046768E" w:rsidRPr="0046768E" w:rsidRDefault="0046768E">
            <w:pPr>
              <w:wordWrap/>
              <w:jc w:val="right"/>
              <w:rPr>
                <w:ins w:id="154"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56</w:t>
            </w:r>
          </w:p>
        </w:tc>
      </w:tr>
      <w:tr w:rsidR="0046768E" w:rsidRPr="0046768E" w14:paraId="2BB7B5C1" w14:textId="77777777">
        <w:trPr>
          <w:ins w:id="155" w:author="jys083177@gmail.com" w:date="2025-11-12T14:44:00Z"/>
        </w:trPr>
        <w:tc>
          <w:tcPr>
            <w:tcW w:w="3439" w:type="dxa"/>
            <w:tcBorders>
              <w:top w:val="nil"/>
              <w:bottom w:val="nil"/>
            </w:tcBorders>
            <w:vAlign w:val="center"/>
          </w:tcPr>
          <w:p w14:paraId="085A8AF7" w14:textId="77777777" w:rsidR="0046768E" w:rsidRPr="0046768E" w:rsidRDefault="0046768E">
            <w:pPr>
              <w:wordWrap/>
              <w:jc w:val="both"/>
              <w:rPr>
                <w:ins w:id="156" w:author="jys083177@gmail.com" w:date="2025-11-12T14:44:00Z" w16du:dateUtc="2025-11-12T05:44:00Z"/>
                <w:rFonts w:ascii="Batang" w:eastAsia="Batang" w:hAnsi="Batang" w:cs="Times New Roman"/>
                <w:color w:val="000000" w:themeColor="text1"/>
              </w:rPr>
            </w:pPr>
            <w:ins w:id="157" w:author="jys083177@gmail.com" w:date="2025-11-12T14:44:00Z" w16du:dateUtc="2025-11-12T05:44:00Z">
              <w:r w:rsidRPr="0046768E">
                <w:rPr>
                  <w:rFonts w:ascii="Batang" w:eastAsia="Batang" w:hAnsi="Batang" w:cs="Times New Roman"/>
                  <w:color w:val="000000" w:themeColor="text1"/>
                </w:rPr>
                <w:t>Communication Services</w:t>
              </w:r>
            </w:ins>
          </w:p>
        </w:tc>
        <w:tc>
          <w:tcPr>
            <w:tcW w:w="1970" w:type="dxa"/>
            <w:tcBorders>
              <w:top w:val="nil"/>
              <w:bottom w:val="nil"/>
            </w:tcBorders>
            <w:vAlign w:val="center"/>
          </w:tcPr>
          <w:p w14:paraId="1491D577" w14:textId="05168B8D" w:rsidR="0046768E" w:rsidRPr="0046768E" w:rsidRDefault="0046768E">
            <w:pPr>
              <w:wordWrap/>
              <w:jc w:val="right"/>
              <w:rPr>
                <w:ins w:id="158"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1,997</w:t>
            </w:r>
          </w:p>
        </w:tc>
        <w:tc>
          <w:tcPr>
            <w:tcW w:w="1970" w:type="dxa"/>
            <w:tcBorders>
              <w:top w:val="nil"/>
              <w:bottom w:val="nil"/>
            </w:tcBorders>
            <w:vAlign w:val="center"/>
          </w:tcPr>
          <w:p w14:paraId="39B6E9E5" w14:textId="4F2B7434" w:rsidR="0046768E" w:rsidRPr="0046768E" w:rsidRDefault="0046768E">
            <w:pPr>
              <w:wordWrap/>
              <w:jc w:val="right"/>
              <w:rPr>
                <w:ins w:id="159"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3.6%</w:t>
            </w:r>
          </w:p>
        </w:tc>
        <w:tc>
          <w:tcPr>
            <w:tcW w:w="1971" w:type="dxa"/>
            <w:tcBorders>
              <w:top w:val="nil"/>
              <w:bottom w:val="nil"/>
            </w:tcBorders>
            <w:vAlign w:val="center"/>
          </w:tcPr>
          <w:p w14:paraId="3937C61A" w14:textId="724DC268" w:rsidR="0046768E" w:rsidRPr="0046768E" w:rsidRDefault="0046768E">
            <w:pPr>
              <w:wordWrap/>
              <w:jc w:val="right"/>
              <w:rPr>
                <w:ins w:id="160"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17</w:t>
            </w:r>
          </w:p>
        </w:tc>
      </w:tr>
      <w:tr w:rsidR="0046768E" w:rsidRPr="0046768E" w14:paraId="7F6A8603" w14:textId="77777777">
        <w:trPr>
          <w:ins w:id="161" w:author="jys083177@gmail.com" w:date="2025-11-12T14:44:00Z"/>
        </w:trPr>
        <w:tc>
          <w:tcPr>
            <w:tcW w:w="3439" w:type="dxa"/>
            <w:tcBorders>
              <w:top w:val="nil"/>
              <w:bottom w:val="nil"/>
            </w:tcBorders>
            <w:vAlign w:val="center"/>
          </w:tcPr>
          <w:p w14:paraId="41C46C94" w14:textId="77777777" w:rsidR="0046768E" w:rsidRPr="0046768E" w:rsidRDefault="0046768E">
            <w:pPr>
              <w:wordWrap/>
              <w:jc w:val="both"/>
              <w:rPr>
                <w:ins w:id="162" w:author="jys083177@gmail.com" w:date="2025-11-12T14:44:00Z" w16du:dateUtc="2025-11-12T05:44:00Z"/>
                <w:rFonts w:ascii="Batang" w:eastAsia="Batang" w:hAnsi="Batang" w:cs="Times New Roman"/>
                <w:color w:val="000000" w:themeColor="text1"/>
              </w:rPr>
            </w:pPr>
            <w:ins w:id="163" w:author="jys083177@gmail.com" w:date="2025-11-12T14:44:00Z" w16du:dateUtc="2025-11-12T05:44:00Z">
              <w:r w:rsidRPr="0046768E">
                <w:rPr>
                  <w:rFonts w:ascii="Batang" w:eastAsia="Batang" w:hAnsi="Batang" w:cs="Times New Roman"/>
                  <w:color w:val="000000" w:themeColor="text1"/>
                </w:rPr>
                <w:t>Utilities</w:t>
              </w:r>
            </w:ins>
          </w:p>
        </w:tc>
        <w:tc>
          <w:tcPr>
            <w:tcW w:w="1970" w:type="dxa"/>
            <w:tcBorders>
              <w:top w:val="nil"/>
              <w:bottom w:val="nil"/>
            </w:tcBorders>
            <w:vAlign w:val="center"/>
          </w:tcPr>
          <w:p w14:paraId="27863DD6" w14:textId="627B4F98" w:rsidR="0046768E" w:rsidRPr="0046768E" w:rsidRDefault="0046768E">
            <w:pPr>
              <w:wordWrap/>
              <w:jc w:val="right"/>
              <w:rPr>
                <w:ins w:id="164"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3,386</w:t>
            </w:r>
          </w:p>
        </w:tc>
        <w:tc>
          <w:tcPr>
            <w:tcW w:w="1970" w:type="dxa"/>
            <w:tcBorders>
              <w:top w:val="nil"/>
              <w:bottom w:val="nil"/>
            </w:tcBorders>
            <w:vAlign w:val="center"/>
          </w:tcPr>
          <w:p w14:paraId="63FF0CF0" w14:textId="0F132F16" w:rsidR="0046768E" w:rsidRPr="0046768E" w:rsidRDefault="0046768E">
            <w:pPr>
              <w:wordWrap/>
              <w:jc w:val="right"/>
              <w:rPr>
                <w:ins w:id="165"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6.1%</w:t>
            </w:r>
          </w:p>
        </w:tc>
        <w:tc>
          <w:tcPr>
            <w:tcW w:w="1971" w:type="dxa"/>
            <w:tcBorders>
              <w:top w:val="nil"/>
              <w:bottom w:val="nil"/>
            </w:tcBorders>
            <w:vAlign w:val="center"/>
          </w:tcPr>
          <w:p w14:paraId="4AA036FE" w14:textId="20718D11" w:rsidR="0046768E" w:rsidRPr="0046768E" w:rsidRDefault="0046768E">
            <w:pPr>
              <w:wordWrap/>
              <w:jc w:val="right"/>
              <w:rPr>
                <w:ins w:id="166"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28</w:t>
            </w:r>
          </w:p>
        </w:tc>
      </w:tr>
      <w:tr w:rsidR="0046768E" w:rsidRPr="0046768E" w14:paraId="0B1092E2" w14:textId="77777777">
        <w:trPr>
          <w:ins w:id="167" w:author="jys083177@gmail.com" w:date="2025-11-12T14:44:00Z"/>
        </w:trPr>
        <w:tc>
          <w:tcPr>
            <w:tcW w:w="3439" w:type="dxa"/>
            <w:tcBorders>
              <w:top w:val="nil"/>
              <w:bottom w:val="single" w:sz="4" w:space="0" w:color="auto"/>
            </w:tcBorders>
            <w:vAlign w:val="center"/>
          </w:tcPr>
          <w:p w14:paraId="34A415D4" w14:textId="77777777" w:rsidR="0046768E" w:rsidRPr="0046768E" w:rsidRDefault="0046768E">
            <w:pPr>
              <w:wordWrap/>
              <w:jc w:val="both"/>
              <w:rPr>
                <w:ins w:id="168" w:author="jys083177@gmail.com" w:date="2025-11-12T14:44:00Z" w16du:dateUtc="2025-11-12T05:44:00Z"/>
                <w:rFonts w:ascii="Batang" w:eastAsia="Batang" w:hAnsi="Batang" w:cs="Times New Roman"/>
                <w:color w:val="000000" w:themeColor="text1"/>
              </w:rPr>
            </w:pPr>
            <w:ins w:id="169" w:author="jys083177@gmail.com" w:date="2025-11-12T14:44:00Z" w16du:dateUtc="2025-11-12T05:44:00Z">
              <w:r w:rsidRPr="0046768E">
                <w:rPr>
                  <w:rFonts w:ascii="Batang" w:eastAsia="Batang" w:hAnsi="Batang" w:cs="Times New Roman"/>
                  <w:color w:val="000000" w:themeColor="text1"/>
                </w:rPr>
                <w:t>Real Estate</w:t>
              </w:r>
            </w:ins>
          </w:p>
        </w:tc>
        <w:tc>
          <w:tcPr>
            <w:tcW w:w="1970" w:type="dxa"/>
            <w:tcBorders>
              <w:top w:val="nil"/>
              <w:bottom w:val="single" w:sz="4" w:space="0" w:color="auto"/>
            </w:tcBorders>
            <w:vAlign w:val="center"/>
          </w:tcPr>
          <w:p w14:paraId="15E63FDC" w14:textId="27666E19" w:rsidR="0046768E" w:rsidRPr="0046768E" w:rsidRDefault="0046768E">
            <w:pPr>
              <w:wordWrap/>
              <w:jc w:val="right"/>
              <w:rPr>
                <w:ins w:id="170"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3,349</w:t>
            </w:r>
          </w:p>
        </w:tc>
        <w:tc>
          <w:tcPr>
            <w:tcW w:w="1970" w:type="dxa"/>
            <w:tcBorders>
              <w:top w:val="nil"/>
              <w:bottom w:val="single" w:sz="4" w:space="0" w:color="auto"/>
            </w:tcBorders>
            <w:vAlign w:val="center"/>
          </w:tcPr>
          <w:p w14:paraId="3D2C863B" w14:textId="4FB36445" w:rsidR="0046768E" w:rsidRPr="0046768E" w:rsidRDefault="0046768E">
            <w:pPr>
              <w:wordWrap/>
              <w:jc w:val="right"/>
              <w:rPr>
                <w:ins w:id="171"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6.0%</w:t>
            </w:r>
          </w:p>
        </w:tc>
        <w:tc>
          <w:tcPr>
            <w:tcW w:w="1971" w:type="dxa"/>
            <w:tcBorders>
              <w:top w:val="nil"/>
              <w:bottom w:val="single" w:sz="4" w:space="0" w:color="auto"/>
            </w:tcBorders>
            <w:vAlign w:val="center"/>
          </w:tcPr>
          <w:p w14:paraId="70265ED2" w14:textId="2346146C" w:rsidR="0046768E" w:rsidRPr="0046768E" w:rsidRDefault="0046768E">
            <w:pPr>
              <w:wordWrap/>
              <w:jc w:val="right"/>
              <w:rPr>
                <w:ins w:id="172" w:author="jys083177@gmail.com" w:date="2025-11-12T14:44:00Z" w16du:dateUtc="2025-11-12T05:44:00Z"/>
                <w:rFonts w:ascii="Batang" w:eastAsia="Batang" w:hAnsi="Batang" w:cs="Times New Roman"/>
                <w:color w:val="000000" w:themeColor="text1"/>
              </w:rPr>
            </w:pPr>
            <w:r w:rsidRPr="0046768E">
              <w:rPr>
                <w:rFonts w:ascii="Batang" w:eastAsia="Batang" w:hAnsi="Batang" w:cs="Times New Roman" w:hint="eastAsia"/>
                <w:color w:val="000000" w:themeColor="text1"/>
              </w:rPr>
              <w:t>28</w:t>
            </w:r>
          </w:p>
        </w:tc>
      </w:tr>
      <w:tr w:rsidR="0046768E" w:rsidRPr="0046768E" w14:paraId="31DCB528" w14:textId="77777777">
        <w:trPr>
          <w:ins w:id="173" w:author="jys083177@gmail.com" w:date="2025-11-12T14:44:00Z"/>
        </w:trPr>
        <w:tc>
          <w:tcPr>
            <w:tcW w:w="3439" w:type="dxa"/>
            <w:tcBorders>
              <w:top w:val="single" w:sz="4" w:space="0" w:color="auto"/>
            </w:tcBorders>
            <w:vAlign w:val="center"/>
          </w:tcPr>
          <w:p w14:paraId="15DF8D7E" w14:textId="77777777" w:rsidR="0046768E" w:rsidRPr="0046768E" w:rsidRDefault="0046768E">
            <w:pPr>
              <w:wordWrap/>
              <w:jc w:val="both"/>
              <w:rPr>
                <w:ins w:id="174" w:author="jys083177@gmail.com" w:date="2025-11-12T14:44:00Z" w16du:dateUtc="2025-11-12T05:44:00Z"/>
                <w:rFonts w:ascii="Batang" w:eastAsia="Batang" w:hAnsi="Batang" w:cs="Times New Roman"/>
                <w:color w:val="000000" w:themeColor="text1"/>
              </w:rPr>
            </w:pPr>
            <w:ins w:id="175" w:author="jys083177@gmail.com" w:date="2025-11-12T14:44:00Z" w16du:dateUtc="2025-11-12T05:44:00Z">
              <w:r w:rsidRPr="0046768E">
                <w:rPr>
                  <w:rFonts w:ascii="Batang" w:eastAsia="Batang" w:hAnsi="Batang" w:cs="Times New Roman"/>
                  <w:color w:val="000000" w:themeColor="text1"/>
                </w:rPr>
                <w:t>Total</w:t>
              </w:r>
            </w:ins>
          </w:p>
        </w:tc>
        <w:tc>
          <w:tcPr>
            <w:tcW w:w="1970" w:type="dxa"/>
            <w:tcBorders>
              <w:top w:val="single" w:sz="4" w:space="0" w:color="auto"/>
            </w:tcBorders>
            <w:vAlign w:val="center"/>
          </w:tcPr>
          <w:p w14:paraId="3C43E6C0" w14:textId="77777777" w:rsidR="0046768E" w:rsidRPr="0046768E" w:rsidRDefault="0046768E">
            <w:pPr>
              <w:wordWrap/>
              <w:jc w:val="right"/>
              <w:rPr>
                <w:ins w:id="176" w:author="jys083177@gmail.com" w:date="2025-11-12T14:44:00Z" w16du:dateUtc="2025-11-12T05:44:00Z"/>
                <w:rFonts w:ascii="Batang" w:eastAsia="Batang" w:hAnsi="Batang" w:cs="Times New Roman"/>
                <w:color w:val="000000" w:themeColor="text1"/>
              </w:rPr>
            </w:pPr>
            <w:ins w:id="177" w:author="jys083177@gmail.com" w:date="2025-11-12T14:44:00Z" w16du:dateUtc="2025-11-12T05:44:00Z">
              <w:r w:rsidRPr="0046768E">
                <w:rPr>
                  <w:rFonts w:ascii="Batang" w:eastAsia="Batang" w:hAnsi="Batang" w:cs="Times New Roman"/>
                  <w:color w:val="000000" w:themeColor="text1"/>
                </w:rPr>
                <w:t>55,547</w:t>
              </w:r>
            </w:ins>
          </w:p>
        </w:tc>
        <w:tc>
          <w:tcPr>
            <w:tcW w:w="1970" w:type="dxa"/>
            <w:tcBorders>
              <w:top w:val="single" w:sz="4" w:space="0" w:color="auto"/>
            </w:tcBorders>
            <w:vAlign w:val="center"/>
          </w:tcPr>
          <w:p w14:paraId="13F834A3" w14:textId="77777777" w:rsidR="0046768E" w:rsidRPr="0046768E" w:rsidRDefault="0046768E">
            <w:pPr>
              <w:wordWrap/>
              <w:jc w:val="right"/>
              <w:rPr>
                <w:ins w:id="178" w:author="jys083177@gmail.com" w:date="2025-11-12T14:44:00Z" w16du:dateUtc="2025-11-12T05:44:00Z"/>
                <w:rFonts w:ascii="Batang" w:eastAsia="Batang" w:hAnsi="Batang" w:cs="Times New Roman"/>
                <w:color w:val="000000" w:themeColor="text1"/>
              </w:rPr>
            </w:pPr>
            <w:ins w:id="179" w:author="jys083177@gmail.com" w:date="2025-11-12T14:44:00Z" w16du:dateUtc="2025-11-12T05:44:00Z">
              <w:r w:rsidRPr="0046768E">
                <w:rPr>
                  <w:rFonts w:ascii="Batang" w:eastAsia="Batang" w:hAnsi="Batang" w:cs="Times New Roman"/>
                  <w:color w:val="000000" w:themeColor="text1"/>
                </w:rPr>
                <w:t>100.0%</w:t>
              </w:r>
            </w:ins>
          </w:p>
        </w:tc>
        <w:tc>
          <w:tcPr>
            <w:tcW w:w="1971" w:type="dxa"/>
            <w:tcBorders>
              <w:top w:val="single" w:sz="4" w:space="0" w:color="auto"/>
            </w:tcBorders>
            <w:vAlign w:val="center"/>
          </w:tcPr>
          <w:p w14:paraId="3407FF5F" w14:textId="77777777" w:rsidR="0046768E" w:rsidRPr="0046768E" w:rsidRDefault="0046768E">
            <w:pPr>
              <w:wordWrap/>
              <w:jc w:val="right"/>
              <w:rPr>
                <w:ins w:id="180" w:author="jys083177@gmail.com" w:date="2025-11-12T14:44:00Z" w16du:dateUtc="2025-11-12T05:44:00Z"/>
                <w:rFonts w:ascii="Batang" w:eastAsia="Batang" w:hAnsi="Batang" w:cs="Times New Roman"/>
                <w:color w:val="000000" w:themeColor="text1"/>
              </w:rPr>
            </w:pPr>
            <w:ins w:id="181" w:author="jys083177@gmail.com" w:date="2025-11-12T14:44:00Z" w16du:dateUtc="2025-11-12T05:44:00Z">
              <w:r w:rsidRPr="0046768E">
                <w:rPr>
                  <w:rFonts w:ascii="Batang" w:eastAsia="Batang" w:hAnsi="Batang" w:cs="Times New Roman"/>
                  <w:color w:val="000000" w:themeColor="text1"/>
                </w:rPr>
                <w:t>496</w:t>
              </w:r>
            </w:ins>
          </w:p>
        </w:tc>
      </w:tr>
    </w:tbl>
    <w:p w14:paraId="29EA34BD" w14:textId="77777777" w:rsidR="00CE6C4A" w:rsidRPr="0046768E" w:rsidRDefault="00CE6C4A" w:rsidP="008F5C7A">
      <w:pPr>
        <w:wordWrap/>
        <w:spacing w:line="360" w:lineRule="auto"/>
        <w:ind w:firstLineChars="100" w:firstLine="220"/>
        <w:jc w:val="both"/>
        <w:rPr>
          <w:rFonts w:ascii="Batang" w:eastAsia="Batang" w:hAnsi="Batang" w:cs="Times New Roman"/>
          <w:color w:val="000000" w:themeColor="text1"/>
          <w:szCs w:val="22"/>
        </w:rPr>
      </w:pPr>
    </w:p>
    <w:p w14:paraId="19A73DE2" w14:textId="77777777" w:rsidR="00FF7F50" w:rsidRPr="00C477FB" w:rsidRDefault="00FF7F50" w:rsidP="008F5C7A">
      <w:pPr>
        <w:wordWrap/>
        <w:spacing w:line="360" w:lineRule="auto"/>
        <w:ind w:firstLineChars="100" w:firstLine="220"/>
        <w:jc w:val="both"/>
        <w:rPr>
          <w:rFonts w:ascii="Batang" w:eastAsia="Batang" w:hAnsi="Batang" w:cs="Times New Roman"/>
          <w:szCs w:val="22"/>
        </w:rPr>
      </w:pPr>
    </w:p>
    <w:p w14:paraId="4DDDF9BD" w14:textId="45FA1D9C" w:rsidR="00DD1C03" w:rsidRPr="00C477FB" w:rsidRDefault="00DD1C03" w:rsidP="008F5C7A">
      <w:pPr>
        <w:wordWrap/>
        <w:spacing w:line="360" w:lineRule="auto"/>
        <w:ind w:firstLineChars="100" w:firstLine="220"/>
        <w:jc w:val="both"/>
        <w:rPr>
          <w:rFonts w:ascii="Batang" w:eastAsia="Batang" w:hAnsi="Batang" w:cs="Times New Roman"/>
          <w:szCs w:val="22"/>
        </w:rPr>
      </w:pPr>
      <w:r w:rsidRPr="00C477FB">
        <w:rPr>
          <w:rFonts w:ascii="Batang" w:eastAsia="Batang" w:hAnsi="Batang" w:cs="Times New Roman" w:hint="eastAsia"/>
          <w:szCs w:val="22"/>
        </w:rPr>
        <w:t xml:space="preserve">표본 구성 과정에서 여러 단계의 필터링을 적용하였다. 먼저 CRSP 데이터베이스의 전체 기업-월 관측치 971,951개에서 시작하여, NYSE 또는 NASDAQ에 상장되지 않은 종목 268,730개를 제외하였다. 다음으로 </w:t>
      </w:r>
      <w:proofErr w:type="spellStart"/>
      <w:r w:rsidRPr="00C477FB">
        <w:rPr>
          <w:rFonts w:ascii="Batang" w:eastAsia="Batang" w:hAnsi="Batang" w:cs="Times New Roman" w:hint="eastAsia"/>
          <w:szCs w:val="22"/>
        </w:rPr>
        <w:t>Compustat</w:t>
      </w:r>
      <w:proofErr w:type="spellEnd"/>
      <w:r w:rsidRPr="00C477FB">
        <w:rPr>
          <w:rFonts w:ascii="Batang" w:eastAsia="Batang" w:hAnsi="Batang" w:cs="Times New Roman" w:hint="eastAsia"/>
          <w:szCs w:val="22"/>
        </w:rPr>
        <w:t>에서 GICS 섹터 정보가 제공되지 않는 종목 204,076개를 제외하였으며, 마지막으로 S&amp;P 500 지수에 속하지 않는 종목 443,598개를 제외하여 최종적으로 55,547개의 표본 내 기업-월 관측치를 확보하였다. 표본 외 기간에 대해서도 동일한 절차를 적용하여 1,619,207개의 초기 기업-일 관측치에서 최종적으로 84,395개의 관측치를 확보하였다.</w:t>
      </w:r>
    </w:p>
    <w:p w14:paraId="669B5FB0" w14:textId="74B8C116" w:rsidR="00DD1C03" w:rsidRPr="00C477FB" w:rsidRDefault="00CE6C4A">
      <w:pPr>
        <w:wordWrap/>
        <w:spacing w:line="360" w:lineRule="auto"/>
        <w:ind w:firstLineChars="100" w:firstLine="220"/>
        <w:jc w:val="both"/>
        <w:rPr>
          <w:rFonts w:ascii="Batang" w:eastAsia="Batang" w:hAnsi="Batang" w:cs="Times New Roman"/>
          <w:szCs w:val="22"/>
        </w:rPr>
        <w:pPrChange w:id="182" w:author="나현종" w:date="2025-11-06T14:03:00Z" w16du:dateUtc="2025-11-06T05:03:00Z">
          <w:pPr>
            <w:spacing w:line="276" w:lineRule="auto"/>
            <w:jc w:val="both"/>
          </w:pPr>
        </w:pPrChange>
      </w:pPr>
      <w:r w:rsidRPr="00C477FB">
        <w:rPr>
          <w:rFonts w:ascii="Batang" w:eastAsia="Batang" w:hAnsi="Batang" w:cs="Times New Roman" w:hint="eastAsia"/>
          <w:szCs w:val="22"/>
        </w:rPr>
        <w:t>시장수익률 계산을 위한 전체 시장 포트폴리오는</w:t>
      </w:r>
      <w:r w:rsidR="00DD1C03" w:rsidRPr="00C477FB">
        <w:rPr>
          <w:rFonts w:ascii="Batang" w:eastAsia="Batang" w:hAnsi="Batang" w:cs="Times New Roman" w:hint="eastAsia"/>
          <w:szCs w:val="22"/>
        </w:rPr>
        <w:t xml:space="preserve"> CRSP의 거래소 분류를 기준으로</w:t>
      </w:r>
      <w:r w:rsidRPr="00C477FB">
        <w:rPr>
          <w:rFonts w:ascii="Batang" w:eastAsia="Batang" w:hAnsi="Batang" w:cs="Times New Roman" w:hint="eastAsia"/>
          <w:szCs w:val="22"/>
        </w:rPr>
        <w:t xml:space="preserve"> NYSE와 NASDAQ에 상장된 기업을 대상으로 구성하였다. 이 중 </w:t>
      </w:r>
      <w:proofErr w:type="spellStart"/>
      <w:r w:rsidRPr="00C477FB">
        <w:rPr>
          <w:rFonts w:ascii="Batang" w:eastAsia="Batang" w:hAnsi="Batang" w:cs="Times New Roman" w:hint="eastAsia"/>
          <w:szCs w:val="22"/>
        </w:rPr>
        <w:t>Compustat</w:t>
      </w:r>
      <w:proofErr w:type="spellEnd"/>
      <w:r w:rsidRPr="00C477FB">
        <w:rPr>
          <w:rFonts w:ascii="Batang" w:eastAsia="Batang" w:hAnsi="Batang" w:cs="Times New Roman" w:hint="eastAsia"/>
          <w:szCs w:val="22"/>
        </w:rPr>
        <w:t>에서 GICS 섹터 정보가 제공되는 기업만을 표본에 포함하였으며</w:t>
      </w:r>
      <w:proofErr w:type="spellStart"/>
      <w:r w:rsidR="00DD1C03" w:rsidRPr="00C477FB">
        <w:rPr>
          <w:rFonts w:ascii="Batang" w:eastAsia="Batang" w:hAnsi="Batang" w:cs="Times New Roman" w:hint="eastAsia"/>
          <w:szCs w:val="22"/>
        </w:rPr>
      </w:r>
      <w:proofErr w:type="spellEnd"/>
      <w:r w:rsidR="00DD1C03" w:rsidRPr="00C477FB">
        <w:rPr>
          <w:rFonts w:ascii="Batang" w:eastAsia="Batang" w:hAnsi="Batang" w:cs="Times New Roman" w:hint="eastAsia"/>
          <w:szCs w:val="22"/>
        </w:rPr>
        <w:t xml:space="preserve">, 각 기업의 시가총액을 합산하여 시장 포트폴리오의 가중치를 산출하였다. 표본 내 기간에서 사용된 고유 </w:t>
      </w:r>
      <w:proofErr w:type="spellStart"/>
      <w:r w:rsidR="00DD1C03" w:rsidRPr="00C477FB">
        <w:rPr>
          <w:rFonts w:ascii="Batang" w:eastAsia="Batang" w:hAnsi="Batang" w:cs="Times New Roman" w:hint="eastAsia"/>
          <w:szCs w:val="22"/>
        </w:rPr>
        <w:t>티커의</w:t>
      </w:r>
      <w:proofErr w:type="spellEnd"/>
      <w:r w:rsidR="00DD1C03" w:rsidRPr="00C477FB">
        <w:rPr>
          <w:rFonts w:ascii="Batang" w:eastAsia="Batang" w:hAnsi="Batang" w:cs="Times New Roman" w:hint="eastAsia"/>
          <w:szCs w:val="22"/>
        </w:rPr>
        <w:t xml:space="preserve"> 개수는 7,143개이며, 표본 외 기간에서 사용된 고유 </w:t>
      </w:r>
      <w:proofErr w:type="spellStart"/>
      <w:r w:rsidR="00DD1C03" w:rsidRPr="00C477FB">
        <w:rPr>
          <w:rFonts w:ascii="Batang" w:eastAsia="Batang" w:hAnsi="Batang" w:cs="Times New Roman" w:hint="eastAsia"/>
          <w:szCs w:val="22"/>
        </w:rPr>
        <w:t>티커는</w:t>
      </w:r>
      <w:proofErr w:type="spellEnd"/>
      <w:r w:rsidR="00DD1C03" w:rsidRPr="00C477FB">
        <w:rPr>
          <w:rFonts w:ascii="Batang" w:eastAsia="Batang" w:hAnsi="Batang" w:cs="Times New Roman" w:hint="eastAsia"/>
          <w:szCs w:val="22"/>
        </w:rPr>
        <w:t xml:space="preserve"> 6,853개이다. 수익률 및 시가총액 데이터에서 S&amp;P 500에 포함되지만 GICS 정보가 없는 종목 5개는 제거하였으며, 이는 총 554개의 레코드에 해당한다.</w:t>
      </w:r>
    </w:p>
    <w:p w14:paraId="0D4BCE05" w14:textId="2D79D8DD" w:rsidR="00DD1C03" w:rsidRPr="00C477FB" w:rsidRDefault="00DD1C03" w:rsidP="008F5C7A">
      <w:pPr>
        <w:wordWrap/>
        <w:spacing w:line="360" w:lineRule="auto"/>
        <w:ind w:firstLineChars="100" w:firstLine="220"/>
        <w:jc w:val="both"/>
        <w:rPr>
          <w:rFonts w:ascii="Batang" w:eastAsia="Batang" w:hAnsi="Batang" w:cs="Times New Roman"/>
          <w:szCs w:val="22"/>
        </w:rPr>
      </w:pPr>
      <w:r w:rsidRPr="00C477FB">
        <w:rPr>
          <w:rFonts w:ascii="Batang" w:eastAsia="Batang" w:hAnsi="Batang" w:cs="Times New Roman" w:hint="eastAsia"/>
          <w:szCs w:val="22"/>
        </w:rPr>
        <w:t>시장 포트폴리오의 구성 비중은 시간에 따라 변화하는 양상을 보인다. 2015년에는 NYSE 상장 기업이 시가총액의 약 73%를, NASDAQ 상장 기업이 약 27%를 차지하였으나, 2024년에는 그 비중이 각각 54%와 46%로 변화하여 NASDAQ 상장 기업의 상대적 비중이 크게 증가하였다. 이러한 변화는 주로 정보기술 섹터의 성장에 기인하며, 본 연구의 섹터 수준 분석에서 이러한 시간에 따른 구조적 변화가 반영된다. 시장수익률은 NYSE와 NASDAQ 구성 종목 전체의 시가총액을 합산하여 산출했고, 이를 가중치로 사용하여 수익률을 계산하였다.</w:t>
      </w:r>
    </w:p>
    <w:p w14:paraId="1ECF6917" w14:textId="6C79D167" w:rsidR="00CE6C4A" w:rsidRPr="00C477FB" w:rsidRDefault="00CE6C4A" w:rsidP="008F5C7A">
      <w:pPr>
        <w:wordWrap/>
        <w:spacing w:line="360" w:lineRule="auto"/>
        <w:ind w:firstLineChars="100" w:firstLine="220"/>
        <w:jc w:val="both"/>
        <w:rPr>
          <w:ins w:id="183" w:author="나현종" w:date="2025-11-06T13:36:00Z" w16du:dateUtc="2025-11-06T04:36:00Z"/>
          <w:rFonts w:ascii="Batang" w:eastAsia="Batang" w:hAnsi="Batang" w:cs="함초롬바탕"/>
          <w:szCs w:val="22"/>
        </w:rPr>
      </w:pPr>
      <w:r w:rsidRPr="00C477FB">
        <w:rPr>
          <w:rFonts w:ascii="Batang" w:eastAsia="Batang" w:hAnsi="Batang" w:cs="함초롬바탕" w:hint="eastAsia"/>
          <w:szCs w:val="22"/>
        </w:rPr>
        <w:t>분석의 효율성과 유의성</w:t>
      </w:r>
      <w:r w:rsidR="00DD1C03" w:rsidRPr="00C477FB">
        <w:rPr>
          <w:rFonts w:ascii="Batang" w:eastAsia="Batang" w:hAnsi="Batang" w:cs="함초롬바탕" w:hint="eastAsia"/>
          <w:szCs w:val="22"/>
        </w:rPr>
        <w:t>을</w:t>
      </w:r>
      <w:r w:rsidRPr="00C477FB">
        <w:rPr>
          <w:rFonts w:ascii="Batang" w:eastAsia="Batang" w:hAnsi="Batang" w:cs="함초롬바탕" w:hint="eastAsia"/>
          <w:szCs w:val="22"/>
        </w:rPr>
        <w:t xml:space="preserve"> 확보</w:t>
      </w:r>
      <w:r w:rsidR="00DD1C03" w:rsidRPr="00C477FB">
        <w:rPr>
          <w:rFonts w:ascii="Batang" w:eastAsia="Batang" w:hAnsi="Batang" w:cs="함초롬바탕" w:hint="eastAsia"/>
          <w:szCs w:val="22"/>
        </w:rPr>
        <w:t>하기</w:t>
      </w:r>
      <w:r w:rsidRPr="00C477FB">
        <w:rPr>
          <w:rFonts w:ascii="Batang" w:eastAsia="Batang" w:hAnsi="Batang" w:cs="함초롬바탕" w:hint="eastAsia"/>
          <w:szCs w:val="22"/>
        </w:rPr>
        <w:t xml:space="preserve"> 위해 개별 종목은 </w:t>
      </w:r>
      <w:r w:rsidRPr="00C477FB">
        <w:rPr>
          <w:rFonts w:ascii="Batang" w:eastAsia="Batang" w:hAnsi="Batang" w:cs="함초롬바탕"/>
          <w:szCs w:val="22"/>
          <w:rPrChange w:id="184" w:author="나현종" w:date="2025-11-06T14:24:00Z" w16du:dateUtc="2025-11-06T05:24:00Z">
            <w:rPr>
              <w:rFonts w:ascii="Batang" w:eastAsia="Batang" w:hAnsi="Batang" w:cs="함초롬바탕"/>
              <w:b/>
              <w:bCs/>
              <w:szCs w:val="22"/>
            </w:rPr>
          </w:rPrChange>
        </w:rPr>
        <w:t>GICS (Global Industry Classification Standard)</w:t>
      </w:r>
      <w:r w:rsidRPr="00C477FB">
        <w:rPr>
          <w:rFonts w:ascii="Batang" w:eastAsia="Batang" w:hAnsi="Batang" w:cs="함초롬바탕" w:hint="eastAsia"/>
          <w:szCs w:val="22"/>
        </w:rPr>
        <w:t xml:space="preserve"> 기준에 따라 11개 섹터로 분류하였다. 종목별 GICS 분류 정보는 </w:t>
      </w:r>
      <w:proofErr w:type="spellStart"/>
      <w:r w:rsidRPr="00C477FB">
        <w:rPr>
          <w:rFonts w:ascii="Batang" w:eastAsia="Batang" w:hAnsi="Batang" w:cs="함초롬바탕" w:hint="eastAsia"/>
          <w:szCs w:val="22"/>
        </w:rPr>
        <w:t>Compustat</w:t>
      </w:r>
      <w:proofErr w:type="spellEnd"/>
      <w:r w:rsidRPr="00C477FB">
        <w:rPr>
          <w:rFonts w:ascii="Batang" w:eastAsia="Batang" w:hAnsi="Batang" w:cs="함초롬바탕" w:hint="eastAsia"/>
          <w:szCs w:val="22"/>
        </w:rPr>
        <w:t xml:space="preserve">에서 추출하였다. </w:t>
      </w:r>
      <w:r w:rsidR="00DD1C03" w:rsidRPr="00C477FB">
        <w:rPr>
          <w:rFonts w:ascii="Batang" w:eastAsia="Batang" w:hAnsi="Batang" w:cs="함초롬바탕" w:hint="eastAsia"/>
          <w:szCs w:val="22"/>
        </w:rPr>
        <w:t>섹터 수준 분석을 채택한 이유는 Black-</w:t>
      </w:r>
      <w:proofErr w:type="spellStart"/>
      <w:r w:rsidR="00DD1C03" w:rsidRPr="00C477FB">
        <w:rPr>
          <w:rFonts w:ascii="Batang" w:eastAsia="Batang" w:hAnsi="Batang" w:cs="함초롬바탕" w:hint="eastAsia"/>
          <w:szCs w:val="22"/>
        </w:rPr>
        <w:t>Litterman</w:t>
      </w:r>
      <w:proofErr w:type="spellEnd"/>
      <w:r w:rsidR="00DD1C03" w:rsidRPr="00C477FB">
        <w:rPr>
          <w:rFonts w:ascii="Batang" w:eastAsia="Batang" w:hAnsi="Batang" w:cs="함초롬바탕" w:hint="eastAsia"/>
          <w:szCs w:val="22"/>
        </w:rPr>
        <w:t xml:space="preserve"> 모형의 상대적 견해 구성을 개별 종목이 아닌 섹터 수준으로 단순화함으로써 안정적인 포트폴리오 성과 비교를 가능하게 하기 때문이다. 11개 섹터는 에너지, 소재, </w:t>
      </w:r>
      <w:proofErr w:type="spellStart"/>
      <w:r w:rsidR="00DD1C03" w:rsidRPr="00C477FB">
        <w:rPr>
          <w:rFonts w:ascii="Batang" w:eastAsia="Batang" w:hAnsi="Batang" w:cs="함초롬바탕" w:hint="eastAsia"/>
          <w:szCs w:val="22"/>
        </w:rPr>
        <w:t>산업재</w:t>
      </w:r>
      <w:proofErr w:type="spellEnd"/>
      <w:r w:rsidR="00DD1C03" w:rsidRPr="00C477FB">
        <w:rPr>
          <w:rFonts w:ascii="Batang" w:eastAsia="Batang" w:hAnsi="Batang" w:cs="함초롬바탕" w:hint="eastAsia"/>
          <w:szCs w:val="22"/>
        </w:rPr>
        <w:t>, 임의소비재, 필수소비재, 헬스케어, 금융, 정보기술, 커뮤니케이션서비스, 유틸리티, 부동산으로 구성된다.</w:t>
      </w:r>
    </w:p>
    <w:p w14:paraId="34CFE9EC" w14:textId="77777777" w:rsidR="00DD1C03" w:rsidRPr="00C477FB" w:rsidRDefault="00DD1C03" w:rsidP="008F5C7A">
      <w:pPr>
        <w:wordWrap/>
        <w:spacing w:line="360" w:lineRule="auto"/>
        <w:ind w:firstLineChars="100" w:firstLine="220"/>
        <w:jc w:val="both"/>
        <w:rPr>
          <w:rFonts w:ascii="Batang" w:eastAsia="Batang" w:hAnsi="Batang" w:cs="함초롬바탕"/>
          <w:szCs w:val="22"/>
        </w:rPr>
      </w:pPr>
    </w:p>
    <w:p w14:paraId="4B210CA3" w14:textId="77777777" w:rsidR="00C40F89" w:rsidRPr="00CD2777" w:rsidRDefault="00C40F89" w:rsidP="00C40F89">
      <w:pPr>
        <w:wordWrap/>
        <w:jc w:val="center"/>
        <w:rPr>
          <w:ins w:id="185" w:author="jys083177@gmail.com" w:date="2025-11-12T14:44:00Z" w16du:dateUtc="2025-11-12T05:44:00Z"/>
          <w:rFonts w:ascii="Batang" w:eastAsia="Batang" w:hAnsi="Batang" w:cs="Times New Roman"/>
          <w:b/>
          <w:bCs/>
        </w:rPr>
      </w:pPr>
      <w:ins w:id="186" w:author="jys083177@gmail.com" w:date="2025-11-12T14:44:00Z" w16du:dateUtc="2025-11-12T05:44:00Z">
        <w:r w:rsidRPr="00CD2777">
          <w:rPr>
            <w:rFonts w:ascii="Batang" w:eastAsia="Batang" w:hAnsi="Batang" w:cs="Times New Roman" w:hint="eastAsia"/>
            <w:b/>
            <w:bCs/>
          </w:rPr>
          <w:t>Table 2. Descriptive Statistics</w:t>
        </w:r>
        <w:r>
          <w:rPr>
            <w:rFonts w:ascii="Batang" w:eastAsia="Batang" w:hAnsi="Batang" w:cs="Times New Roman" w:hint="eastAsia"/>
            <w:b/>
            <w:bCs/>
          </w:rPr>
          <w:t xml:space="preserve"> </w:t>
        </w:r>
        <w:r w:rsidRPr="00BB5F7D">
          <w:rPr>
            <w:rFonts w:ascii="Batang" w:eastAsia="Batang" w:hAnsi="Batang" w:cs="Times New Roman"/>
            <w:b/>
            <w:bCs/>
          </w:rPr>
          <w:t>(In-Sample Period: 2015.01-2024.04)</w:t>
        </w:r>
      </w:ins>
    </w:p>
    <w:p w14:paraId="4DEEAE71" w14:textId="77777777" w:rsidR="00C40F89" w:rsidRPr="00F00A73" w:rsidRDefault="00C40F89" w:rsidP="00C40F89">
      <w:pPr>
        <w:wordWrap/>
        <w:jc w:val="both"/>
        <w:rPr>
          <w:ins w:id="187" w:author="jys083177@gmail.com" w:date="2025-11-12T14:44:00Z" w16du:dateUtc="2025-11-12T05:44:00Z"/>
          <w:rFonts w:ascii="Batang" w:eastAsia="Batang" w:hAnsi="Batang" w:cs="Times New Roman"/>
          <w:sz w:val="18"/>
          <w:szCs w:val="18"/>
        </w:rPr>
      </w:pPr>
      <w:ins w:id="188" w:author="jys083177@gmail.com" w:date="2025-11-12T14:44:00Z" w16du:dateUtc="2025-11-12T05:44:00Z">
        <w:r w:rsidRPr="00F00A73">
          <w:rPr>
            <w:rFonts w:ascii="Batang" w:eastAsia="Batang" w:hAnsi="Batang" w:cs="Times New Roman"/>
            <w:sz w:val="18"/>
            <w:szCs w:val="18"/>
          </w:rPr>
          <w:t xml:space="preserve">Notes: This table reports descriptive statistics for the in-sample period (2015.01-2024.04, 112 months). Panel A presents monthly excess returns for 11 GICS sectors and the market portfolio, computed as market-cap weighted averages. Excess returns subtract the 3-month Treasury Bill rate. Sharpe ratios are annualized (mean/std × √12). Panel B reports macroeconomic indicators from FRED. Industrial Production and CPI represent year-over-year growth rates. Panel C presents sector-level accounting fundamentals, computed as median values across firms within each sector using quarterly </w:t>
        </w:r>
        <w:proofErr w:type="spellStart"/>
        <w:r w:rsidRPr="00F00A73">
          <w:rPr>
            <w:rFonts w:ascii="Batang" w:eastAsia="Batang" w:hAnsi="Batang" w:cs="Times New Roman"/>
            <w:sz w:val="18"/>
            <w:szCs w:val="18"/>
          </w:rPr>
          <w:t>Compustat</w:t>
        </w:r>
        <w:proofErr w:type="spellEnd"/>
        <w:r w:rsidRPr="00F00A73">
          <w:rPr>
            <w:rFonts w:ascii="Batang" w:eastAsia="Batang" w:hAnsi="Batang" w:cs="Times New Roman"/>
            <w:sz w:val="18"/>
            <w:szCs w:val="18"/>
          </w:rPr>
          <w:t xml:space="preserve"> data, then averaged over the sample period.</w:t>
        </w:r>
      </w:ins>
    </w:p>
    <w:p w14:paraId="58A70E19" w14:textId="77777777" w:rsidR="00C40F89" w:rsidRDefault="00C40F89" w:rsidP="00C40F89">
      <w:pPr>
        <w:wordWrap/>
        <w:rPr>
          <w:ins w:id="189" w:author="jys083177@gmail.com" w:date="2025-11-12T14:44:00Z" w16du:dateUtc="2025-11-12T05:44:00Z"/>
          <w:rFonts w:ascii="Batang" w:eastAsia="Batang" w:hAnsi="Batang" w:cs="Times New Roman"/>
        </w:rPr>
      </w:pPr>
    </w:p>
    <w:p w14:paraId="1BD4C840" w14:textId="77777777" w:rsidR="00C40F89" w:rsidRPr="00BB5F7D" w:rsidRDefault="00C40F89" w:rsidP="00C40F89">
      <w:pPr>
        <w:wordWrap/>
        <w:rPr>
          <w:ins w:id="190" w:author="jys083177@gmail.com" w:date="2025-11-12T14:44:00Z" w16du:dateUtc="2025-11-12T05:44:00Z"/>
          <w:rFonts w:ascii="Batang" w:eastAsia="Batang" w:hAnsi="Batang" w:cs="Times New Roman"/>
        </w:rPr>
      </w:pPr>
      <w:ins w:id="191" w:author="jys083177@gmail.com" w:date="2025-11-12T14:44:00Z" w16du:dateUtc="2025-11-12T05:44:00Z">
        <w:r w:rsidRPr="00BB5F7D">
          <w:rPr>
            <w:rFonts w:ascii="Batang" w:eastAsia="Batang" w:hAnsi="Batang" w:cs="Times New Roman"/>
          </w:rPr>
          <w:t>Panel A: Monthly Sector Returns</w:t>
        </w:r>
      </w:ins>
    </w:p>
    <w:tbl>
      <w:tblPr>
        <w:tblStyle w:val="TableGrid"/>
        <w:tblW w:w="5000" w:type="pct"/>
        <w:tblLook w:val="04A0" w:firstRow="1" w:lastRow="0" w:firstColumn="1" w:lastColumn="0" w:noHBand="0" w:noVBand="1"/>
      </w:tblPr>
      <w:tblGrid>
        <w:gridCol w:w="746"/>
        <w:gridCol w:w="3061"/>
        <w:gridCol w:w="1110"/>
        <w:gridCol w:w="1111"/>
        <w:gridCol w:w="1110"/>
        <w:gridCol w:w="1111"/>
        <w:gridCol w:w="1111"/>
      </w:tblGrid>
      <w:tr w:rsidR="00C40F89" w:rsidRPr="0026300E" w14:paraId="7E58FD40" w14:textId="77777777" w:rsidTr="000551E4">
        <w:trPr>
          <w:ins w:id="192" w:author="jys083177@gmail.com" w:date="2025-11-12T14:44:00Z"/>
        </w:trPr>
        <w:tc>
          <w:tcPr>
            <w:tcW w:w="746" w:type="dxa"/>
            <w:tcBorders>
              <w:top w:val="single" w:sz="4" w:space="0" w:color="auto"/>
              <w:left w:val="nil"/>
              <w:bottom w:val="single" w:sz="4" w:space="0" w:color="auto"/>
              <w:right w:val="nil"/>
            </w:tcBorders>
            <w:vAlign w:val="center"/>
          </w:tcPr>
          <w:p w14:paraId="4D12F9B2" w14:textId="77777777" w:rsidR="00C40F89" w:rsidRPr="0026300E" w:rsidRDefault="00C40F89">
            <w:pPr>
              <w:wordWrap/>
              <w:jc w:val="center"/>
              <w:rPr>
                <w:ins w:id="193" w:author="jys083177@gmail.com" w:date="2025-11-12T14:44:00Z" w16du:dateUtc="2025-11-12T05:44:00Z"/>
                <w:rFonts w:ascii="Batang" w:eastAsia="Batang" w:hAnsi="Batang" w:cs="Times New Roman"/>
              </w:rPr>
            </w:pPr>
            <w:ins w:id="194" w:author="jys083177@gmail.com" w:date="2025-11-12T14:44:00Z" w16du:dateUtc="2025-11-12T05:44:00Z">
              <w:r w:rsidRPr="0026300E">
                <w:rPr>
                  <w:rFonts w:ascii="Batang" w:eastAsia="Batang" w:hAnsi="Batang" w:cs="Times New Roman"/>
                </w:rPr>
                <w:t>GICS</w:t>
              </w:r>
            </w:ins>
          </w:p>
        </w:tc>
        <w:tc>
          <w:tcPr>
            <w:tcW w:w="3061" w:type="dxa"/>
            <w:tcBorders>
              <w:top w:val="single" w:sz="4" w:space="0" w:color="auto"/>
              <w:left w:val="nil"/>
              <w:bottom w:val="single" w:sz="4" w:space="0" w:color="auto"/>
              <w:right w:val="nil"/>
            </w:tcBorders>
            <w:vAlign w:val="center"/>
          </w:tcPr>
          <w:p w14:paraId="6C01EF36" w14:textId="77777777" w:rsidR="00C40F89" w:rsidRPr="0026300E" w:rsidRDefault="00C40F89">
            <w:pPr>
              <w:wordWrap/>
              <w:jc w:val="center"/>
              <w:rPr>
                <w:ins w:id="195" w:author="jys083177@gmail.com" w:date="2025-11-12T14:44:00Z" w16du:dateUtc="2025-11-12T05:44:00Z"/>
                <w:rFonts w:ascii="Batang" w:eastAsia="Batang" w:hAnsi="Batang" w:cs="Times New Roman"/>
              </w:rPr>
            </w:pPr>
            <w:ins w:id="196" w:author="jys083177@gmail.com" w:date="2025-11-12T14:44:00Z" w16du:dateUtc="2025-11-12T05:44:00Z">
              <w:r w:rsidRPr="0026300E">
                <w:rPr>
                  <w:rFonts w:ascii="Batang" w:eastAsia="Batang" w:hAnsi="Batang" w:cs="Times New Roman"/>
                </w:rPr>
                <w:t>Sector</w:t>
              </w:r>
            </w:ins>
          </w:p>
        </w:tc>
        <w:tc>
          <w:tcPr>
            <w:tcW w:w="1110" w:type="dxa"/>
            <w:tcBorders>
              <w:top w:val="single" w:sz="4" w:space="0" w:color="auto"/>
              <w:left w:val="nil"/>
              <w:bottom w:val="single" w:sz="4" w:space="0" w:color="auto"/>
              <w:right w:val="nil"/>
            </w:tcBorders>
            <w:vAlign w:val="center"/>
          </w:tcPr>
          <w:p w14:paraId="2142EABF" w14:textId="77777777" w:rsidR="00C40F89" w:rsidRPr="0026300E" w:rsidRDefault="00C40F89">
            <w:pPr>
              <w:wordWrap/>
              <w:jc w:val="center"/>
              <w:rPr>
                <w:ins w:id="197" w:author="jys083177@gmail.com" w:date="2025-11-12T14:44:00Z" w16du:dateUtc="2025-11-12T05:44:00Z"/>
                <w:rFonts w:ascii="Batang" w:eastAsia="Batang" w:hAnsi="Batang" w:cs="Times New Roman"/>
              </w:rPr>
            </w:pPr>
            <w:ins w:id="198" w:author="jys083177@gmail.com" w:date="2025-11-12T14:44:00Z" w16du:dateUtc="2025-11-12T05:44:00Z">
              <w:r w:rsidRPr="0026300E">
                <w:rPr>
                  <w:rFonts w:ascii="Batang" w:eastAsia="Batang" w:hAnsi="Batang" w:cs="Times New Roman"/>
                </w:rPr>
                <w:t>Mean (%)</w:t>
              </w:r>
            </w:ins>
          </w:p>
        </w:tc>
        <w:tc>
          <w:tcPr>
            <w:tcW w:w="1111" w:type="dxa"/>
            <w:tcBorders>
              <w:top w:val="single" w:sz="4" w:space="0" w:color="auto"/>
              <w:left w:val="nil"/>
              <w:bottom w:val="single" w:sz="4" w:space="0" w:color="auto"/>
              <w:right w:val="nil"/>
            </w:tcBorders>
            <w:vAlign w:val="center"/>
          </w:tcPr>
          <w:p w14:paraId="1F346C3E" w14:textId="77777777" w:rsidR="00C40F89" w:rsidRPr="0026300E" w:rsidRDefault="00C40F89">
            <w:pPr>
              <w:wordWrap/>
              <w:jc w:val="center"/>
              <w:rPr>
                <w:ins w:id="199" w:author="jys083177@gmail.com" w:date="2025-11-12T14:44:00Z" w16du:dateUtc="2025-11-12T05:44:00Z"/>
                <w:rFonts w:ascii="Batang" w:eastAsia="Batang" w:hAnsi="Batang" w:cs="Times New Roman"/>
              </w:rPr>
            </w:pPr>
            <w:ins w:id="200" w:author="jys083177@gmail.com" w:date="2025-11-12T14:44:00Z" w16du:dateUtc="2025-11-12T05:44:00Z">
              <w:r w:rsidRPr="0026300E">
                <w:rPr>
                  <w:rFonts w:ascii="Batang" w:eastAsia="Batang" w:hAnsi="Batang" w:cs="Times New Roman"/>
                </w:rPr>
                <w:t>Std Dev (%)</w:t>
              </w:r>
            </w:ins>
          </w:p>
        </w:tc>
        <w:tc>
          <w:tcPr>
            <w:tcW w:w="1110" w:type="dxa"/>
            <w:tcBorders>
              <w:top w:val="single" w:sz="4" w:space="0" w:color="auto"/>
              <w:left w:val="nil"/>
              <w:bottom w:val="single" w:sz="4" w:space="0" w:color="auto"/>
              <w:right w:val="nil"/>
            </w:tcBorders>
            <w:vAlign w:val="center"/>
          </w:tcPr>
          <w:p w14:paraId="39294B9C" w14:textId="77777777" w:rsidR="00C40F89" w:rsidRPr="0026300E" w:rsidRDefault="00C40F89">
            <w:pPr>
              <w:wordWrap/>
              <w:jc w:val="center"/>
              <w:rPr>
                <w:ins w:id="201" w:author="jys083177@gmail.com" w:date="2025-11-12T14:44:00Z" w16du:dateUtc="2025-11-12T05:44:00Z"/>
                <w:rFonts w:ascii="Batang" w:eastAsia="Batang" w:hAnsi="Batang" w:cs="Times New Roman"/>
              </w:rPr>
            </w:pPr>
            <w:ins w:id="202" w:author="jys083177@gmail.com" w:date="2025-11-12T14:44:00Z" w16du:dateUtc="2025-11-12T05:44:00Z">
              <w:r w:rsidRPr="0026300E">
                <w:rPr>
                  <w:rFonts w:ascii="Batang" w:eastAsia="Batang" w:hAnsi="Batang" w:cs="Times New Roman"/>
                </w:rPr>
                <w:t>Min (%)</w:t>
              </w:r>
            </w:ins>
          </w:p>
        </w:tc>
        <w:tc>
          <w:tcPr>
            <w:tcW w:w="1111" w:type="dxa"/>
            <w:tcBorders>
              <w:top w:val="single" w:sz="4" w:space="0" w:color="auto"/>
              <w:left w:val="nil"/>
              <w:bottom w:val="single" w:sz="4" w:space="0" w:color="auto"/>
              <w:right w:val="nil"/>
            </w:tcBorders>
            <w:vAlign w:val="center"/>
          </w:tcPr>
          <w:p w14:paraId="00466549" w14:textId="77777777" w:rsidR="00C40F89" w:rsidRPr="0026300E" w:rsidRDefault="00C40F89">
            <w:pPr>
              <w:wordWrap/>
              <w:jc w:val="center"/>
              <w:rPr>
                <w:ins w:id="203" w:author="jys083177@gmail.com" w:date="2025-11-12T14:44:00Z" w16du:dateUtc="2025-11-12T05:44:00Z"/>
                <w:rFonts w:ascii="Batang" w:eastAsia="Batang" w:hAnsi="Batang" w:cs="Times New Roman"/>
              </w:rPr>
            </w:pPr>
            <w:ins w:id="204" w:author="jys083177@gmail.com" w:date="2025-11-12T14:44:00Z" w16du:dateUtc="2025-11-12T05:44:00Z">
              <w:r w:rsidRPr="0026300E">
                <w:rPr>
                  <w:rFonts w:ascii="Batang" w:eastAsia="Batang" w:hAnsi="Batang" w:cs="Times New Roman"/>
                </w:rPr>
                <w:t>Max (%)</w:t>
              </w:r>
            </w:ins>
          </w:p>
        </w:tc>
        <w:tc>
          <w:tcPr>
            <w:tcW w:w="1111" w:type="dxa"/>
            <w:tcBorders>
              <w:top w:val="single" w:sz="4" w:space="0" w:color="auto"/>
              <w:left w:val="nil"/>
              <w:bottom w:val="single" w:sz="4" w:space="0" w:color="auto"/>
              <w:right w:val="nil"/>
            </w:tcBorders>
            <w:vAlign w:val="center"/>
          </w:tcPr>
          <w:p w14:paraId="27A84B2E" w14:textId="77777777" w:rsidR="00C40F89" w:rsidRPr="0026300E" w:rsidRDefault="00C40F89">
            <w:pPr>
              <w:wordWrap/>
              <w:jc w:val="center"/>
              <w:rPr>
                <w:ins w:id="205" w:author="jys083177@gmail.com" w:date="2025-11-12T14:44:00Z" w16du:dateUtc="2025-11-12T05:44:00Z"/>
                <w:rFonts w:ascii="Batang" w:eastAsia="Batang" w:hAnsi="Batang" w:cs="Times New Roman"/>
              </w:rPr>
            </w:pPr>
            <w:ins w:id="206" w:author="jys083177@gmail.com" w:date="2025-11-12T14:44:00Z" w16du:dateUtc="2025-11-12T05:44:00Z">
              <w:r w:rsidRPr="0026300E">
                <w:rPr>
                  <w:rFonts w:ascii="Batang" w:eastAsia="Batang" w:hAnsi="Batang" w:cs="Times New Roman"/>
                </w:rPr>
                <w:t>Sharpe Ratio</w:t>
              </w:r>
            </w:ins>
          </w:p>
        </w:tc>
      </w:tr>
      <w:tr w:rsidR="00C40F89" w:rsidRPr="0026300E" w14:paraId="22D7625D" w14:textId="77777777" w:rsidTr="000551E4">
        <w:trPr>
          <w:ins w:id="207" w:author="jys083177@gmail.com" w:date="2025-11-12T14:44:00Z"/>
        </w:trPr>
        <w:tc>
          <w:tcPr>
            <w:tcW w:w="746" w:type="dxa"/>
            <w:tcBorders>
              <w:top w:val="single" w:sz="4" w:space="0" w:color="auto"/>
              <w:left w:val="nil"/>
              <w:bottom w:val="nil"/>
              <w:right w:val="nil"/>
            </w:tcBorders>
          </w:tcPr>
          <w:p w14:paraId="36F86ACD" w14:textId="77777777" w:rsidR="00C40F89" w:rsidRPr="0026300E" w:rsidRDefault="00C40F89">
            <w:pPr>
              <w:wordWrap/>
              <w:rPr>
                <w:ins w:id="208" w:author="jys083177@gmail.com" w:date="2025-11-12T14:44:00Z" w16du:dateUtc="2025-11-12T05:44:00Z"/>
                <w:rFonts w:ascii="Batang" w:eastAsia="Batang" w:hAnsi="Batang" w:cs="Times New Roman"/>
              </w:rPr>
            </w:pPr>
            <w:ins w:id="209" w:author="jys083177@gmail.com" w:date="2025-11-12T14:44:00Z" w16du:dateUtc="2025-11-12T05:44:00Z">
              <w:r w:rsidRPr="0026300E">
                <w:rPr>
                  <w:rFonts w:ascii="Batang" w:eastAsia="Batang" w:hAnsi="Batang" w:cs="Times New Roman"/>
                </w:rPr>
                <w:t>10</w:t>
              </w:r>
            </w:ins>
          </w:p>
        </w:tc>
        <w:tc>
          <w:tcPr>
            <w:tcW w:w="3061" w:type="dxa"/>
            <w:tcBorders>
              <w:top w:val="single" w:sz="4" w:space="0" w:color="auto"/>
              <w:left w:val="nil"/>
              <w:bottom w:val="nil"/>
              <w:right w:val="nil"/>
            </w:tcBorders>
          </w:tcPr>
          <w:p w14:paraId="7325F956" w14:textId="77777777" w:rsidR="00C40F89" w:rsidRPr="0026300E" w:rsidRDefault="00C40F89">
            <w:pPr>
              <w:wordWrap/>
              <w:rPr>
                <w:ins w:id="210" w:author="jys083177@gmail.com" w:date="2025-11-12T14:44:00Z" w16du:dateUtc="2025-11-12T05:44:00Z"/>
                <w:rFonts w:ascii="Batang" w:eastAsia="Batang" w:hAnsi="Batang" w:cs="Times New Roman"/>
              </w:rPr>
            </w:pPr>
            <w:ins w:id="211" w:author="jys083177@gmail.com" w:date="2025-11-12T14:44:00Z" w16du:dateUtc="2025-11-12T05:44:00Z">
              <w:r w:rsidRPr="0026300E">
                <w:rPr>
                  <w:rFonts w:ascii="Batang" w:eastAsia="Batang" w:hAnsi="Batang" w:cs="Times New Roman"/>
                </w:rPr>
                <w:t>Energy</w:t>
              </w:r>
            </w:ins>
          </w:p>
        </w:tc>
        <w:tc>
          <w:tcPr>
            <w:tcW w:w="1110" w:type="dxa"/>
            <w:tcBorders>
              <w:top w:val="single" w:sz="4" w:space="0" w:color="auto"/>
              <w:left w:val="nil"/>
              <w:bottom w:val="nil"/>
              <w:right w:val="nil"/>
            </w:tcBorders>
            <w:vAlign w:val="bottom"/>
          </w:tcPr>
          <w:p w14:paraId="12DB414B" w14:textId="2049B253" w:rsidR="00C40F89" w:rsidRPr="0026300E" w:rsidRDefault="000551E4">
            <w:pPr>
              <w:wordWrap/>
              <w:jc w:val="right"/>
              <w:rPr>
                <w:ins w:id="21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1.03</w:t>
            </w:r>
          </w:p>
        </w:tc>
        <w:tc>
          <w:tcPr>
            <w:tcW w:w="1111" w:type="dxa"/>
            <w:tcBorders>
              <w:top w:val="single" w:sz="4" w:space="0" w:color="auto"/>
              <w:left w:val="nil"/>
              <w:bottom w:val="nil"/>
              <w:right w:val="nil"/>
            </w:tcBorders>
            <w:vAlign w:val="bottom"/>
          </w:tcPr>
          <w:p w14:paraId="0064A734" w14:textId="464AEE12" w:rsidR="00C40F89" w:rsidRPr="0026300E" w:rsidRDefault="000551E4">
            <w:pPr>
              <w:wordWrap/>
              <w:jc w:val="right"/>
              <w:rPr>
                <w:ins w:id="21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8.56</w:t>
            </w:r>
          </w:p>
        </w:tc>
        <w:tc>
          <w:tcPr>
            <w:tcW w:w="1110" w:type="dxa"/>
            <w:tcBorders>
              <w:top w:val="single" w:sz="4" w:space="0" w:color="auto"/>
              <w:left w:val="nil"/>
              <w:bottom w:val="nil"/>
              <w:right w:val="nil"/>
            </w:tcBorders>
            <w:vAlign w:val="bottom"/>
          </w:tcPr>
          <w:p w14:paraId="306F17E9" w14:textId="439C132A" w:rsidR="00C40F89" w:rsidRPr="0026300E" w:rsidRDefault="000551E4">
            <w:pPr>
              <w:wordWrap/>
              <w:jc w:val="right"/>
              <w:rPr>
                <w:ins w:id="21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-31.84</w:t>
            </w:r>
          </w:p>
        </w:tc>
        <w:tc>
          <w:tcPr>
            <w:tcW w:w="1111" w:type="dxa"/>
            <w:tcBorders>
              <w:top w:val="single" w:sz="4" w:space="0" w:color="auto"/>
              <w:left w:val="nil"/>
              <w:bottom w:val="nil"/>
              <w:right w:val="nil"/>
            </w:tcBorders>
            <w:vAlign w:val="bottom"/>
          </w:tcPr>
          <w:p w14:paraId="30F50AF5" w14:textId="5597F7F1" w:rsidR="00C40F89" w:rsidRPr="0026300E" w:rsidRDefault="000551E4">
            <w:pPr>
              <w:wordWrap/>
              <w:jc w:val="right"/>
              <w:rPr>
                <w:ins w:id="21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31.04</w:t>
            </w:r>
          </w:p>
        </w:tc>
        <w:tc>
          <w:tcPr>
            <w:tcW w:w="1111" w:type="dxa"/>
            <w:tcBorders>
              <w:top w:val="single" w:sz="4" w:space="0" w:color="auto"/>
              <w:left w:val="nil"/>
              <w:bottom w:val="nil"/>
              <w:right w:val="nil"/>
            </w:tcBorders>
            <w:vAlign w:val="center"/>
          </w:tcPr>
          <w:p w14:paraId="43B21B8A" w14:textId="77777777" w:rsidR="00C40F89" w:rsidRPr="0026300E" w:rsidRDefault="00C40F89">
            <w:pPr>
              <w:wordWrap/>
              <w:jc w:val="right"/>
              <w:rPr>
                <w:ins w:id="216" w:author="jys083177@gmail.com" w:date="2025-11-12T14:44:00Z" w16du:dateUtc="2025-11-12T05:44:00Z"/>
                <w:rFonts w:ascii="Batang" w:eastAsia="Batang" w:hAnsi="Batang" w:cs="Times New Roman"/>
              </w:rPr>
            </w:pPr>
          </w:p>
        </w:tc>
      </w:tr>
      <w:tr w:rsidR="00C40F89" w:rsidRPr="0026300E" w14:paraId="6394004A" w14:textId="77777777" w:rsidTr="000551E4">
        <w:trPr>
          <w:ins w:id="217" w:author="jys083177@gmail.com" w:date="2025-11-12T14:44:00Z"/>
        </w:trPr>
        <w:tc>
          <w:tcPr>
            <w:tcW w:w="746" w:type="dxa"/>
            <w:tcBorders>
              <w:top w:val="nil"/>
              <w:left w:val="nil"/>
              <w:bottom w:val="nil"/>
              <w:right w:val="nil"/>
            </w:tcBorders>
          </w:tcPr>
          <w:p w14:paraId="3BE54C79" w14:textId="77777777" w:rsidR="00C40F89" w:rsidRPr="0026300E" w:rsidRDefault="00C40F89">
            <w:pPr>
              <w:wordWrap/>
              <w:rPr>
                <w:ins w:id="218" w:author="jys083177@gmail.com" w:date="2025-11-12T14:44:00Z" w16du:dateUtc="2025-11-12T05:44:00Z"/>
                <w:rFonts w:ascii="Batang" w:eastAsia="Batang" w:hAnsi="Batang" w:cs="Times New Roman"/>
              </w:rPr>
            </w:pPr>
            <w:ins w:id="219" w:author="jys083177@gmail.com" w:date="2025-11-12T14:44:00Z" w16du:dateUtc="2025-11-12T05:44:00Z">
              <w:r w:rsidRPr="0026300E">
                <w:rPr>
                  <w:rFonts w:ascii="Batang" w:eastAsia="Batang" w:hAnsi="Batang" w:cs="Times New Roman"/>
                </w:rPr>
                <w:t>15</w:t>
              </w:r>
            </w:ins>
          </w:p>
        </w:tc>
        <w:tc>
          <w:tcPr>
            <w:tcW w:w="3061" w:type="dxa"/>
            <w:tcBorders>
              <w:top w:val="nil"/>
              <w:left w:val="nil"/>
              <w:bottom w:val="nil"/>
              <w:right w:val="nil"/>
            </w:tcBorders>
          </w:tcPr>
          <w:p w14:paraId="66B38AC2" w14:textId="77777777" w:rsidR="00C40F89" w:rsidRPr="0026300E" w:rsidRDefault="00C40F89">
            <w:pPr>
              <w:wordWrap/>
              <w:rPr>
                <w:ins w:id="220" w:author="jys083177@gmail.com" w:date="2025-11-12T14:44:00Z" w16du:dateUtc="2025-11-12T05:44:00Z"/>
                <w:rFonts w:ascii="Batang" w:eastAsia="Batang" w:hAnsi="Batang" w:cs="Times New Roman"/>
              </w:rPr>
            </w:pPr>
            <w:ins w:id="221" w:author="jys083177@gmail.com" w:date="2025-11-12T14:44:00Z" w16du:dateUtc="2025-11-12T05:44:00Z">
              <w:r w:rsidRPr="0026300E">
                <w:rPr>
                  <w:rFonts w:ascii="Batang" w:eastAsia="Batang" w:hAnsi="Batang" w:cs="Times New Roman"/>
                </w:rPr>
                <w:t>Materials</w:t>
              </w:r>
            </w:ins>
          </w:p>
        </w:tc>
        <w:tc>
          <w:tcPr>
            <w:tcW w:w="1110" w:type="dxa"/>
            <w:tcBorders>
              <w:top w:val="nil"/>
              <w:left w:val="nil"/>
              <w:bottom w:val="nil"/>
              <w:right w:val="nil"/>
            </w:tcBorders>
            <w:vAlign w:val="bottom"/>
          </w:tcPr>
          <w:p w14:paraId="10DF154A" w14:textId="420FAF8B" w:rsidR="00C40F89" w:rsidRPr="0026300E" w:rsidRDefault="000551E4">
            <w:pPr>
              <w:wordWrap/>
              <w:jc w:val="right"/>
              <w:rPr>
                <w:ins w:id="22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1.28</w:t>
            </w:r>
          </w:p>
        </w:tc>
        <w:tc>
          <w:tcPr>
            <w:tcW w:w="1111" w:type="dxa"/>
            <w:tcBorders>
              <w:top w:val="nil"/>
              <w:left w:val="nil"/>
              <w:bottom w:val="nil"/>
              <w:right w:val="nil"/>
            </w:tcBorders>
            <w:vAlign w:val="bottom"/>
          </w:tcPr>
          <w:p w14:paraId="59405F12" w14:textId="6ECE3CE9" w:rsidR="00C40F89" w:rsidRPr="0026300E" w:rsidRDefault="000551E4">
            <w:pPr>
              <w:wordWrap/>
              <w:jc w:val="right"/>
              <w:rPr>
                <w:ins w:id="22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5.85</w:t>
            </w:r>
          </w:p>
        </w:tc>
        <w:tc>
          <w:tcPr>
            <w:tcW w:w="1110" w:type="dxa"/>
            <w:tcBorders>
              <w:top w:val="nil"/>
              <w:left w:val="nil"/>
              <w:bottom w:val="nil"/>
              <w:right w:val="nil"/>
            </w:tcBorders>
            <w:vAlign w:val="bottom"/>
          </w:tcPr>
          <w:p w14:paraId="158C0F4E" w14:textId="7903B98B" w:rsidR="00C40F89" w:rsidRPr="0026300E" w:rsidRDefault="000551E4">
            <w:pPr>
              <w:wordWrap/>
              <w:jc w:val="right"/>
              <w:rPr>
                <w:ins w:id="22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-14.05</w:t>
            </w:r>
          </w:p>
        </w:tc>
        <w:tc>
          <w:tcPr>
            <w:tcW w:w="1111" w:type="dxa"/>
            <w:tcBorders>
              <w:top w:val="nil"/>
              <w:left w:val="nil"/>
              <w:bottom w:val="nil"/>
              <w:right w:val="nil"/>
            </w:tcBorders>
            <w:vAlign w:val="bottom"/>
          </w:tcPr>
          <w:p w14:paraId="3933EE0A" w14:textId="1EF1EFED" w:rsidR="00C40F89" w:rsidRPr="0026300E" w:rsidRDefault="000551E4">
            <w:pPr>
              <w:wordWrap/>
              <w:jc w:val="right"/>
              <w:rPr>
                <w:ins w:id="22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16.87</w:t>
            </w:r>
          </w:p>
        </w:tc>
        <w:tc>
          <w:tcPr>
            <w:tcW w:w="1111" w:type="dxa"/>
            <w:tcBorders>
              <w:top w:val="nil"/>
              <w:left w:val="nil"/>
              <w:bottom w:val="nil"/>
              <w:right w:val="nil"/>
            </w:tcBorders>
            <w:vAlign w:val="center"/>
          </w:tcPr>
          <w:p w14:paraId="183FD325" w14:textId="77777777" w:rsidR="00C40F89" w:rsidRPr="0026300E" w:rsidRDefault="00C40F89">
            <w:pPr>
              <w:wordWrap/>
              <w:jc w:val="right"/>
              <w:rPr>
                <w:ins w:id="226" w:author="jys083177@gmail.com" w:date="2025-11-12T14:44:00Z" w16du:dateUtc="2025-11-12T05:44:00Z"/>
                <w:rFonts w:ascii="Batang" w:eastAsia="Batang" w:hAnsi="Batang" w:cs="Times New Roman"/>
              </w:rPr>
            </w:pPr>
          </w:p>
        </w:tc>
      </w:tr>
      <w:tr w:rsidR="00C40F89" w:rsidRPr="0026300E" w14:paraId="3B7B9E0E" w14:textId="77777777" w:rsidTr="000551E4">
        <w:trPr>
          <w:ins w:id="227" w:author="jys083177@gmail.com" w:date="2025-11-12T14:44:00Z"/>
        </w:trPr>
        <w:tc>
          <w:tcPr>
            <w:tcW w:w="746" w:type="dxa"/>
            <w:tcBorders>
              <w:top w:val="nil"/>
              <w:left w:val="nil"/>
              <w:bottom w:val="nil"/>
              <w:right w:val="nil"/>
            </w:tcBorders>
          </w:tcPr>
          <w:p w14:paraId="3FDC0C85" w14:textId="77777777" w:rsidR="00C40F89" w:rsidRPr="0026300E" w:rsidRDefault="00C40F89">
            <w:pPr>
              <w:wordWrap/>
              <w:rPr>
                <w:ins w:id="228" w:author="jys083177@gmail.com" w:date="2025-11-12T14:44:00Z" w16du:dateUtc="2025-11-12T05:44:00Z"/>
                <w:rFonts w:ascii="Batang" w:eastAsia="Batang" w:hAnsi="Batang" w:cs="Times New Roman"/>
              </w:rPr>
            </w:pPr>
            <w:ins w:id="229" w:author="jys083177@gmail.com" w:date="2025-11-12T14:44:00Z" w16du:dateUtc="2025-11-12T05:44:00Z">
              <w:r w:rsidRPr="0026300E">
                <w:rPr>
                  <w:rFonts w:ascii="Batang" w:eastAsia="Batang" w:hAnsi="Batang" w:cs="Times New Roman"/>
                </w:rPr>
                <w:t>20</w:t>
              </w:r>
            </w:ins>
          </w:p>
        </w:tc>
        <w:tc>
          <w:tcPr>
            <w:tcW w:w="3061" w:type="dxa"/>
            <w:tcBorders>
              <w:top w:val="nil"/>
              <w:left w:val="nil"/>
              <w:bottom w:val="nil"/>
              <w:right w:val="nil"/>
            </w:tcBorders>
          </w:tcPr>
          <w:p w14:paraId="77D92AE5" w14:textId="77777777" w:rsidR="00C40F89" w:rsidRPr="0026300E" w:rsidRDefault="00C40F89">
            <w:pPr>
              <w:wordWrap/>
              <w:rPr>
                <w:ins w:id="230" w:author="jys083177@gmail.com" w:date="2025-11-12T14:44:00Z" w16du:dateUtc="2025-11-12T05:44:00Z"/>
                <w:rFonts w:ascii="Batang" w:eastAsia="Batang" w:hAnsi="Batang" w:cs="Times New Roman"/>
              </w:rPr>
            </w:pPr>
            <w:ins w:id="231" w:author="jys083177@gmail.com" w:date="2025-11-12T14:44:00Z" w16du:dateUtc="2025-11-12T05:44:00Z">
              <w:r w:rsidRPr="0026300E">
                <w:rPr>
                  <w:rFonts w:ascii="Batang" w:eastAsia="Batang" w:hAnsi="Batang" w:cs="Times New Roman"/>
                </w:rPr>
                <w:t>Industrials</w:t>
              </w:r>
            </w:ins>
          </w:p>
        </w:tc>
        <w:tc>
          <w:tcPr>
            <w:tcW w:w="1110" w:type="dxa"/>
            <w:tcBorders>
              <w:top w:val="nil"/>
              <w:left w:val="nil"/>
              <w:bottom w:val="nil"/>
              <w:right w:val="nil"/>
            </w:tcBorders>
            <w:vAlign w:val="bottom"/>
          </w:tcPr>
          <w:p w14:paraId="614F9890" w14:textId="428E1643" w:rsidR="00C40F89" w:rsidRPr="0026300E" w:rsidRDefault="000551E4">
            <w:pPr>
              <w:wordWrap/>
              <w:jc w:val="right"/>
              <w:rPr>
                <w:ins w:id="23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1.34</w:t>
            </w:r>
          </w:p>
        </w:tc>
        <w:tc>
          <w:tcPr>
            <w:tcW w:w="1111" w:type="dxa"/>
            <w:tcBorders>
              <w:top w:val="nil"/>
              <w:left w:val="nil"/>
              <w:bottom w:val="nil"/>
              <w:right w:val="nil"/>
            </w:tcBorders>
            <w:vAlign w:val="bottom"/>
          </w:tcPr>
          <w:p w14:paraId="459CB271" w14:textId="5FF8E6E6" w:rsidR="00C40F89" w:rsidRPr="0026300E" w:rsidRDefault="000551E4">
            <w:pPr>
              <w:wordWrap/>
              <w:jc w:val="right"/>
              <w:rPr>
                <w:ins w:id="23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5.31</w:t>
            </w:r>
          </w:p>
        </w:tc>
        <w:tc>
          <w:tcPr>
            <w:tcW w:w="1110" w:type="dxa"/>
            <w:tcBorders>
              <w:top w:val="nil"/>
              <w:left w:val="nil"/>
              <w:bottom w:val="nil"/>
              <w:right w:val="nil"/>
            </w:tcBorders>
            <w:vAlign w:val="bottom"/>
          </w:tcPr>
          <w:p w14:paraId="277662A2" w14:textId="6ABEE83C" w:rsidR="00C40F89" w:rsidRPr="0026300E" w:rsidRDefault="000551E4">
            <w:pPr>
              <w:wordWrap/>
              <w:jc w:val="right"/>
              <w:rPr>
                <w:ins w:id="23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-16.43</w:t>
            </w:r>
          </w:p>
        </w:tc>
        <w:tc>
          <w:tcPr>
            <w:tcW w:w="1111" w:type="dxa"/>
            <w:tcBorders>
              <w:top w:val="nil"/>
              <w:left w:val="nil"/>
              <w:bottom w:val="nil"/>
              <w:right w:val="nil"/>
            </w:tcBorders>
            <w:vAlign w:val="bottom"/>
          </w:tcPr>
          <w:p w14:paraId="03B2A291" w14:textId="38E0281B" w:rsidR="00C40F89" w:rsidRPr="0026300E" w:rsidRDefault="000551E4">
            <w:pPr>
              <w:wordWrap/>
              <w:jc w:val="right"/>
              <w:rPr>
                <w:ins w:id="23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16.46</w:t>
            </w:r>
          </w:p>
        </w:tc>
        <w:tc>
          <w:tcPr>
            <w:tcW w:w="1111" w:type="dxa"/>
            <w:tcBorders>
              <w:top w:val="nil"/>
              <w:left w:val="nil"/>
              <w:bottom w:val="nil"/>
              <w:right w:val="nil"/>
            </w:tcBorders>
            <w:vAlign w:val="center"/>
          </w:tcPr>
          <w:p w14:paraId="7713539D" w14:textId="77777777" w:rsidR="00C40F89" w:rsidRPr="0026300E" w:rsidRDefault="00C40F89">
            <w:pPr>
              <w:wordWrap/>
              <w:jc w:val="right"/>
              <w:rPr>
                <w:ins w:id="236" w:author="jys083177@gmail.com" w:date="2025-11-12T14:44:00Z" w16du:dateUtc="2025-11-12T05:44:00Z"/>
                <w:rFonts w:ascii="Batang" w:eastAsia="Batang" w:hAnsi="Batang" w:cs="Times New Roman"/>
              </w:rPr>
            </w:pPr>
          </w:p>
        </w:tc>
      </w:tr>
      <w:tr w:rsidR="00C40F89" w:rsidRPr="0026300E" w14:paraId="6B5A70E5" w14:textId="77777777" w:rsidTr="000551E4">
        <w:trPr>
          <w:ins w:id="237" w:author="jys083177@gmail.com" w:date="2025-11-12T14:44:00Z"/>
        </w:trPr>
        <w:tc>
          <w:tcPr>
            <w:tcW w:w="746" w:type="dxa"/>
            <w:tcBorders>
              <w:top w:val="nil"/>
              <w:left w:val="nil"/>
              <w:bottom w:val="nil"/>
              <w:right w:val="nil"/>
            </w:tcBorders>
          </w:tcPr>
          <w:p w14:paraId="106B47D8" w14:textId="77777777" w:rsidR="00C40F89" w:rsidRPr="0026300E" w:rsidRDefault="00C40F89">
            <w:pPr>
              <w:wordWrap/>
              <w:rPr>
                <w:ins w:id="238" w:author="jys083177@gmail.com" w:date="2025-11-12T14:44:00Z" w16du:dateUtc="2025-11-12T05:44:00Z"/>
                <w:rFonts w:ascii="Batang" w:eastAsia="Batang" w:hAnsi="Batang" w:cs="Times New Roman"/>
              </w:rPr>
            </w:pPr>
            <w:ins w:id="239" w:author="jys083177@gmail.com" w:date="2025-11-12T14:44:00Z" w16du:dateUtc="2025-11-12T05:44:00Z">
              <w:r w:rsidRPr="0026300E">
                <w:rPr>
                  <w:rFonts w:ascii="Batang" w:eastAsia="Batang" w:hAnsi="Batang" w:cs="Times New Roman"/>
                </w:rPr>
                <w:t>25</w:t>
              </w:r>
            </w:ins>
          </w:p>
        </w:tc>
        <w:tc>
          <w:tcPr>
            <w:tcW w:w="3061" w:type="dxa"/>
            <w:tcBorders>
              <w:top w:val="nil"/>
              <w:left w:val="nil"/>
              <w:bottom w:val="nil"/>
              <w:right w:val="nil"/>
            </w:tcBorders>
          </w:tcPr>
          <w:p w14:paraId="7EAFEB41" w14:textId="77777777" w:rsidR="00C40F89" w:rsidRPr="0026300E" w:rsidRDefault="00C40F89">
            <w:pPr>
              <w:wordWrap/>
              <w:rPr>
                <w:ins w:id="240" w:author="jys083177@gmail.com" w:date="2025-11-12T14:44:00Z" w16du:dateUtc="2025-11-12T05:44:00Z"/>
                <w:rFonts w:ascii="Batang" w:eastAsia="Batang" w:hAnsi="Batang" w:cs="Times New Roman"/>
              </w:rPr>
            </w:pPr>
            <w:ins w:id="241" w:author="jys083177@gmail.com" w:date="2025-11-12T14:44:00Z" w16du:dateUtc="2025-11-12T05:44:00Z">
              <w:r w:rsidRPr="0026300E">
                <w:rPr>
                  <w:rFonts w:ascii="Batang" w:eastAsia="Batang" w:hAnsi="Batang" w:cs="Times New Roman"/>
                </w:rPr>
                <w:t>Consumer Discretionary</w:t>
              </w:r>
            </w:ins>
          </w:p>
        </w:tc>
        <w:tc>
          <w:tcPr>
            <w:tcW w:w="1110" w:type="dxa"/>
            <w:tcBorders>
              <w:top w:val="nil"/>
              <w:left w:val="nil"/>
              <w:bottom w:val="nil"/>
              <w:right w:val="nil"/>
            </w:tcBorders>
            <w:vAlign w:val="bottom"/>
          </w:tcPr>
          <w:p w14:paraId="3DE108E3" w14:textId="0A6F5347" w:rsidR="00C40F89" w:rsidRPr="0026300E" w:rsidRDefault="000551E4">
            <w:pPr>
              <w:wordWrap/>
              <w:jc w:val="right"/>
              <w:rPr>
                <w:ins w:id="24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1.83</w:t>
            </w:r>
          </w:p>
        </w:tc>
        <w:tc>
          <w:tcPr>
            <w:tcW w:w="1111" w:type="dxa"/>
            <w:tcBorders>
              <w:top w:val="nil"/>
              <w:left w:val="nil"/>
              <w:bottom w:val="nil"/>
              <w:right w:val="nil"/>
            </w:tcBorders>
            <w:vAlign w:val="bottom"/>
          </w:tcPr>
          <w:p w14:paraId="7D1EB212" w14:textId="6BDA787F" w:rsidR="00C40F89" w:rsidRPr="0026300E" w:rsidRDefault="000551E4">
            <w:pPr>
              <w:wordWrap/>
              <w:jc w:val="right"/>
              <w:rPr>
                <w:ins w:id="24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6.1</w:t>
            </w:r>
          </w:p>
        </w:tc>
        <w:tc>
          <w:tcPr>
            <w:tcW w:w="1110" w:type="dxa"/>
            <w:tcBorders>
              <w:top w:val="nil"/>
              <w:left w:val="nil"/>
              <w:bottom w:val="nil"/>
              <w:right w:val="nil"/>
            </w:tcBorders>
            <w:vAlign w:val="bottom"/>
          </w:tcPr>
          <w:p w14:paraId="1DA252EE" w14:textId="374D98B2" w:rsidR="00C40F89" w:rsidRPr="0026300E" w:rsidRDefault="000551E4">
            <w:pPr>
              <w:wordWrap/>
              <w:jc w:val="right"/>
              <w:rPr>
                <w:ins w:id="24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-13.38</w:t>
            </w:r>
          </w:p>
        </w:tc>
        <w:tc>
          <w:tcPr>
            <w:tcW w:w="1111" w:type="dxa"/>
            <w:tcBorders>
              <w:top w:val="nil"/>
              <w:left w:val="nil"/>
              <w:bottom w:val="nil"/>
              <w:right w:val="nil"/>
            </w:tcBorders>
            <w:vAlign w:val="bottom"/>
          </w:tcPr>
          <w:p w14:paraId="775427A2" w14:textId="36E7C88B" w:rsidR="00C40F89" w:rsidRPr="0026300E" w:rsidRDefault="000551E4">
            <w:pPr>
              <w:wordWrap/>
              <w:jc w:val="right"/>
              <w:rPr>
                <w:ins w:id="24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21.97</w:t>
            </w:r>
          </w:p>
        </w:tc>
        <w:tc>
          <w:tcPr>
            <w:tcW w:w="1111" w:type="dxa"/>
            <w:tcBorders>
              <w:top w:val="nil"/>
              <w:left w:val="nil"/>
              <w:bottom w:val="nil"/>
              <w:right w:val="nil"/>
            </w:tcBorders>
            <w:vAlign w:val="center"/>
          </w:tcPr>
          <w:p w14:paraId="72817460" w14:textId="77777777" w:rsidR="00C40F89" w:rsidRPr="0026300E" w:rsidRDefault="00C40F89">
            <w:pPr>
              <w:wordWrap/>
              <w:jc w:val="right"/>
              <w:rPr>
                <w:ins w:id="246" w:author="jys083177@gmail.com" w:date="2025-11-12T14:44:00Z" w16du:dateUtc="2025-11-12T05:44:00Z"/>
                <w:rFonts w:ascii="Batang" w:eastAsia="Batang" w:hAnsi="Batang" w:cs="Times New Roman"/>
              </w:rPr>
            </w:pPr>
          </w:p>
        </w:tc>
      </w:tr>
      <w:tr w:rsidR="00C40F89" w:rsidRPr="0026300E" w14:paraId="50A430CB" w14:textId="77777777" w:rsidTr="000551E4">
        <w:trPr>
          <w:ins w:id="247" w:author="jys083177@gmail.com" w:date="2025-11-12T14:44:00Z"/>
        </w:trPr>
        <w:tc>
          <w:tcPr>
            <w:tcW w:w="746" w:type="dxa"/>
            <w:tcBorders>
              <w:top w:val="nil"/>
              <w:left w:val="nil"/>
              <w:bottom w:val="nil"/>
              <w:right w:val="nil"/>
            </w:tcBorders>
          </w:tcPr>
          <w:p w14:paraId="07AA024C" w14:textId="77777777" w:rsidR="00C40F89" w:rsidRPr="0026300E" w:rsidRDefault="00C40F89">
            <w:pPr>
              <w:wordWrap/>
              <w:rPr>
                <w:ins w:id="248" w:author="jys083177@gmail.com" w:date="2025-11-12T14:44:00Z" w16du:dateUtc="2025-11-12T05:44:00Z"/>
                <w:rFonts w:ascii="Batang" w:eastAsia="Batang" w:hAnsi="Batang" w:cs="Times New Roman"/>
              </w:rPr>
            </w:pPr>
            <w:ins w:id="249" w:author="jys083177@gmail.com" w:date="2025-11-12T14:44:00Z" w16du:dateUtc="2025-11-12T05:44:00Z">
              <w:r w:rsidRPr="0026300E">
                <w:rPr>
                  <w:rFonts w:ascii="Batang" w:eastAsia="Batang" w:hAnsi="Batang" w:cs="Times New Roman"/>
                </w:rPr>
                <w:t>30</w:t>
              </w:r>
            </w:ins>
          </w:p>
        </w:tc>
        <w:tc>
          <w:tcPr>
            <w:tcW w:w="3061" w:type="dxa"/>
            <w:tcBorders>
              <w:top w:val="nil"/>
              <w:left w:val="nil"/>
              <w:bottom w:val="nil"/>
              <w:right w:val="nil"/>
            </w:tcBorders>
          </w:tcPr>
          <w:p w14:paraId="2026CFE3" w14:textId="77777777" w:rsidR="00C40F89" w:rsidRPr="0026300E" w:rsidRDefault="00C40F89">
            <w:pPr>
              <w:wordWrap/>
              <w:rPr>
                <w:ins w:id="250" w:author="jys083177@gmail.com" w:date="2025-11-12T14:44:00Z" w16du:dateUtc="2025-11-12T05:44:00Z"/>
                <w:rFonts w:ascii="Batang" w:eastAsia="Batang" w:hAnsi="Batang" w:cs="Times New Roman"/>
              </w:rPr>
            </w:pPr>
            <w:ins w:id="251" w:author="jys083177@gmail.com" w:date="2025-11-12T14:44:00Z" w16du:dateUtc="2025-11-12T05:44:00Z">
              <w:r w:rsidRPr="0026300E">
                <w:rPr>
                  <w:rFonts w:ascii="Batang" w:eastAsia="Batang" w:hAnsi="Batang" w:cs="Times New Roman"/>
                </w:rPr>
                <w:t>Consumer Staples</w:t>
              </w:r>
            </w:ins>
          </w:p>
        </w:tc>
        <w:tc>
          <w:tcPr>
            <w:tcW w:w="1110" w:type="dxa"/>
            <w:tcBorders>
              <w:top w:val="nil"/>
              <w:left w:val="nil"/>
              <w:bottom w:val="nil"/>
              <w:right w:val="nil"/>
            </w:tcBorders>
            <w:vAlign w:val="bottom"/>
          </w:tcPr>
          <w:p w14:paraId="0C020CBD" w14:textId="75055B34" w:rsidR="00C40F89" w:rsidRPr="0026300E" w:rsidRDefault="000551E4">
            <w:pPr>
              <w:wordWrap/>
              <w:jc w:val="right"/>
              <w:rPr>
                <w:ins w:id="25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0.99</w:t>
            </w:r>
          </w:p>
        </w:tc>
        <w:tc>
          <w:tcPr>
            <w:tcW w:w="1111" w:type="dxa"/>
            <w:tcBorders>
              <w:top w:val="nil"/>
              <w:left w:val="nil"/>
              <w:bottom w:val="nil"/>
              <w:right w:val="nil"/>
            </w:tcBorders>
            <w:vAlign w:val="bottom"/>
          </w:tcPr>
          <w:p w14:paraId="45AF56E6" w14:textId="6988CA81" w:rsidR="00C40F89" w:rsidRPr="0026300E" w:rsidRDefault="000551E4">
            <w:pPr>
              <w:wordWrap/>
              <w:jc w:val="right"/>
              <w:rPr>
                <w:ins w:id="25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3.66</w:t>
            </w:r>
          </w:p>
        </w:tc>
        <w:tc>
          <w:tcPr>
            <w:tcW w:w="1110" w:type="dxa"/>
            <w:tcBorders>
              <w:top w:val="nil"/>
              <w:left w:val="nil"/>
              <w:bottom w:val="nil"/>
              <w:right w:val="nil"/>
            </w:tcBorders>
            <w:vAlign w:val="bottom"/>
          </w:tcPr>
          <w:p w14:paraId="72A57DC8" w14:textId="3FCDB75E" w:rsidR="00C40F89" w:rsidRPr="0026300E" w:rsidRDefault="000551E4">
            <w:pPr>
              <w:wordWrap/>
              <w:jc w:val="right"/>
              <w:rPr>
                <w:ins w:id="25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-8.15</w:t>
            </w:r>
          </w:p>
        </w:tc>
        <w:tc>
          <w:tcPr>
            <w:tcW w:w="1111" w:type="dxa"/>
            <w:tcBorders>
              <w:top w:val="nil"/>
              <w:left w:val="nil"/>
              <w:bottom w:val="nil"/>
              <w:right w:val="nil"/>
            </w:tcBorders>
            <w:vAlign w:val="bottom"/>
          </w:tcPr>
          <w:p w14:paraId="51D765C1" w14:textId="52005854" w:rsidR="00C40F89" w:rsidRPr="0026300E" w:rsidRDefault="000551E4">
            <w:pPr>
              <w:wordWrap/>
              <w:jc w:val="right"/>
              <w:rPr>
                <w:ins w:id="25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9.36</w:t>
            </w:r>
          </w:p>
        </w:tc>
        <w:tc>
          <w:tcPr>
            <w:tcW w:w="1111" w:type="dxa"/>
            <w:tcBorders>
              <w:top w:val="nil"/>
              <w:left w:val="nil"/>
              <w:bottom w:val="nil"/>
              <w:right w:val="nil"/>
            </w:tcBorders>
            <w:vAlign w:val="center"/>
          </w:tcPr>
          <w:p w14:paraId="4F677FF1" w14:textId="77777777" w:rsidR="00C40F89" w:rsidRPr="0026300E" w:rsidRDefault="00C40F89">
            <w:pPr>
              <w:wordWrap/>
              <w:jc w:val="right"/>
              <w:rPr>
                <w:ins w:id="256" w:author="jys083177@gmail.com" w:date="2025-11-12T14:44:00Z" w16du:dateUtc="2025-11-12T05:44:00Z"/>
                <w:rFonts w:ascii="Batang" w:eastAsia="Batang" w:hAnsi="Batang" w:cs="Times New Roman"/>
              </w:rPr>
            </w:pPr>
          </w:p>
        </w:tc>
      </w:tr>
      <w:tr w:rsidR="00C40F89" w:rsidRPr="0026300E" w14:paraId="58C822DD" w14:textId="77777777" w:rsidTr="000551E4">
        <w:trPr>
          <w:ins w:id="257" w:author="jys083177@gmail.com" w:date="2025-11-12T14:44:00Z"/>
        </w:trPr>
        <w:tc>
          <w:tcPr>
            <w:tcW w:w="746" w:type="dxa"/>
            <w:tcBorders>
              <w:top w:val="nil"/>
              <w:left w:val="nil"/>
              <w:bottom w:val="nil"/>
              <w:right w:val="nil"/>
            </w:tcBorders>
          </w:tcPr>
          <w:p w14:paraId="45F0B955" w14:textId="77777777" w:rsidR="00C40F89" w:rsidRPr="0026300E" w:rsidRDefault="00C40F89">
            <w:pPr>
              <w:wordWrap/>
              <w:rPr>
                <w:ins w:id="258" w:author="jys083177@gmail.com" w:date="2025-11-12T14:44:00Z" w16du:dateUtc="2025-11-12T05:44:00Z"/>
                <w:rFonts w:ascii="Batang" w:eastAsia="Batang" w:hAnsi="Batang" w:cs="Times New Roman"/>
              </w:rPr>
            </w:pPr>
            <w:ins w:id="259" w:author="jys083177@gmail.com" w:date="2025-11-12T14:44:00Z" w16du:dateUtc="2025-11-12T05:44:00Z">
              <w:r w:rsidRPr="0026300E">
                <w:rPr>
                  <w:rFonts w:ascii="Batang" w:eastAsia="Batang" w:hAnsi="Batang" w:cs="Times New Roman"/>
                </w:rPr>
                <w:t>35</w:t>
              </w:r>
            </w:ins>
          </w:p>
        </w:tc>
        <w:tc>
          <w:tcPr>
            <w:tcW w:w="3061" w:type="dxa"/>
            <w:tcBorders>
              <w:top w:val="nil"/>
              <w:left w:val="nil"/>
              <w:bottom w:val="nil"/>
              <w:right w:val="nil"/>
            </w:tcBorders>
          </w:tcPr>
          <w:p w14:paraId="3F02C6B3" w14:textId="77777777" w:rsidR="00C40F89" w:rsidRPr="0026300E" w:rsidRDefault="00C40F89">
            <w:pPr>
              <w:wordWrap/>
              <w:rPr>
                <w:ins w:id="260" w:author="jys083177@gmail.com" w:date="2025-11-12T14:44:00Z" w16du:dateUtc="2025-11-12T05:44:00Z"/>
                <w:rFonts w:ascii="Batang" w:eastAsia="Batang" w:hAnsi="Batang" w:cs="Times New Roman"/>
              </w:rPr>
            </w:pPr>
            <w:ins w:id="261" w:author="jys083177@gmail.com" w:date="2025-11-12T14:44:00Z" w16du:dateUtc="2025-11-12T05:44:00Z">
              <w:r w:rsidRPr="0026300E">
                <w:rPr>
                  <w:rFonts w:ascii="Batang" w:eastAsia="Batang" w:hAnsi="Batang" w:cs="Times New Roman"/>
                </w:rPr>
                <w:t>Health Care</w:t>
              </w:r>
            </w:ins>
          </w:p>
        </w:tc>
        <w:tc>
          <w:tcPr>
            <w:tcW w:w="1110" w:type="dxa"/>
            <w:tcBorders>
              <w:top w:val="nil"/>
              <w:left w:val="nil"/>
              <w:bottom w:val="nil"/>
              <w:right w:val="nil"/>
            </w:tcBorders>
            <w:vAlign w:val="bottom"/>
          </w:tcPr>
          <w:p w14:paraId="688D8C2E" w14:textId="72497DC8" w:rsidR="00C40F89" w:rsidRPr="0026300E" w:rsidRDefault="000551E4">
            <w:pPr>
              <w:wordWrap/>
              <w:jc w:val="right"/>
              <w:rPr>
                <w:ins w:id="26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1.15</w:t>
            </w:r>
          </w:p>
        </w:tc>
        <w:tc>
          <w:tcPr>
            <w:tcW w:w="1111" w:type="dxa"/>
            <w:tcBorders>
              <w:top w:val="nil"/>
              <w:left w:val="nil"/>
              <w:bottom w:val="nil"/>
              <w:right w:val="nil"/>
            </w:tcBorders>
            <w:vAlign w:val="bottom"/>
          </w:tcPr>
          <w:p w14:paraId="1947A1AC" w14:textId="086B57BF" w:rsidR="00C40F89" w:rsidRPr="0026300E" w:rsidRDefault="000551E4">
            <w:pPr>
              <w:wordWrap/>
              <w:jc w:val="right"/>
              <w:rPr>
                <w:ins w:id="26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4.12</w:t>
            </w:r>
          </w:p>
        </w:tc>
        <w:tc>
          <w:tcPr>
            <w:tcW w:w="1110" w:type="dxa"/>
            <w:tcBorders>
              <w:top w:val="nil"/>
              <w:left w:val="nil"/>
              <w:bottom w:val="nil"/>
              <w:right w:val="nil"/>
            </w:tcBorders>
            <w:vAlign w:val="bottom"/>
          </w:tcPr>
          <w:p w14:paraId="6C11F89B" w14:textId="1911F80E" w:rsidR="00C40F89" w:rsidRPr="0026300E" w:rsidRDefault="000551E4">
            <w:pPr>
              <w:wordWrap/>
              <w:jc w:val="right"/>
              <w:rPr>
                <w:ins w:id="26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-8.35</w:t>
            </w:r>
          </w:p>
        </w:tc>
        <w:tc>
          <w:tcPr>
            <w:tcW w:w="1111" w:type="dxa"/>
            <w:tcBorders>
              <w:top w:val="nil"/>
              <w:left w:val="nil"/>
              <w:bottom w:val="nil"/>
              <w:right w:val="nil"/>
            </w:tcBorders>
            <w:vAlign w:val="bottom"/>
          </w:tcPr>
          <w:p w14:paraId="087B4A33" w14:textId="6165F75E" w:rsidR="00C40F89" w:rsidRPr="0026300E" w:rsidRDefault="000551E4">
            <w:pPr>
              <w:wordWrap/>
              <w:jc w:val="right"/>
              <w:rPr>
                <w:ins w:id="26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13.03</w:t>
            </w:r>
          </w:p>
        </w:tc>
        <w:tc>
          <w:tcPr>
            <w:tcW w:w="1111" w:type="dxa"/>
            <w:tcBorders>
              <w:top w:val="nil"/>
              <w:left w:val="nil"/>
              <w:bottom w:val="nil"/>
              <w:right w:val="nil"/>
            </w:tcBorders>
            <w:vAlign w:val="center"/>
          </w:tcPr>
          <w:p w14:paraId="7CDA2B9D" w14:textId="77777777" w:rsidR="00C40F89" w:rsidRPr="0026300E" w:rsidRDefault="00C40F89">
            <w:pPr>
              <w:wordWrap/>
              <w:jc w:val="right"/>
              <w:rPr>
                <w:ins w:id="266" w:author="jys083177@gmail.com" w:date="2025-11-12T14:44:00Z" w16du:dateUtc="2025-11-12T05:44:00Z"/>
                <w:rFonts w:ascii="Batang" w:eastAsia="Batang" w:hAnsi="Batang" w:cs="Times New Roman"/>
              </w:rPr>
            </w:pPr>
          </w:p>
        </w:tc>
      </w:tr>
      <w:tr w:rsidR="00C40F89" w:rsidRPr="0026300E" w14:paraId="202E3DBC" w14:textId="77777777" w:rsidTr="000551E4">
        <w:trPr>
          <w:ins w:id="267" w:author="jys083177@gmail.com" w:date="2025-11-12T14:44:00Z"/>
        </w:trPr>
        <w:tc>
          <w:tcPr>
            <w:tcW w:w="746" w:type="dxa"/>
            <w:tcBorders>
              <w:top w:val="nil"/>
              <w:left w:val="nil"/>
              <w:bottom w:val="nil"/>
              <w:right w:val="nil"/>
            </w:tcBorders>
          </w:tcPr>
          <w:p w14:paraId="10EE69CE" w14:textId="77777777" w:rsidR="00C40F89" w:rsidRPr="0026300E" w:rsidRDefault="00C40F89">
            <w:pPr>
              <w:wordWrap/>
              <w:rPr>
                <w:ins w:id="268" w:author="jys083177@gmail.com" w:date="2025-11-12T14:44:00Z" w16du:dateUtc="2025-11-12T05:44:00Z"/>
                <w:rFonts w:ascii="Batang" w:eastAsia="Batang" w:hAnsi="Batang" w:cs="Times New Roman"/>
              </w:rPr>
            </w:pPr>
            <w:ins w:id="269" w:author="jys083177@gmail.com" w:date="2025-11-12T14:44:00Z" w16du:dateUtc="2025-11-12T05:44:00Z">
              <w:r w:rsidRPr="0026300E">
                <w:rPr>
                  <w:rFonts w:ascii="Batang" w:eastAsia="Batang" w:hAnsi="Batang" w:cs="Times New Roman"/>
                </w:rPr>
                <w:t>40</w:t>
              </w:r>
            </w:ins>
          </w:p>
        </w:tc>
        <w:tc>
          <w:tcPr>
            <w:tcW w:w="3061" w:type="dxa"/>
            <w:tcBorders>
              <w:top w:val="nil"/>
              <w:left w:val="nil"/>
              <w:bottom w:val="nil"/>
              <w:right w:val="nil"/>
            </w:tcBorders>
          </w:tcPr>
          <w:p w14:paraId="255DBE6F" w14:textId="77777777" w:rsidR="00C40F89" w:rsidRPr="0026300E" w:rsidRDefault="00C40F89">
            <w:pPr>
              <w:wordWrap/>
              <w:rPr>
                <w:ins w:id="270" w:author="jys083177@gmail.com" w:date="2025-11-12T14:44:00Z" w16du:dateUtc="2025-11-12T05:44:00Z"/>
                <w:rFonts w:ascii="Batang" w:eastAsia="Batang" w:hAnsi="Batang" w:cs="Times New Roman"/>
              </w:rPr>
            </w:pPr>
            <w:ins w:id="271" w:author="jys083177@gmail.com" w:date="2025-11-12T14:44:00Z" w16du:dateUtc="2025-11-12T05:44:00Z">
              <w:r w:rsidRPr="0026300E">
                <w:rPr>
                  <w:rFonts w:ascii="Batang" w:eastAsia="Batang" w:hAnsi="Batang" w:cs="Times New Roman"/>
                </w:rPr>
                <w:t>Financials</w:t>
              </w:r>
            </w:ins>
          </w:p>
        </w:tc>
        <w:tc>
          <w:tcPr>
            <w:tcW w:w="1110" w:type="dxa"/>
            <w:tcBorders>
              <w:top w:val="nil"/>
              <w:left w:val="nil"/>
              <w:bottom w:val="nil"/>
              <w:right w:val="nil"/>
            </w:tcBorders>
            <w:vAlign w:val="bottom"/>
          </w:tcPr>
          <w:p w14:paraId="185F5D73" w14:textId="1FCFB987" w:rsidR="00C40F89" w:rsidRPr="0026300E" w:rsidRDefault="000551E4">
            <w:pPr>
              <w:wordWrap/>
              <w:jc w:val="right"/>
              <w:rPr>
                <w:ins w:id="27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1.36</w:t>
            </w:r>
          </w:p>
        </w:tc>
        <w:tc>
          <w:tcPr>
            <w:tcW w:w="1111" w:type="dxa"/>
            <w:tcBorders>
              <w:top w:val="nil"/>
              <w:left w:val="nil"/>
              <w:bottom w:val="nil"/>
              <w:right w:val="nil"/>
            </w:tcBorders>
            <w:vAlign w:val="bottom"/>
          </w:tcPr>
          <w:p w14:paraId="1D90D64D" w14:textId="7F0D247D" w:rsidR="00C40F89" w:rsidRPr="0026300E" w:rsidRDefault="000551E4">
            <w:pPr>
              <w:wordWrap/>
              <w:jc w:val="right"/>
              <w:rPr>
                <w:ins w:id="27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5.82</w:t>
            </w:r>
          </w:p>
        </w:tc>
        <w:tc>
          <w:tcPr>
            <w:tcW w:w="1110" w:type="dxa"/>
            <w:tcBorders>
              <w:top w:val="nil"/>
              <w:left w:val="nil"/>
              <w:bottom w:val="nil"/>
              <w:right w:val="nil"/>
            </w:tcBorders>
            <w:vAlign w:val="bottom"/>
          </w:tcPr>
          <w:p w14:paraId="587A136D" w14:textId="363DD54F" w:rsidR="00C40F89" w:rsidRPr="0026300E" w:rsidRDefault="000551E4">
            <w:pPr>
              <w:wordWrap/>
              <w:jc w:val="right"/>
              <w:rPr>
                <w:ins w:id="27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-19.47</w:t>
            </w:r>
          </w:p>
        </w:tc>
        <w:tc>
          <w:tcPr>
            <w:tcW w:w="1111" w:type="dxa"/>
            <w:tcBorders>
              <w:top w:val="nil"/>
              <w:left w:val="nil"/>
              <w:bottom w:val="nil"/>
              <w:right w:val="nil"/>
            </w:tcBorders>
            <w:vAlign w:val="bottom"/>
          </w:tcPr>
          <w:p w14:paraId="5E481310" w14:textId="7D2D01F3" w:rsidR="00C40F89" w:rsidRPr="0026300E" w:rsidRDefault="000551E4">
            <w:pPr>
              <w:wordWrap/>
              <w:jc w:val="right"/>
              <w:rPr>
                <w:ins w:id="27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17.81</w:t>
            </w:r>
          </w:p>
        </w:tc>
        <w:tc>
          <w:tcPr>
            <w:tcW w:w="1111" w:type="dxa"/>
            <w:tcBorders>
              <w:top w:val="nil"/>
              <w:left w:val="nil"/>
              <w:bottom w:val="nil"/>
              <w:right w:val="nil"/>
            </w:tcBorders>
            <w:vAlign w:val="center"/>
          </w:tcPr>
          <w:p w14:paraId="0E103E2F" w14:textId="77777777" w:rsidR="00C40F89" w:rsidRPr="0026300E" w:rsidRDefault="00C40F89">
            <w:pPr>
              <w:wordWrap/>
              <w:jc w:val="right"/>
              <w:rPr>
                <w:ins w:id="276" w:author="jys083177@gmail.com" w:date="2025-11-12T14:44:00Z" w16du:dateUtc="2025-11-12T05:44:00Z"/>
                <w:rFonts w:ascii="Batang" w:eastAsia="Batang" w:hAnsi="Batang" w:cs="Times New Roman"/>
              </w:rPr>
            </w:pPr>
          </w:p>
        </w:tc>
      </w:tr>
      <w:tr w:rsidR="00C40F89" w:rsidRPr="0026300E" w14:paraId="7A9B00DD" w14:textId="77777777" w:rsidTr="000551E4">
        <w:trPr>
          <w:ins w:id="277" w:author="jys083177@gmail.com" w:date="2025-11-12T14:44:00Z"/>
        </w:trPr>
        <w:tc>
          <w:tcPr>
            <w:tcW w:w="746" w:type="dxa"/>
            <w:tcBorders>
              <w:top w:val="nil"/>
              <w:left w:val="nil"/>
              <w:bottom w:val="nil"/>
              <w:right w:val="nil"/>
            </w:tcBorders>
          </w:tcPr>
          <w:p w14:paraId="290312AA" w14:textId="77777777" w:rsidR="00C40F89" w:rsidRPr="0026300E" w:rsidRDefault="00C40F89">
            <w:pPr>
              <w:wordWrap/>
              <w:rPr>
                <w:ins w:id="278" w:author="jys083177@gmail.com" w:date="2025-11-12T14:44:00Z" w16du:dateUtc="2025-11-12T05:44:00Z"/>
                <w:rFonts w:ascii="Batang" w:eastAsia="Batang" w:hAnsi="Batang" w:cs="Times New Roman"/>
              </w:rPr>
            </w:pPr>
            <w:ins w:id="279" w:author="jys083177@gmail.com" w:date="2025-11-12T14:44:00Z" w16du:dateUtc="2025-11-12T05:44:00Z">
              <w:r w:rsidRPr="0026300E">
                <w:rPr>
                  <w:rFonts w:ascii="Batang" w:eastAsia="Batang" w:hAnsi="Batang" w:cs="Times New Roman"/>
                </w:rPr>
                <w:t>45</w:t>
              </w:r>
            </w:ins>
          </w:p>
        </w:tc>
        <w:tc>
          <w:tcPr>
            <w:tcW w:w="3061" w:type="dxa"/>
            <w:tcBorders>
              <w:top w:val="nil"/>
              <w:left w:val="nil"/>
              <w:bottom w:val="nil"/>
              <w:right w:val="nil"/>
            </w:tcBorders>
          </w:tcPr>
          <w:p w14:paraId="75EFD487" w14:textId="77777777" w:rsidR="00C40F89" w:rsidRPr="0026300E" w:rsidRDefault="00C40F89">
            <w:pPr>
              <w:wordWrap/>
              <w:rPr>
                <w:ins w:id="280" w:author="jys083177@gmail.com" w:date="2025-11-12T14:44:00Z" w16du:dateUtc="2025-11-12T05:44:00Z"/>
                <w:rFonts w:ascii="Batang" w:eastAsia="Batang" w:hAnsi="Batang" w:cs="Times New Roman"/>
              </w:rPr>
            </w:pPr>
            <w:ins w:id="281" w:author="jys083177@gmail.com" w:date="2025-11-12T14:44:00Z" w16du:dateUtc="2025-11-12T05:44:00Z">
              <w:r w:rsidRPr="0026300E">
                <w:rPr>
                  <w:rFonts w:ascii="Batang" w:eastAsia="Batang" w:hAnsi="Batang" w:cs="Times New Roman"/>
                </w:rPr>
                <w:t>Information Technology</w:t>
              </w:r>
            </w:ins>
          </w:p>
        </w:tc>
        <w:tc>
          <w:tcPr>
            <w:tcW w:w="1110" w:type="dxa"/>
            <w:tcBorders>
              <w:top w:val="nil"/>
              <w:left w:val="nil"/>
              <w:bottom w:val="nil"/>
              <w:right w:val="nil"/>
            </w:tcBorders>
            <w:vAlign w:val="bottom"/>
          </w:tcPr>
          <w:p w14:paraId="0CB937E8" w14:textId="42B0C7B4" w:rsidR="00C40F89" w:rsidRPr="0026300E" w:rsidRDefault="000551E4">
            <w:pPr>
              <w:wordWrap/>
              <w:jc w:val="right"/>
              <w:rPr>
                <w:ins w:id="28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2.25</w:t>
            </w:r>
          </w:p>
        </w:tc>
        <w:tc>
          <w:tcPr>
            <w:tcW w:w="1111" w:type="dxa"/>
            <w:tcBorders>
              <w:top w:val="nil"/>
              <w:left w:val="nil"/>
              <w:bottom w:val="nil"/>
              <w:right w:val="nil"/>
            </w:tcBorders>
            <w:vAlign w:val="bottom"/>
          </w:tcPr>
          <w:p w14:paraId="38A2724F" w14:textId="12EA2B1F" w:rsidR="00C40F89" w:rsidRPr="0026300E" w:rsidRDefault="000551E4">
            <w:pPr>
              <w:wordWrap/>
              <w:jc w:val="right"/>
              <w:rPr>
                <w:ins w:id="28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5.94</w:t>
            </w:r>
          </w:p>
        </w:tc>
        <w:tc>
          <w:tcPr>
            <w:tcW w:w="1110" w:type="dxa"/>
            <w:tcBorders>
              <w:top w:val="nil"/>
              <w:left w:val="nil"/>
              <w:bottom w:val="nil"/>
              <w:right w:val="nil"/>
            </w:tcBorders>
            <w:vAlign w:val="bottom"/>
          </w:tcPr>
          <w:p w14:paraId="4B080EED" w14:textId="3C84F8DD" w:rsidR="00C40F89" w:rsidRPr="0026300E" w:rsidRDefault="000551E4">
            <w:pPr>
              <w:wordWrap/>
              <w:jc w:val="right"/>
              <w:rPr>
                <w:ins w:id="28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-12.06</w:t>
            </w:r>
          </w:p>
        </w:tc>
        <w:tc>
          <w:tcPr>
            <w:tcW w:w="1111" w:type="dxa"/>
            <w:tcBorders>
              <w:top w:val="nil"/>
              <w:left w:val="nil"/>
              <w:bottom w:val="nil"/>
              <w:right w:val="nil"/>
            </w:tcBorders>
            <w:vAlign w:val="bottom"/>
          </w:tcPr>
          <w:p w14:paraId="0F3165DA" w14:textId="544BFD64" w:rsidR="00C40F89" w:rsidRPr="0026300E" w:rsidRDefault="000551E4">
            <w:pPr>
              <w:wordWrap/>
              <w:jc w:val="right"/>
              <w:rPr>
                <w:ins w:id="28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14.19</w:t>
            </w:r>
          </w:p>
        </w:tc>
        <w:tc>
          <w:tcPr>
            <w:tcW w:w="1111" w:type="dxa"/>
            <w:tcBorders>
              <w:top w:val="nil"/>
              <w:left w:val="nil"/>
              <w:bottom w:val="nil"/>
              <w:right w:val="nil"/>
            </w:tcBorders>
            <w:vAlign w:val="center"/>
          </w:tcPr>
          <w:p w14:paraId="751D282B" w14:textId="77777777" w:rsidR="00C40F89" w:rsidRPr="0026300E" w:rsidRDefault="00C40F89">
            <w:pPr>
              <w:wordWrap/>
              <w:jc w:val="right"/>
              <w:rPr>
                <w:ins w:id="286" w:author="jys083177@gmail.com" w:date="2025-11-12T14:44:00Z" w16du:dateUtc="2025-11-12T05:44:00Z"/>
                <w:rFonts w:ascii="Batang" w:eastAsia="Batang" w:hAnsi="Batang" w:cs="Times New Roman"/>
              </w:rPr>
            </w:pPr>
          </w:p>
        </w:tc>
      </w:tr>
      <w:tr w:rsidR="00C40F89" w:rsidRPr="0026300E" w14:paraId="6BE7B832" w14:textId="77777777" w:rsidTr="000551E4">
        <w:trPr>
          <w:ins w:id="287" w:author="jys083177@gmail.com" w:date="2025-11-12T14:44:00Z"/>
        </w:trPr>
        <w:tc>
          <w:tcPr>
            <w:tcW w:w="746" w:type="dxa"/>
            <w:tcBorders>
              <w:top w:val="nil"/>
              <w:left w:val="nil"/>
              <w:bottom w:val="nil"/>
              <w:right w:val="nil"/>
            </w:tcBorders>
          </w:tcPr>
          <w:p w14:paraId="277D193F" w14:textId="77777777" w:rsidR="00C40F89" w:rsidRPr="0026300E" w:rsidRDefault="00C40F89">
            <w:pPr>
              <w:wordWrap/>
              <w:rPr>
                <w:ins w:id="288" w:author="jys083177@gmail.com" w:date="2025-11-12T14:44:00Z" w16du:dateUtc="2025-11-12T05:44:00Z"/>
                <w:rFonts w:ascii="Batang" w:eastAsia="Batang" w:hAnsi="Batang" w:cs="Times New Roman"/>
              </w:rPr>
            </w:pPr>
            <w:ins w:id="289" w:author="jys083177@gmail.com" w:date="2025-11-12T14:44:00Z" w16du:dateUtc="2025-11-12T05:44:00Z">
              <w:r w:rsidRPr="0026300E">
                <w:rPr>
                  <w:rFonts w:ascii="Batang" w:eastAsia="Batang" w:hAnsi="Batang" w:cs="Times New Roman"/>
                </w:rPr>
                <w:t>50</w:t>
              </w:r>
            </w:ins>
          </w:p>
        </w:tc>
        <w:tc>
          <w:tcPr>
            <w:tcW w:w="3061" w:type="dxa"/>
            <w:tcBorders>
              <w:top w:val="nil"/>
              <w:left w:val="nil"/>
              <w:bottom w:val="nil"/>
              <w:right w:val="nil"/>
            </w:tcBorders>
          </w:tcPr>
          <w:p w14:paraId="053E3C37" w14:textId="77777777" w:rsidR="00C40F89" w:rsidRPr="0026300E" w:rsidRDefault="00C40F89">
            <w:pPr>
              <w:wordWrap/>
              <w:rPr>
                <w:ins w:id="290" w:author="jys083177@gmail.com" w:date="2025-11-12T14:44:00Z" w16du:dateUtc="2025-11-12T05:44:00Z"/>
                <w:rFonts w:ascii="Batang" w:eastAsia="Batang" w:hAnsi="Batang" w:cs="Times New Roman"/>
              </w:rPr>
            </w:pPr>
            <w:ins w:id="291" w:author="jys083177@gmail.com" w:date="2025-11-12T14:44:00Z" w16du:dateUtc="2025-11-12T05:44:00Z">
              <w:r w:rsidRPr="0026300E">
                <w:rPr>
                  <w:rFonts w:ascii="Batang" w:eastAsia="Batang" w:hAnsi="Batang" w:cs="Times New Roman"/>
                </w:rPr>
                <w:t>Communication Services</w:t>
              </w:r>
            </w:ins>
          </w:p>
        </w:tc>
        <w:tc>
          <w:tcPr>
            <w:tcW w:w="1110" w:type="dxa"/>
            <w:tcBorders>
              <w:top w:val="nil"/>
              <w:left w:val="nil"/>
              <w:bottom w:val="nil"/>
              <w:right w:val="nil"/>
            </w:tcBorders>
            <w:vAlign w:val="bottom"/>
          </w:tcPr>
          <w:p w14:paraId="3F98B18B" w14:textId="0244CDA2" w:rsidR="00C40F89" w:rsidRPr="0026300E" w:rsidRDefault="000551E4">
            <w:pPr>
              <w:wordWrap/>
              <w:jc w:val="right"/>
              <w:rPr>
                <w:ins w:id="29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1.65</w:t>
            </w:r>
          </w:p>
        </w:tc>
        <w:tc>
          <w:tcPr>
            <w:tcW w:w="1111" w:type="dxa"/>
            <w:tcBorders>
              <w:top w:val="nil"/>
              <w:left w:val="nil"/>
              <w:bottom w:val="nil"/>
              <w:right w:val="nil"/>
            </w:tcBorders>
            <w:vAlign w:val="bottom"/>
          </w:tcPr>
          <w:p w14:paraId="5FDFF7BD" w14:textId="24916D56" w:rsidR="00C40F89" w:rsidRPr="0026300E" w:rsidRDefault="000551E4">
            <w:pPr>
              <w:wordWrap/>
              <w:jc w:val="right"/>
              <w:rPr>
                <w:ins w:id="29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4.86</w:t>
            </w:r>
          </w:p>
        </w:tc>
        <w:tc>
          <w:tcPr>
            <w:tcW w:w="1110" w:type="dxa"/>
            <w:tcBorders>
              <w:top w:val="nil"/>
              <w:left w:val="nil"/>
              <w:bottom w:val="nil"/>
              <w:right w:val="nil"/>
            </w:tcBorders>
            <w:vAlign w:val="bottom"/>
          </w:tcPr>
          <w:p w14:paraId="2E2FEA20" w14:textId="7A1C3988" w:rsidR="00C40F89" w:rsidRPr="0026300E" w:rsidRDefault="000551E4">
            <w:pPr>
              <w:wordWrap/>
              <w:jc w:val="right"/>
              <w:rPr>
                <w:ins w:id="29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-14.55</w:t>
            </w:r>
          </w:p>
        </w:tc>
        <w:tc>
          <w:tcPr>
            <w:tcW w:w="1111" w:type="dxa"/>
            <w:tcBorders>
              <w:top w:val="nil"/>
              <w:left w:val="nil"/>
              <w:bottom w:val="nil"/>
              <w:right w:val="nil"/>
            </w:tcBorders>
            <w:vAlign w:val="bottom"/>
          </w:tcPr>
          <w:p w14:paraId="7F3586A4" w14:textId="27D81D94" w:rsidR="00C40F89" w:rsidRPr="0026300E" w:rsidRDefault="000551E4">
            <w:pPr>
              <w:wordWrap/>
              <w:jc w:val="right"/>
              <w:rPr>
                <w:ins w:id="29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15.8</w:t>
            </w:r>
          </w:p>
        </w:tc>
        <w:tc>
          <w:tcPr>
            <w:tcW w:w="1111" w:type="dxa"/>
            <w:tcBorders>
              <w:top w:val="nil"/>
              <w:left w:val="nil"/>
              <w:bottom w:val="nil"/>
              <w:right w:val="nil"/>
            </w:tcBorders>
            <w:vAlign w:val="center"/>
          </w:tcPr>
          <w:p w14:paraId="437B4A8C" w14:textId="77777777" w:rsidR="00C40F89" w:rsidRPr="0026300E" w:rsidRDefault="00C40F89">
            <w:pPr>
              <w:wordWrap/>
              <w:jc w:val="right"/>
              <w:rPr>
                <w:ins w:id="296" w:author="jys083177@gmail.com" w:date="2025-11-12T14:44:00Z" w16du:dateUtc="2025-11-12T05:44:00Z"/>
                <w:rFonts w:ascii="Batang" w:eastAsia="Batang" w:hAnsi="Batang" w:cs="Times New Roman"/>
              </w:rPr>
            </w:pPr>
          </w:p>
        </w:tc>
      </w:tr>
      <w:tr w:rsidR="00C40F89" w:rsidRPr="0026300E" w14:paraId="5B922743" w14:textId="77777777" w:rsidTr="000551E4">
        <w:trPr>
          <w:ins w:id="297" w:author="jys083177@gmail.com" w:date="2025-11-12T14:44:00Z"/>
        </w:trPr>
        <w:tc>
          <w:tcPr>
            <w:tcW w:w="746" w:type="dxa"/>
            <w:tcBorders>
              <w:top w:val="nil"/>
              <w:left w:val="nil"/>
              <w:bottom w:val="nil"/>
              <w:right w:val="nil"/>
            </w:tcBorders>
          </w:tcPr>
          <w:p w14:paraId="3392401D" w14:textId="77777777" w:rsidR="00C40F89" w:rsidRPr="0026300E" w:rsidRDefault="00C40F89">
            <w:pPr>
              <w:wordWrap/>
              <w:rPr>
                <w:ins w:id="298" w:author="jys083177@gmail.com" w:date="2025-11-12T14:44:00Z" w16du:dateUtc="2025-11-12T05:44:00Z"/>
                <w:rFonts w:ascii="Batang" w:eastAsia="Batang" w:hAnsi="Batang" w:cs="Times New Roman"/>
              </w:rPr>
            </w:pPr>
            <w:ins w:id="299" w:author="jys083177@gmail.com" w:date="2025-11-12T14:44:00Z" w16du:dateUtc="2025-11-12T05:44:00Z">
              <w:r w:rsidRPr="0026300E">
                <w:rPr>
                  <w:rFonts w:ascii="Batang" w:eastAsia="Batang" w:hAnsi="Batang" w:cs="Times New Roman"/>
                </w:rPr>
                <w:t>55</w:t>
              </w:r>
            </w:ins>
          </w:p>
        </w:tc>
        <w:tc>
          <w:tcPr>
            <w:tcW w:w="3061" w:type="dxa"/>
            <w:tcBorders>
              <w:top w:val="nil"/>
              <w:left w:val="nil"/>
              <w:bottom w:val="nil"/>
              <w:right w:val="nil"/>
            </w:tcBorders>
          </w:tcPr>
          <w:p w14:paraId="0CB26C62" w14:textId="77777777" w:rsidR="00C40F89" w:rsidRPr="0026300E" w:rsidRDefault="00C40F89">
            <w:pPr>
              <w:wordWrap/>
              <w:rPr>
                <w:ins w:id="300" w:author="jys083177@gmail.com" w:date="2025-11-12T14:44:00Z" w16du:dateUtc="2025-11-12T05:44:00Z"/>
                <w:rFonts w:ascii="Batang" w:eastAsia="Batang" w:hAnsi="Batang" w:cs="Times New Roman"/>
              </w:rPr>
            </w:pPr>
            <w:ins w:id="301" w:author="jys083177@gmail.com" w:date="2025-11-12T14:44:00Z" w16du:dateUtc="2025-11-12T05:44:00Z">
              <w:r w:rsidRPr="0026300E">
                <w:rPr>
                  <w:rFonts w:ascii="Batang" w:eastAsia="Batang" w:hAnsi="Batang" w:cs="Times New Roman"/>
                </w:rPr>
                <w:t>Utilities</w:t>
              </w:r>
            </w:ins>
          </w:p>
        </w:tc>
        <w:tc>
          <w:tcPr>
            <w:tcW w:w="1110" w:type="dxa"/>
            <w:tcBorders>
              <w:top w:val="nil"/>
              <w:left w:val="nil"/>
              <w:bottom w:val="nil"/>
              <w:right w:val="nil"/>
            </w:tcBorders>
            <w:vAlign w:val="bottom"/>
          </w:tcPr>
          <w:p w14:paraId="33F4A8E5" w14:textId="28F38451" w:rsidR="00C40F89" w:rsidRPr="0026300E" w:rsidRDefault="000551E4">
            <w:pPr>
              <w:wordWrap/>
              <w:jc w:val="right"/>
              <w:rPr>
                <w:ins w:id="30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0.92</w:t>
            </w:r>
          </w:p>
        </w:tc>
        <w:tc>
          <w:tcPr>
            <w:tcW w:w="1111" w:type="dxa"/>
            <w:tcBorders>
              <w:top w:val="nil"/>
              <w:left w:val="nil"/>
              <w:bottom w:val="nil"/>
              <w:right w:val="nil"/>
            </w:tcBorders>
            <w:vAlign w:val="bottom"/>
          </w:tcPr>
          <w:p w14:paraId="4C0022FF" w14:textId="2127F131" w:rsidR="00C40F89" w:rsidRPr="0026300E" w:rsidRDefault="000551E4">
            <w:pPr>
              <w:wordWrap/>
              <w:jc w:val="right"/>
              <w:rPr>
                <w:ins w:id="30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4.5</w:t>
            </w:r>
          </w:p>
        </w:tc>
        <w:tc>
          <w:tcPr>
            <w:tcW w:w="1110" w:type="dxa"/>
            <w:tcBorders>
              <w:top w:val="nil"/>
              <w:left w:val="nil"/>
              <w:bottom w:val="nil"/>
              <w:right w:val="nil"/>
            </w:tcBorders>
            <w:vAlign w:val="bottom"/>
          </w:tcPr>
          <w:p w14:paraId="3C4B6741" w14:textId="145CAF82" w:rsidR="00C40F89" w:rsidRPr="0026300E" w:rsidRDefault="000551E4">
            <w:pPr>
              <w:wordWrap/>
              <w:jc w:val="right"/>
              <w:rPr>
                <w:ins w:id="30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-11.22</w:t>
            </w:r>
          </w:p>
        </w:tc>
        <w:tc>
          <w:tcPr>
            <w:tcW w:w="1111" w:type="dxa"/>
            <w:tcBorders>
              <w:top w:val="nil"/>
              <w:left w:val="nil"/>
              <w:bottom w:val="nil"/>
              <w:right w:val="nil"/>
            </w:tcBorders>
            <w:vAlign w:val="bottom"/>
          </w:tcPr>
          <w:p w14:paraId="33C5018E" w14:textId="42C5C560" w:rsidR="00C40F89" w:rsidRPr="0026300E" w:rsidRDefault="000551E4">
            <w:pPr>
              <w:wordWrap/>
              <w:jc w:val="right"/>
              <w:rPr>
                <w:ins w:id="30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10.74</w:t>
            </w:r>
          </w:p>
        </w:tc>
        <w:tc>
          <w:tcPr>
            <w:tcW w:w="1111" w:type="dxa"/>
            <w:tcBorders>
              <w:top w:val="nil"/>
              <w:left w:val="nil"/>
              <w:bottom w:val="nil"/>
              <w:right w:val="nil"/>
            </w:tcBorders>
            <w:vAlign w:val="center"/>
          </w:tcPr>
          <w:p w14:paraId="27D96F5E" w14:textId="77777777" w:rsidR="00C40F89" w:rsidRPr="0026300E" w:rsidRDefault="00C40F89">
            <w:pPr>
              <w:wordWrap/>
              <w:jc w:val="right"/>
              <w:rPr>
                <w:ins w:id="306" w:author="jys083177@gmail.com" w:date="2025-11-12T14:44:00Z" w16du:dateUtc="2025-11-12T05:44:00Z"/>
                <w:rFonts w:ascii="Batang" w:eastAsia="Batang" w:hAnsi="Batang" w:cs="Times New Roman"/>
              </w:rPr>
            </w:pPr>
          </w:p>
        </w:tc>
      </w:tr>
      <w:tr w:rsidR="00C40F89" w:rsidRPr="0026300E" w14:paraId="243D3C7E" w14:textId="77777777" w:rsidTr="000551E4">
        <w:trPr>
          <w:ins w:id="307" w:author="jys083177@gmail.com" w:date="2025-11-12T14:44:00Z"/>
        </w:trPr>
        <w:tc>
          <w:tcPr>
            <w:tcW w:w="746" w:type="dxa"/>
            <w:tcBorders>
              <w:top w:val="nil"/>
              <w:left w:val="nil"/>
              <w:bottom w:val="single" w:sz="4" w:space="0" w:color="auto"/>
              <w:right w:val="nil"/>
            </w:tcBorders>
          </w:tcPr>
          <w:p w14:paraId="10F92570" w14:textId="77777777" w:rsidR="00C40F89" w:rsidRPr="0026300E" w:rsidRDefault="00C40F89">
            <w:pPr>
              <w:wordWrap/>
              <w:rPr>
                <w:ins w:id="308" w:author="jys083177@gmail.com" w:date="2025-11-12T14:44:00Z" w16du:dateUtc="2025-11-12T05:44:00Z"/>
                <w:rFonts w:ascii="Batang" w:eastAsia="Batang" w:hAnsi="Batang" w:cs="Times New Roman"/>
              </w:rPr>
            </w:pPr>
            <w:ins w:id="309" w:author="jys083177@gmail.com" w:date="2025-11-12T14:44:00Z" w16du:dateUtc="2025-11-12T05:44:00Z">
              <w:r w:rsidRPr="0026300E">
                <w:rPr>
                  <w:rFonts w:ascii="Batang" w:eastAsia="Batang" w:hAnsi="Batang" w:cs="Times New Roman"/>
                </w:rPr>
                <w:t>60</w:t>
              </w:r>
            </w:ins>
          </w:p>
        </w:tc>
        <w:tc>
          <w:tcPr>
            <w:tcW w:w="3061" w:type="dxa"/>
            <w:tcBorders>
              <w:top w:val="nil"/>
              <w:left w:val="nil"/>
              <w:bottom w:val="single" w:sz="4" w:space="0" w:color="auto"/>
              <w:right w:val="nil"/>
            </w:tcBorders>
          </w:tcPr>
          <w:p w14:paraId="411DE2F9" w14:textId="77777777" w:rsidR="00C40F89" w:rsidRPr="0026300E" w:rsidRDefault="00C40F89">
            <w:pPr>
              <w:wordWrap/>
              <w:rPr>
                <w:ins w:id="310" w:author="jys083177@gmail.com" w:date="2025-11-12T14:44:00Z" w16du:dateUtc="2025-11-12T05:44:00Z"/>
                <w:rFonts w:ascii="Batang" w:eastAsia="Batang" w:hAnsi="Batang" w:cs="Times New Roman"/>
              </w:rPr>
            </w:pPr>
            <w:ins w:id="311" w:author="jys083177@gmail.com" w:date="2025-11-12T14:44:00Z" w16du:dateUtc="2025-11-12T05:44:00Z">
              <w:r w:rsidRPr="0026300E">
                <w:rPr>
                  <w:rFonts w:ascii="Batang" w:eastAsia="Batang" w:hAnsi="Batang" w:cs="Times New Roman"/>
                </w:rPr>
                <w:t>Real Estate</w:t>
              </w:r>
            </w:ins>
          </w:p>
        </w:tc>
        <w:tc>
          <w:tcPr>
            <w:tcW w:w="1110" w:type="dxa"/>
            <w:tcBorders>
              <w:top w:val="nil"/>
              <w:left w:val="nil"/>
              <w:bottom w:val="single" w:sz="4" w:space="0" w:color="auto"/>
              <w:right w:val="nil"/>
            </w:tcBorders>
            <w:vAlign w:val="bottom"/>
          </w:tcPr>
          <w:p w14:paraId="32994785" w14:textId="3831C1BA" w:rsidR="00C40F89" w:rsidRPr="0026300E" w:rsidRDefault="000551E4">
            <w:pPr>
              <w:wordWrap/>
              <w:jc w:val="right"/>
              <w:rPr>
                <w:ins w:id="31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0.93</w:t>
            </w:r>
          </w:p>
        </w:tc>
        <w:tc>
          <w:tcPr>
            <w:tcW w:w="1111" w:type="dxa"/>
            <w:tcBorders>
              <w:top w:val="nil"/>
              <w:left w:val="nil"/>
              <w:bottom w:val="single" w:sz="4" w:space="0" w:color="auto"/>
              <w:right w:val="nil"/>
            </w:tcBorders>
            <w:vAlign w:val="bottom"/>
          </w:tcPr>
          <w:p w14:paraId="3D5983B8" w14:textId="67E1CBD8" w:rsidR="00C40F89" w:rsidRPr="0026300E" w:rsidRDefault="000551E4">
            <w:pPr>
              <w:wordWrap/>
              <w:jc w:val="right"/>
              <w:rPr>
                <w:ins w:id="31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4.94</w:t>
            </w:r>
          </w:p>
        </w:tc>
        <w:tc>
          <w:tcPr>
            <w:tcW w:w="1110" w:type="dxa"/>
            <w:tcBorders>
              <w:top w:val="nil"/>
              <w:left w:val="nil"/>
              <w:bottom w:val="single" w:sz="4" w:space="0" w:color="auto"/>
              <w:right w:val="nil"/>
            </w:tcBorders>
            <w:vAlign w:val="bottom"/>
          </w:tcPr>
          <w:p w14:paraId="2E1F11D8" w14:textId="5C55FE0D" w:rsidR="00C40F89" w:rsidRPr="0026300E" w:rsidRDefault="000551E4">
            <w:pPr>
              <w:wordWrap/>
              <w:jc w:val="right"/>
              <w:rPr>
                <w:ins w:id="31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-12.88</w:t>
            </w:r>
          </w:p>
        </w:tc>
        <w:tc>
          <w:tcPr>
            <w:tcW w:w="1111" w:type="dxa"/>
            <w:tcBorders>
              <w:top w:val="nil"/>
              <w:left w:val="nil"/>
              <w:bottom w:val="single" w:sz="4" w:space="0" w:color="auto"/>
              <w:right w:val="nil"/>
            </w:tcBorders>
            <w:vAlign w:val="bottom"/>
          </w:tcPr>
          <w:p w14:paraId="78FC69CD" w14:textId="6A0017BB" w:rsidR="00C40F89" w:rsidRPr="0026300E" w:rsidRDefault="000551E4">
            <w:pPr>
              <w:wordWrap/>
              <w:jc w:val="right"/>
              <w:rPr>
                <w:ins w:id="31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12.68</w:t>
            </w:r>
          </w:p>
        </w:tc>
        <w:tc>
          <w:tcPr>
            <w:tcW w:w="1111" w:type="dxa"/>
            <w:tcBorders>
              <w:top w:val="nil"/>
              <w:left w:val="nil"/>
              <w:bottom w:val="single" w:sz="4" w:space="0" w:color="auto"/>
              <w:right w:val="nil"/>
            </w:tcBorders>
            <w:vAlign w:val="center"/>
          </w:tcPr>
          <w:p w14:paraId="0673D19E" w14:textId="77777777" w:rsidR="00C40F89" w:rsidRPr="0026300E" w:rsidRDefault="00C40F89">
            <w:pPr>
              <w:wordWrap/>
              <w:jc w:val="right"/>
              <w:rPr>
                <w:ins w:id="316" w:author="jys083177@gmail.com" w:date="2025-11-12T14:44:00Z" w16du:dateUtc="2025-11-12T05:44:00Z"/>
                <w:rFonts w:ascii="Batang" w:eastAsia="Batang" w:hAnsi="Batang" w:cs="Times New Roman"/>
              </w:rPr>
            </w:pPr>
          </w:p>
        </w:tc>
      </w:tr>
      <w:tr w:rsidR="00C40F89" w:rsidRPr="0026300E" w14:paraId="07CAFAA0" w14:textId="77777777" w:rsidTr="000551E4">
        <w:trPr>
          <w:ins w:id="317" w:author="jys083177@gmail.com" w:date="2025-11-12T14:44:00Z"/>
        </w:trPr>
        <w:tc>
          <w:tcPr>
            <w:tcW w:w="3807" w:type="dxa"/>
            <w:gridSpan w:val="2"/>
            <w:tcBorders>
              <w:top w:val="single" w:sz="4" w:space="0" w:color="auto"/>
              <w:left w:val="nil"/>
              <w:bottom w:val="single" w:sz="4" w:space="0" w:color="auto"/>
              <w:right w:val="nil"/>
            </w:tcBorders>
          </w:tcPr>
          <w:p w14:paraId="5C467A0D" w14:textId="77777777" w:rsidR="00C40F89" w:rsidRPr="0026300E" w:rsidRDefault="00C40F89">
            <w:pPr>
              <w:wordWrap/>
              <w:rPr>
                <w:ins w:id="318" w:author="jys083177@gmail.com" w:date="2025-11-12T14:44:00Z" w16du:dateUtc="2025-11-12T05:44:00Z"/>
                <w:rFonts w:ascii="Batang" w:eastAsia="Batang" w:hAnsi="Batang" w:cs="Times New Roman"/>
              </w:rPr>
            </w:pPr>
            <w:ins w:id="319" w:author="jys083177@gmail.com" w:date="2025-11-12T14:44:00Z" w16du:dateUtc="2025-11-12T05:44:00Z">
              <w:r w:rsidRPr="0026300E">
                <w:rPr>
                  <w:rFonts w:ascii="Batang" w:eastAsia="Batang" w:hAnsi="Batang" w:cs="Times New Roman"/>
                </w:rPr>
                <w:t>Market Portfolio</w:t>
              </w:r>
            </w:ins>
          </w:p>
        </w:tc>
        <w:tc>
          <w:tcPr>
            <w:tcW w:w="1110" w:type="dxa"/>
            <w:tcBorders>
              <w:top w:val="single" w:sz="4" w:space="0" w:color="auto"/>
              <w:left w:val="nil"/>
              <w:bottom w:val="single" w:sz="4" w:space="0" w:color="auto"/>
              <w:right w:val="nil"/>
            </w:tcBorders>
            <w:vAlign w:val="center"/>
          </w:tcPr>
          <w:p w14:paraId="16C51B1E" w14:textId="729229D9" w:rsidR="00C40F89" w:rsidRPr="0026300E" w:rsidRDefault="00B86902">
            <w:pPr>
              <w:wordWrap/>
              <w:jc w:val="right"/>
              <w:rPr>
                <w:ins w:id="320" w:author="jys083177@gmail.com" w:date="2025-11-12T14:44:00Z" w16du:dateUtc="2025-11-12T05:44:00Z"/>
                <w:rFonts w:ascii="Batang" w:eastAsia="Batang" w:hAnsi="Batang" w:cs="Times New Roman"/>
              </w:rPr>
            </w:pPr>
            <w:r>
              <w:rPr>
                <w:rFonts w:ascii="Batang" w:eastAsia="Batang" w:hAnsi="Batang" w:cs="Times New Roman" w:hint="eastAsia"/>
              </w:rPr>
              <w:t>1.57</w:t>
            </w:r>
          </w:p>
        </w:tc>
        <w:tc>
          <w:tcPr>
            <w:tcW w:w="1111" w:type="dxa"/>
            <w:tcBorders>
              <w:top w:val="single" w:sz="4" w:space="0" w:color="auto"/>
              <w:left w:val="nil"/>
              <w:bottom w:val="single" w:sz="4" w:space="0" w:color="auto"/>
              <w:right w:val="nil"/>
            </w:tcBorders>
            <w:vAlign w:val="bottom"/>
          </w:tcPr>
          <w:p w14:paraId="22AE11EF" w14:textId="7E6CAC3F" w:rsidR="00C40F89" w:rsidRPr="0026300E" w:rsidRDefault="00B86902">
            <w:pPr>
              <w:wordWrap/>
              <w:jc w:val="right"/>
              <w:rPr>
                <w:ins w:id="321" w:author="jys083177@gmail.com" w:date="2025-11-12T14:44:00Z" w16du:dateUtc="2025-11-12T05:44:00Z"/>
                <w:rFonts w:ascii="Batang" w:eastAsia="Batang" w:hAnsi="Batang" w:cs="Times New Roman"/>
              </w:rPr>
            </w:pPr>
            <w:r>
              <w:rPr>
                <w:rFonts w:ascii="Batang" w:eastAsia="Batang" w:hAnsi="Batang" w:cs="Times New Roman" w:hint="eastAsia"/>
              </w:rPr>
              <w:t>4.42</w:t>
            </w:r>
          </w:p>
        </w:tc>
        <w:tc>
          <w:tcPr>
            <w:tcW w:w="1110" w:type="dxa"/>
            <w:tcBorders>
              <w:top w:val="single" w:sz="4" w:space="0" w:color="auto"/>
              <w:left w:val="nil"/>
              <w:bottom w:val="single" w:sz="4" w:space="0" w:color="auto"/>
              <w:right w:val="nil"/>
            </w:tcBorders>
            <w:vAlign w:val="bottom"/>
          </w:tcPr>
          <w:p w14:paraId="0AF2D4F8" w14:textId="73EDCC2A" w:rsidR="00C40F89" w:rsidRPr="0026300E" w:rsidRDefault="00B86902">
            <w:pPr>
              <w:wordWrap/>
              <w:jc w:val="right"/>
              <w:rPr>
                <w:ins w:id="322" w:author="jys083177@gmail.com" w:date="2025-11-12T14:44:00Z" w16du:dateUtc="2025-11-12T05:44:00Z"/>
                <w:rFonts w:ascii="Batang" w:eastAsia="Batang" w:hAnsi="Batang" w:cs="Times New Roman"/>
              </w:rPr>
            </w:pPr>
            <w:r>
              <w:rPr>
                <w:rFonts w:ascii="Batang" w:eastAsia="Batang" w:hAnsi="Batang" w:cs="Times New Roman" w:hint="eastAsia"/>
              </w:rPr>
              <w:t>-10.1</w:t>
            </w:r>
          </w:p>
        </w:tc>
        <w:tc>
          <w:tcPr>
            <w:tcW w:w="1111" w:type="dxa"/>
            <w:tcBorders>
              <w:top w:val="single" w:sz="4" w:space="0" w:color="auto"/>
              <w:left w:val="nil"/>
              <w:bottom w:val="single" w:sz="4" w:space="0" w:color="auto"/>
              <w:right w:val="nil"/>
            </w:tcBorders>
            <w:vAlign w:val="bottom"/>
          </w:tcPr>
          <w:p w14:paraId="20E0EB16" w14:textId="0807E115" w:rsidR="00C40F89" w:rsidRPr="0026300E" w:rsidRDefault="00B86902">
            <w:pPr>
              <w:wordWrap/>
              <w:jc w:val="right"/>
              <w:rPr>
                <w:ins w:id="323" w:author="jys083177@gmail.com" w:date="2025-11-12T14:44:00Z" w16du:dateUtc="2025-11-12T05:44:00Z"/>
                <w:rFonts w:ascii="Batang" w:eastAsia="Batang" w:hAnsi="Batang" w:cs="Times New Roman"/>
              </w:rPr>
            </w:pPr>
            <w:r>
              <w:rPr>
                <w:rFonts w:ascii="Batang" w:eastAsia="Batang" w:hAnsi="Batang" w:cs="Times New Roman" w:hint="eastAsia"/>
              </w:rPr>
              <w:t>13.39</w:t>
            </w:r>
          </w:p>
        </w:tc>
        <w:tc>
          <w:tcPr>
            <w:tcW w:w="1111" w:type="dxa"/>
            <w:tcBorders>
              <w:top w:val="single" w:sz="4" w:space="0" w:color="auto"/>
              <w:left w:val="nil"/>
              <w:bottom w:val="single" w:sz="4" w:space="0" w:color="auto"/>
              <w:right w:val="nil"/>
            </w:tcBorders>
            <w:vAlign w:val="bottom"/>
          </w:tcPr>
          <w:p w14:paraId="6FA77F49" w14:textId="0EB2B295" w:rsidR="00C40F89" w:rsidRPr="0026300E" w:rsidRDefault="00C40F89">
            <w:pPr>
              <w:wordWrap/>
              <w:jc w:val="right"/>
              <w:rPr>
                <w:ins w:id="324" w:author="jys083177@gmail.com" w:date="2025-11-12T14:44:00Z" w16du:dateUtc="2025-11-12T05:44:00Z"/>
                <w:rFonts w:ascii="Batang" w:eastAsia="Batang" w:hAnsi="Batang" w:cs="Times New Roman"/>
              </w:rPr>
            </w:pPr>
          </w:p>
        </w:tc>
      </w:tr>
    </w:tbl>
    <w:p w14:paraId="10FD7D35" w14:textId="77777777" w:rsidR="00C40F89" w:rsidRPr="00BB5F7D" w:rsidRDefault="00C40F89" w:rsidP="00C40F89">
      <w:pPr>
        <w:wordWrap/>
        <w:rPr>
          <w:rFonts w:ascii="Batang" w:eastAsia="Batang" w:hAnsi="Batang" w:cs="Times New Roman"/>
        </w:rPr>
      </w:pPr>
    </w:p>
    <w:p w14:paraId="3FB16C94" w14:textId="77777777" w:rsidR="00233E69" w:rsidRPr="00BB5F7D" w:rsidRDefault="00233E69" w:rsidP="00C40F89">
      <w:pPr>
        <w:wordWrap/>
        <w:rPr>
          <w:ins w:id="325" w:author="jys083177@gmail.com" w:date="2025-11-12T14:44:00Z" w16du:dateUtc="2025-11-12T05:44:00Z"/>
          <w:rFonts w:ascii="Batang" w:eastAsia="Batang" w:hAnsi="Batang" w:cs="Times New Roman"/>
        </w:rPr>
      </w:pPr>
    </w:p>
    <w:p w14:paraId="2A4C8AC3" w14:textId="23A76CFC" w:rsidR="00C40F89" w:rsidRPr="00BB5F7D" w:rsidRDefault="00C40F89" w:rsidP="00C40F89">
      <w:pPr>
        <w:wordWrap/>
        <w:rPr>
          <w:ins w:id="326" w:author="jys083177@gmail.com" w:date="2025-11-12T14:44:00Z" w16du:dateUtc="2025-11-12T05:44:00Z"/>
          <w:rFonts w:ascii="Batang" w:eastAsia="Batang" w:hAnsi="Batang" w:cs="Times New Roman"/>
        </w:rPr>
      </w:pPr>
      <w:ins w:id="327" w:author="jys083177@gmail.com" w:date="2025-11-12T14:44:00Z" w16du:dateUtc="2025-11-12T05:44:00Z">
        <w:r w:rsidRPr="00BB5F7D">
          <w:rPr>
            <w:rFonts w:ascii="Batang" w:eastAsia="Batang" w:hAnsi="Batang" w:cs="Times New Roman"/>
          </w:rPr>
          <w:t xml:space="preserve">Panel </w:t>
        </w:r>
      </w:ins>
      <w:r w:rsidR="00AE6B45">
        <w:rPr>
          <w:rFonts w:ascii="Batang" w:eastAsia="Batang" w:hAnsi="Batang" w:cs="Times New Roman" w:hint="eastAsia"/>
        </w:rPr>
        <w:t>B</w:t>
      </w:r>
      <w:ins w:id="328" w:author="jys083177@gmail.com" w:date="2025-11-12T14:44:00Z" w16du:dateUtc="2025-11-12T05:44:00Z">
        <w:r w:rsidRPr="00BB5F7D">
          <w:rPr>
            <w:rFonts w:ascii="Batang" w:eastAsia="Batang" w:hAnsi="Batang" w:cs="Times New Roman"/>
          </w:rPr>
          <w:t>: Accounting Fundamentals by Sector (Median Values)</w:t>
        </w:r>
      </w:ins>
      <w:ins w:id="329" w:author="jys083177@gmail.com" w:date="2025-11-12T15:22:00Z" w16du:dateUtc="2025-11-12T06:22:00Z">
        <w:r w:rsidR="00AE6B45">
          <w:rPr>
            <w:rFonts w:ascii="Batang" w:eastAsia="Batang" w:hAnsi="Batang" w:cs="Times New Roman" w:hint="eastAsia"/>
          </w:rPr>
          <w:t xml:space="preserve"> </w:t>
        </w:r>
      </w:ins>
    </w:p>
    <w:tbl>
      <w:tblPr>
        <w:tblStyle w:val="TableGrid"/>
        <w:tblW w:w="4998"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7"/>
        <w:gridCol w:w="1723"/>
        <w:gridCol w:w="852"/>
        <w:gridCol w:w="993"/>
        <w:gridCol w:w="708"/>
        <w:gridCol w:w="851"/>
        <w:gridCol w:w="992"/>
        <w:gridCol w:w="851"/>
        <w:gridCol w:w="1559"/>
      </w:tblGrid>
      <w:tr w:rsidR="00865C95" w:rsidRPr="007D4B70" w14:paraId="5224B9F8" w14:textId="7FDFF9FF" w:rsidTr="007059EA">
        <w:trPr>
          <w:trHeight w:val="1415"/>
          <w:ins w:id="330" w:author="jys083177@gmail.com" w:date="2025-11-12T14:44:00Z"/>
        </w:trPr>
        <w:tc>
          <w:tcPr>
            <w:tcW w:w="827" w:type="dxa"/>
            <w:tcBorders>
              <w:top w:val="single" w:sz="4" w:space="0" w:color="auto"/>
              <w:bottom w:val="single" w:sz="4" w:space="0" w:color="auto"/>
            </w:tcBorders>
            <w:vAlign w:val="center"/>
          </w:tcPr>
          <w:p w14:paraId="55741941" w14:textId="77777777" w:rsidR="00865C95" w:rsidRPr="007D4B70" w:rsidRDefault="00865C95">
            <w:pPr>
              <w:wordWrap/>
              <w:jc w:val="center"/>
              <w:rPr>
                <w:ins w:id="331" w:author="jys083177@gmail.com" w:date="2025-11-12T14:44:00Z" w16du:dateUtc="2025-11-12T05:44:00Z"/>
                <w:rFonts w:ascii="Batang" w:eastAsia="Batang" w:hAnsi="Batang" w:cs="Times New Roman"/>
              </w:rPr>
            </w:pPr>
            <w:ins w:id="332" w:author="jys083177@gmail.com" w:date="2025-11-12T14:44:00Z" w16du:dateUtc="2025-11-12T05:44:00Z">
              <w:r w:rsidRPr="007D4B70">
                <w:rPr>
                  <w:rFonts w:ascii="Batang" w:eastAsia="Batang" w:hAnsi="Batang" w:cs="Times New Roman"/>
                </w:rPr>
                <w:t>GICS Code</w:t>
              </w:r>
            </w:ins>
          </w:p>
        </w:tc>
        <w:tc>
          <w:tcPr>
            <w:tcW w:w="1723" w:type="dxa"/>
            <w:tcBorders>
              <w:top w:val="single" w:sz="4" w:space="0" w:color="auto"/>
              <w:bottom w:val="single" w:sz="4" w:space="0" w:color="auto"/>
            </w:tcBorders>
            <w:vAlign w:val="center"/>
          </w:tcPr>
          <w:p w14:paraId="61F9B837" w14:textId="77777777" w:rsidR="00865C95" w:rsidRPr="007D4B70" w:rsidRDefault="00865C95" w:rsidP="00B178DE">
            <w:pPr>
              <w:wordWrap/>
              <w:jc w:val="center"/>
              <w:rPr>
                <w:ins w:id="333" w:author="jys083177@gmail.com" w:date="2025-11-12T14:44:00Z" w16du:dateUtc="2025-11-12T05:44:00Z"/>
                <w:rFonts w:ascii="Batang" w:eastAsia="Batang" w:hAnsi="Batang" w:cs="Times New Roman"/>
              </w:rPr>
            </w:pPr>
            <w:ins w:id="334" w:author="jys083177@gmail.com" w:date="2025-11-12T14:44:00Z" w16du:dateUtc="2025-11-12T05:44:00Z">
              <w:r w:rsidRPr="007D4B70">
                <w:rPr>
                  <w:rFonts w:ascii="Batang" w:eastAsia="Batang" w:hAnsi="Batang" w:cs="Times New Roman"/>
                </w:rPr>
                <w:t>Sector Name</w:t>
              </w:r>
            </w:ins>
          </w:p>
        </w:tc>
        <w:tc>
          <w:tcPr>
            <w:tcW w:w="852" w:type="dxa"/>
            <w:tcBorders>
              <w:top w:val="single" w:sz="4" w:space="0" w:color="auto"/>
              <w:bottom w:val="single" w:sz="4" w:space="0" w:color="auto"/>
            </w:tcBorders>
            <w:vAlign w:val="center"/>
          </w:tcPr>
          <w:p w14:paraId="441CFB82" w14:textId="5361C578" w:rsidR="00865C95" w:rsidRPr="007D4B70" w:rsidRDefault="00865C95" w:rsidP="00D56AD2">
            <w:pPr>
              <w:wordWrap/>
              <w:jc w:val="center"/>
              <w:rPr>
                <w:ins w:id="335" w:author="jys083177@gmail.com" w:date="2025-11-12T14:44:00Z" w16du:dateUtc="2025-11-12T05:44:00Z"/>
                <w:rFonts w:ascii="Batang" w:eastAsia="Batang" w:hAnsi="Batang" w:cs="Times New Roman"/>
              </w:rPr>
            </w:pPr>
            <w:r w:rsidRPr="0030425D">
              <w:rPr>
                <w:rFonts w:ascii="Batang" w:eastAsia="Batang" w:hAnsi="Batang" w:cs="Times New Roman"/>
              </w:rPr>
              <w:t>B/M</w:t>
            </w:r>
            <w:r>
              <w:rPr>
                <w:rStyle w:val="FootnoteReference"/>
                <w:rFonts w:ascii="Batang" w:eastAsia="Batang" w:hAnsi="Batang" w:cs="Times New Roman"/>
              </w:rPr>
              <w:footnoteReference w:id="1"/>
            </w:r>
          </w:p>
        </w:tc>
        <w:tc>
          <w:tcPr>
            <w:tcW w:w="993" w:type="dxa"/>
            <w:tcBorders>
              <w:top w:val="single" w:sz="4" w:space="0" w:color="auto"/>
              <w:bottom w:val="single" w:sz="4" w:space="0" w:color="auto"/>
            </w:tcBorders>
            <w:vAlign w:val="center"/>
          </w:tcPr>
          <w:p w14:paraId="26E988CA" w14:textId="6954DDAD" w:rsidR="00865C95" w:rsidRPr="007D4B70" w:rsidRDefault="00865C95" w:rsidP="00D56AD2">
            <w:pPr>
              <w:wordWrap/>
              <w:jc w:val="center"/>
              <w:rPr>
                <w:ins w:id="336" w:author="jys083177@gmail.com" w:date="2025-11-12T14:44:00Z" w16du:dateUtc="2025-11-12T05:44:00Z"/>
                <w:rFonts w:ascii="Batang" w:eastAsia="Batang" w:hAnsi="Batang" w:cs="Times New Roman"/>
              </w:rPr>
            </w:pPr>
            <w:proofErr w:type="spellStart"/>
            <w:r w:rsidRPr="00C151E7">
              <w:rPr>
                <w:rFonts w:ascii="Batang" w:eastAsia="Batang" w:hAnsi="Batang" w:cs="Times New Roman"/>
              </w:rPr>
              <w:t>CAPEi</w:t>
            </w:r>
            <w:proofErr w:type="spellEnd"/>
            <w:r>
              <w:rPr>
                <w:rStyle w:val="FootnoteReference"/>
                <w:rFonts w:ascii="Batang" w:eastAsia="Batang" w:hAnsi="Batang" w:cs="Times New Roman"/>
              </w:rPr>
              <w:footnoteReference w:id="2"/>
            </w:r>
          </w:p>
        </w:tc>
        <w:tc>
          <w:tcPr>
            <w:tcW w:w="708" w:type="dxa"/>
            <w:tcBorders>
              <w:top w:val="single" w:sz="4" w:space="0" w:color="auto"/>
              <w:bottom w:val="single" w:sz="4" w:space="0" w:color="auto"/>
            </w:tcBorders>
            <w:vAlign w:val="center"/>
          </w:tcPr>
          <w:p w14:paraId="683169B3" w14:textId="351A8466" w:rsidR="00865C95" w:rsidRPr="007D4B70" w:rsidRDefault="00865C95" w:rsidP="00D56AD2">
            <w:pPr>
              <w:wordWrap/>
              <w:jc w:val="center"/>
              <w:rPr>
                <w:ins w:id="337" w:author="jys083177@gmail.com" w:date="2025-11-12T14:44:00Z" w16du:dateUtc="2025-11-12T05:44:00Z"/>
                <w:rFonts w:ascii="Batang" w:eastAsia="Batang" w:hAnsi="Batang" w:cs="Times New Roman"/>
              </w:rPr>
            </w:pPr>
            <w:r w:rsidRPr="00C151E7">
              <w:rPr>
                <w:rFonts w:ascii="Batang" w:eastAsia="Batang" w:hAnsi="Batang" w:cs="Times New Roman"/>
              </w:rPr>
              <w:t>ROA (%)</w:t>
            </w:r>
          </w:p>
        </w:tc>
        <w:tc>
          <w:tcPr>
            <w:tcW w:w="851" w:type="dxa"/>
            <w:tcBorders>
              <w:top w:val="single" w:sz="4" w:space="0" w:color="auto"/>
              <w:bottom w:val="single" w:sz="4" w:space="0" w:color="auto"/>
            </w:tcBorders>
            <w:vAlign w:val="center"/>
          </w:tcPr>
          <w:p w14:paraId="4AB0DA55" w14:textId="00EBB9A7" w:rsidR="00865C95" w:rsidRPr="007D4B70" w:rsidRDefault="00865C95" w:rsidP="00D56AD2">
            <w:pPr>
              <w:wordWrap/>
              <w:jc w:val="center"/>
              <w:rPr>
                <w:ins w:id="338" w:author="jys083177@gmail.com" w:date="2025-11-12T14:44:00Z" w16du:dateUtc="2025-11-12T05:44:00Z"/>
                <w:rFonts w:ascii="Batang" w:eastAsia="Batang" w:hAnsi="Batang" w:cs="Times New Roman"/>
              </w:rPr>
            </w:pPr>
            <w:r w:rsidRPr="00C151E7">
              <w:rPr>
                <w:rFonts w:ascii="Batang" w:eastAsia="Batang" w:hAnsi="Batang" w:cs="Times New Roman"/>
              </w:rPr>
              <w:t>ROE (%)</w:t>
            </w:r>
          </w:p>
        </w:tc>
        <w:tc>
          <w:tcPr>
            <w:tcW w:w="992" w:type="dxa"/>
            <w:tcBorders>
              <w:top w:val="single" w:sz="4" w:space="0" w:color="auto"/>
              <w:bottom w:val="single" w:sz="4" w:space="0" w:color="auto"/>
            </w:tcBorders>
            <w:vAlign w:val="center"/>
          </w:tcPr>
          <w:p w14:paraId="7DB4D4B4" w14:textId="06EADCCA" w:rsidR="00865C95" w:rsidRPr="007D4B70" w:rsidRDefault="00865C95" w:rsidP="00D56AD2">
            <w:pPr>
              <w:wordWrap/>
              <w:jc w:val="center"/>
              <w:rPr>
                <w:ins w:id="339" w:author="jys083177@gmail.com" w:date="2025-11-12T14:44:00Z" w16du:dateUtc="2025-11-12T05:44:00Z"/>
                <w:rFonts w:ascii="Batang" w:eastAsia="Batang" w:hAnsi="Batang" w:cs="Times New Roman"/>
              </w:rPr>
            </w:pPr>
            <w:r w:rsidRPr="00CC58B3">
              <w:rPr>
                <w:rFonts w:ascii="Batang" w:eastAsia="Batang" w:hAnsi="Batang" w:cs="Times New Roman"/>
              </w:rPr>
              <w:t>GPRO</w:t>
            </w:r>
            <w:r>
              <w:rPr>
                <w:rFonts w:ascii="Batang" w:eastAsia="Batang" w:hAnsi="Batang" w:cs="Times New Roman"/>
              </w:rPr>
              <w:t>F (</w:t>
            </w:r>
            <w:r w:rsidRPr="00CC58B3">
              <w:rPr>
                <w:rFonts w:ascii="Batang" w:eastAsia="Batang" w:hAnsi="Batang" w:cs="Times New Roman"/>
              </w:rPr>
              <w:t>%</w:t>
            </w:r>
            <w:r>
              <w:rPr>
                <w:rFonts w:ascii="Batang" w:eastAsia="Batang" w:hAnsi="Batang" w:cs="Times New Roman" w:hint="eastAsia"/>
              </w:rPr>
              <w:t>)</w:t>
            </w:r>
            <w:r>
              <w:rPr>
                <w:rStyle w:val="FootnoteReference"/>
                <w:rFonts w:ascii="Batang" w:eastAsia="Batang" w:hAnsi="Batang" w:cs="Times New Roman"/>
              </w:rPr>
              <w:footnoteReference w:id="3"/>
            </w:r>
          </w:p>
        </w:tc>
        <w:tc>
          <w:tcPr>
            <w:tcW w:w="851" w:type="dxa"/>
            <w:tcBorders>
              <w:top w:val="single" w:sz="4" w:space="0" w:color="auto"/>
              <w:bottom w:val="single" w:sz="4" w:space="0" w:color="auto"/>
            </w:tcBorders>
            <w:vAlign w:val="center"/>
          </w:tcPr>
          <w:p w14:paraId="4629BBD4" w14:textId="3C8342DC" w:rsidR="00865C95" w:rsidRPr="007D4B70" w:rsidRDefault="00865C95" w:rsidP="00D56AD2">
            <w:pPr>
              <w:wordWrap/>
              <w:jc w:val="center"/>
              <w:rPr>
                <w:rFonts w:ascii="Batang" w:eastAsia="Batang" w:hAnsi="Batang" w:cs="Times New Roman"/>
              </w:rPr>
            </w:pPr>
            <w:r>
              <w:rPr>
                <w:rFonts w:ascii="Batang" w:eastAsia="Batang" w:hAnsi="Batang" w:cs="Times New Roman"/>
              </w:rPr>
              <w:t>NPM (</w:t>
            </w:r>
            <w:r>
              <w:rPr>
                <w:rFonts w:ascii="Batang" w:eastAsia="Batang" w:hAnsi="Batang" w:cs="Times New Roman" w:hint="eastAsia"/>
              </w:rPr>
              <w:t>%)</w:t>
            </w:r>
            <w:r>
              <w:rPr>
                <w:rStyle w:val="FootnoteReference"/>
                <w:rFonts w:ascii="Batang" w:eastAsia="Batang" w:hAnsi="Batang" w:cs="Times New Roman"/>
              </w:rPr>
              <w:footnoteReference w:id="4"/>
            </w:r>
          </w:p>
        </w:tc>
        <w:tc>
          <w:tcPr>
            <w:tcW w:w="1559" w:type="dxa"/>
            <w:tcBorders>
              <w:top w:val="single" w:sz="4" w:space="0" w:color="auto"/>
              <w:bottom w:val="single" w:sz="4" w:space="0" w:color="auto"/>
            </w:tcBorders>
            <w:vAlign w:val="center"/>
          </w:tcPr>
          <w:p w14:paraId="52C3C746" w14:textId="77777777" w:rsidR="00865C95" w:rsidRDefault="00865C95" w:rsidP="00D56AD2">
            <w:pPr>
              <w:wordWrap/>
              <w:jc w:val="center"/>
              <w:rPr>
                <w:rFonts w:ascii="Batang" w:eastAsia="Batang" w:hAnsi="Batang" w:cs="Times New Roman"/>
              </w:rPr>
            </w:pPr>
            <w:r w:rsidRPr="00C07EE3">
              <w:rPr>
                <w:rFonts w:ascii="Batang" w:eastAsia="Batang" w:hAnsi="Batang" w:cs="Times New Roman"/>
              </w:rPr>
              <w:t>D/C</w:t>
            </w:r>
          </w:p>
          <w:p w14:paraId="4E869F40" w14:textId="02DEB85A" w:rsidR="00865C95" w:rsidRPr="00A15297" w:rsidRDefault="00865C95" w:rsidP="00D56AD2">
            <w:pPr>
              <w:wordWrap/>
              <w:jc w:val="center"/>
              <w:rPr>
                <w:rFonts w:ascii="Batang" w:eastAsia="Batang" w:hAnsi="Batang" w:cs="Times New Roman"/>
              </w:rPr>
            </w:pPr>
            <w:r w:rsidRPr="00C07EE3">
              <w:rPr>
                <w:rFonts w:ascii="Batang" w:eastAsia="Batang" w:hAnsi="Batang" w:cs="Times New Roman"/>
              </w:rPr>
              <w:t>(%)</w:t>
            </w:r>
            <w:r>
              <w:rPr>
                <w:rStyle w:val="FootnoteReference"/>
                <w:rFonts w:ascii="Batang" w:eastAsia="Batang" w:hAnsi="Batang" w:cs="Times New Roman"/>
              </w:rPr>
              <w:footnoteReference w:id="5"/>
            </w:r>
          </w:p>
        </w:tc>
      </w:tr>
      <w:tr w:rsidR="00865C95" w:rsidRPr="007D4B70" w14:paraId="0CA9CF11" w14:textId="77777777">
        <w:trPr>
          <w:trHeight w:val="283"/>
          <w:ins w:id="340" w:author="jys083177@gmail.com" w:date="2025-11-12T14:44:00Z"/>
        </w:trPr>
        <w:tc>
          <w:tcPr>
            <w:tcW w:w="827" w:type="dxa"/>
            <w:tcBorders>
              <w:top w:val="single" w:sz="4" w:space="0" w:color="auto"/>
            </w:tcBorders>
            <w:vAlign w:val="center"/>
          </w:tcPr>
          <w:p w14:paraId="46402C00" w14:textId="77777777" w:rsidR="00865C95" w:rsidRPr="007D4B70" w:rsidRDefault="00865C95">
            <w:pPr>
              <w:wordWrap/>
              <w:jc w:val="both"/>
              <w:rPr>
                <w:ins w:id="341" w:author="jys083177@gmail.com" w:date="2025-11-12T14:44:00Z" w16du:dateUtc="2025-11-12T05:44:00Z"/>
                <w:rFonts w:ascii="Batang" w:eastAsia="Batang" w:hAnsi="Batang" w:cs="Times New Roman"/>
              </w:rPr>
            </w:pPr>
            <w:ins w:id="342" w:author="jys083177@gmail.com" w:date="2025-11-12T14:44:00Z" w16du:dateUtc="2025-11-12T05:44:00Z">
              <w:r w:rsidRPr="007D4B70">
                <w:rPr>
                  <w:rFonts w:ascii="Batang" w:eastAsia="Batang" w:hAnsi="Batang" w:cs="Times New Roman"/>
                </w:rPr>
                <w:t>10</w:t>
              </w:r>
            </w:ins>
          </w:p>
        </w:tc>
        <w:tc>
          <w:tcPr>
            <w:tcW w:w="1723" w:type="dxa"/>
            <w:tcBorders>
              <w:top w:val="single" w:sz="4" w:space="0" w:color="auto"/>
            </w:tcBorders>
            <w:vAlign w:val="center"/>
          </w:tcPr>
          <w:p w14:paraId="26E4C761" w14:textId="77777777" w:rsidR="00865C95" w:rsidRPr="007D4B70" w:rsidRDefault="00865C95">
            <w:pPr>
              <w:wordWrap/>
              <w:jc w:val="both"/>
              <w:rPr>
                <w:ins w:id="343" w:author="jys083177@gmail.com" w:date="2025-11-12T14:44:00Z" w16du:dateUtc="2025-11-12T05:44:00Z"/>
                <w:rFonts w:ascii="Batang" w:eastAsia="Batang" w:hAnsi="Batang" w:cs="Times New Roman"/>
              </w:rPr>
            </w:pPr>
            <w:ins w:id="344" w:author="jys083177@gmail.com" w:date="2025-11-12T14:44:00Z" w16du:dateUtc="2025-11-12T05:44:00Z">
              <w:r w:rsidRPr="007D4B70">
                <w:rPr>
                  <w:rFonts w:ascii="Batang" w:eastAsia="Batang" w:hAnsi="Batang" w:cs="Times New Roman"/>
                </w:rPr>
                <w:t>Energy</w:t>
              </w:r>
            </w:ins>
          </w:p>
        </w:tc>
        <w:tc>
          <w:tcPr>
            <w:tcW w:w="852" w:type="dxa"/>
            <w:tcBorders>
              <w:top w:val="single" w:sz="4" w:space="0" w:color="auto"/>
            </w:tcBorders>
            <w:vAlign w:val="bottom"/>
          </w:tcPr>
          <w:p w14:paraId="31C1A3BD" w14:textId="4B4E459D" w:rsidR="00865C95" w:rsidRPr="007D4B70" w:rsidRDefault="004E5B3B">
            <w:pPr>
              <w:wordWrap/>
              <w:jc w:val="right"/>
              <w:rPr>
                <w:ins w:id="34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0.53</w:t>
            </w:r>
          </w:p>
        </w:tc>
        <w:tc>
          <w:tcPr>
            <w:tcW w:w="993" w:type="dxa"/>
            <w:tcBorders>
              <w:top w:val="single" w:sz="4" w:space="0" w:color="auto"/>
            </w:tcBorders>
            <w:vAlign w:val="bottom"/>
          </w:tcPr>
          <w:p w14:paraId="6CB358C8" w14:textId="14D1850F" w:rsidR="00865C95" w:rsidRPr="007D4B70" w:rsidRDefault="004E5B3B">
            <w:pPr>
              <w:wordWrap/>
              <w:jc w:val="right"/>
              <w:rPr>
                <w:ins w:id="34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19.44</w:t>
            </w:r>
          </w:p>
        </w:tc>
        <w:tc>
          <w:tcPr>
            <w:tcW w:w="708" w:type="dxa"/>
            <w:tcBorders>
              <w:top w:val="single" w:sz="4" w:space="0" w:color="auto"/>
            </w:tcBorders>
            <w:vAlign w:val="bottom"/>
          </w:tcPr>
          <w:p w14:paraId="3761E9AB" w14:textId="44EA4EF0" w:rsidR="00865C95" w:rsidRPr="007D4B70" w:rsidRDefault="004E5B3B">
            <w:pPr>
              <w:wordWrap/>
              <w:jc w:val="right"/>
              <w:rPr>
                <w:ins w:id="34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18.8</w:t>
            </w:r>
          </w:p>
        </w:tc>
        <w:tc>
          <w:tcPr>
            <w:tcW w:w="851" w:type="dxa"/>
            <w:tcBorders>
              <w:top w:val="single" w:sz="4" w:space="0" w:color="auto"/>
            </w:tcBorders>
            <w:vAlign w:val="bottom"/>
          </w:tcPr>
          <w:p w14:paraId="424E0616" w14:textId="6BE339C2" w:rsidR="00865C95" w:rsidRPr="007D4B70" w:rsidRDefault="004E5B3B">
            <w:pPr>
              <w:wordWrap/>
              <w:jc w:val="right"/>
              <w:rPr>
                <w:ins w:id="34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18.15</w:t>
            </w:r>
          </w:p>
        </w:tc>
        <w:tc>
          <w:tcPr>
            <w:tcW w:w="992" w:type="dxa"/>
            <w:tcBorders>
              <w:top w:val="single" w:sz="4" w:space="0" w:color="auto"/>
            </w:tcBorders>
            <w:vAlign w:val="bottom"/>
          </w:tcPr>
          <w:p w14:paraId="464C3FFA" w14:textId="072BA8E3" w:rsidR="00865C95" w:rsidRPr="007D4B70" w:rsidRDefault="004E5B3B">
            <w:pPr>
              <w:wordWrap/>
              <w:jc w:val="right"/>
              <w:rPr>
                <w:ins w:id="34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19.2</w:t>
            </w:r>
          </w:p>
        </w:tc>
        <w:tc>
          <w:tcPr>
            <w:tcW w:w="851" w:type="dxa"/>
            <w:tcBorders>
              <w:top w:val="single" w:sz="4" w:space="0" w:color="auto"/>
            </w:tcBorders>
            <w:vAlign w:val="bottom"/>
          </w:tcPr>
          <w:p w14:paraId="38CEFEED" w14:textId="30FAC509"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14.1</w:t>
            </w:r>
          </w:p>
        </w:tc>
        <w:tc>
          <w:tcPr>
            <w:tcW w:w="1559" w:type="dxa"/>
            <w:tcBorders>
              <w:top w:val="single" w:sz="4" w:space="0" w:color="auto"/>
            </w:tcBorders>
            <w:vAlign w:val="bottom"/>
          </w:tcPr>
          <w:p w14:paraId="370350EA" w14:textId="1F65C96E"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40.6</w:t>
            </w:r>
          </w:p>
        </w:tc>
      </w:tr>
      <w:tr w:rsidR="00865C95" w:rsidRPr="007D4B70" w14:paraId="546E20A5" w14:textId="77777777">
        <w:trPr>
          <w:trHeight w:val="283"/>
          <w:ins w:id="350" w:author="jys083177@gmail.com" w:date="2025-11-12T14:44:00Z"/>
        </w:trPr>
        <w:tc>
          <w:tcPr>
            <w:tcW w:w="827" w:type="dxa"/>
            <w:vAlign w:val="center"/>
          </w:tcPr>
          <w:p w14:paraId="6FAE0315" w14:textId="77777777" w:rsidR="00865C95" w:rsidRPr="007D4B70" w:rsidRDefault="00865C95">
            <w:pPr>
              <w:wordWrap/>
              <w:jc w:val="both"/>
              <w:rPr>
                <w:ins w:id="351" w:author="jys083177@gmail.com" w:date="2025-11-12T14:44:00Z" w16du:dateUtc="2025-11-12T05:44:00Z"/>
                <w:rFonts w:ascii="Batang" w:eastAsia="Batang" w:hAnsi="Batang" w:cs="Times New Roman"/>
              </w:rPr>
            </w:pPr>
            <w:ins w:id="352" w:author="jys083177@gmail.com" w:date="2025-11-12T14:44:00Z" w16du:dateUtc="2025-11-12T05:44:00Z">
              <w:r w:rsidRPr="007D4B70">
                <w:rPr>
                  <w:rFonts w:ascii="Batang" w:eastAsia="Batang" w:hAnsi="Batang" w:cs="Times New Roman"/>
                </w:rPr>
                <w:t>15</w:t>
              </w:r>
            </w:ins>
          </w:p>
        </w:tc>
        <w:tc>
          <w:tcPr>
            <w:tcW w:w="1723" w:type="dxa"/>
            <w:vAlign w:val="center"/>
          </w:tcPr>
          <w:p w14:paraId="01B94108" w14:textId="77777777" w:rsidR="00865C95" w:rsidRPr="007D4B70" w:rsidRDefault="00865C95">
            <w:pPr>
              <w:wordWrap/>
              <w:jc w:val="both"/>
              <w:rPr>
                <w:ins w:id="353" w:author="jys083177@gmail.com" w:date="2025-11-12T14:44:00Z" w16du:dateUtc="2025-11-12T05:44:00Z"/>
                <w:rFonts w:ascii="Batang" w:eastAsia="Batang" w:hAnsi="Batang" w:cs="Times New Roman"/>
              </w:rPr>
            </w:pPr>
            <w:ins w:id="354" w:author="jys083177@gmail.com" w:date="2025-11-12T14:44:00Z" w16du:dateUtc="2025-11-12T05:44:00Z">
              <w:r w:rsidRPr="007D4B70">
                <w:rPr>
                  <w:rFonts w:ascii="Batang" w:eastAsia="Batang" w:hAnsi="Batang" w:cs="Times New Roman"/>
                </w:rPr>
                <w:t>Materials</w:t>
              </w:r>
            </w:ins>
          </w:p>
        </w:tc>
        <w:tc>
          <w:tcPr>
            <w:tcW w:w="852" w:type="dxa"/>
            <w:vAlign w:val="bottom"/>
          </w:tcPr>
          <w:p w14:paraId="3B0081E2" w14:textId="1EED4EAA" w:rsidR="00865C95" w:rsidRPr="007D4B70" w:rsidRDefault="004E5B3B">
            <w:pPr>
              <w:wordWrap/>
              <w:jc w:val="right"/>
              <w:rPr>
                <w:ins w:id="35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0.41</w:t>
            </w:r>
          </w:p>
        </w:tc>
        <w:tc>
          <w:tcPr>
            <w:tcW w:w="993" w:type="dxa"/>
            <w:vAlign w:val="bottom"/>
          </w:tcPr>
          <w:p w14:paraId="1D839ADD" w14:textId="10EF9119" w:rsidR="00865C95" w:rsidRPr="007D4B70" w:rsidRDefault="004E5B3B">
            <w:pPr>
              <w:wordWrap/>
              <w:jc w:val="right"/>
              <w:rPr>
                <w:ins w:id="35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26.21</w:t>
            </w:r>
          </w:p>
        </w:tc>
        <w:tc>
          <w:tcPr>
            <w:tcW w:w="708" w:type="dxa"/>
            <w:vAlign w:val="bottom"/>
          </w:tcPr>
          <w:p w14:paraId="5CD8E002" w14:textId="519E2E8B" w:rsidR="00865C95" w:rsidRPr="007D4B70" w:rsidRDefault="004E5B3B">
            <w:pPr>
              <w:wordWrap/>
              <w:jc w:val="right"/>
              <w:rPr>
                <w:ins w:id="35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12.7</w:t>
            </w:r>
          </w:p>
        </w:tc>
        <w:tc>
          <w:tcPr>
            <w:tcW w:w="851" w:type="dxa"/>
            <w:vAlign w:val="bottom"/>
          </w:tcPr>
          <w:p w14:paraId="071690C2" w14:textId="3C6C68C2" w:rsidR="00865C95" w:rsidRPr="007D4B70" w:rsidRDefault="004E5B3B">
            <w:pPr>
              <w:wordWrap/>
              <w:jc w:val="right"/>
              <w:rPr>
                <w:ins w:id="35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15.7</w:t>
            </w:r>
          </w:p>
        </w:tc>
        <w:tc>
          <w:tcPr>
            <w:tcW w:w="992" w:type="dxa"/>
            <w:vAlign w:val="bottom"/>
          </w:tcPr>
          <w:p w14:paraId="07BC28C3" w14:textId="25FBA149" w:rsidR="00865C95" w:rsidRPr="007D4B70" w:rsidRDefault="004E5B3B">
            <w:pPr>
              <w:wordWrap/>
              <w:jc w:val="right"/>
              <w:rPr>
                <w:ins w:id="35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17.9</w:t>
            </w:r>
          </w:p>
        </w:tc>
        <w:tc>
          <w:tcPr>
            <w:tcW w:w="851" w:type="dxa"/>
            <w:vAlign w:val="bottom"/>
          </w:tcPr>
          <w:p w14:paraId="1FD5FD56" w14:textId="416739F2"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9.5</w:t>
            </w:r>
          </w:p>
        </w:tc>
        <w:tc>
          <w:tcPr>
            <w:tcW w:w="1559" w:type="dxa"/>
            <w:vAlign w:val="bottom"/>
          </w:tcPr>
          <w:p w14:paraId="7114A4EF" w14:textId="3026DD3F"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43.6</w:t>
            </w:r>
          </w:p>
        </w:tc>
      </w:tr>
      <w:tr w:rsidR="00865C95" w:rsidRPr="007D4B70" w14:paraId="536EE302" w14:textId="77777777">
        <w:trPr>
          <w:trHeight w:val="283"/>
          <w:ins w:id="360" w:author="jys083177@gmail.com" w:date="2025-11-12T14:44:00Z"/>
        </w:trPr>
        <w:tc>
          <w:tcPr>
            <w:tcW w:w="827" w:type="dxa"/>
            <w:vAlign w:val="center"/>
          </w:tcPr>
          <w:p w14:paraId="08CCC003" w14:textId="77777777" w:rsidR="00865C95" w:rsidRPr="007D4B70" w:rsidRDefault="00865C95">
            <w:pPr>
              <w:wordWrap/>
              <w:jc w:val="both"/>
              <w:rPr>
                <w:ins w:id="361" w:author="jys083177@gmail.com" w:date="2025-11-12T14:44:00Z" w16du:dateUtc="2025-11-12T05:44:00Z"/>
                <w:rFonts w:ascii="Batang" w:eastAsia="Batang" w:hAnsi="Batang" w:cs="Times New Roman"/>
              </w:rPr>
            </w:pPr>
            <w:ins w:id="362" w:author="jys083177@gmail.com" w:date="2025-11-12T14:44:00Z" w16du:dateUtc="2025-11-12T05:44:00Z">
              <w:r w:rsidRPr="007D4B70">
                <w:rPr>
                  <w:rFonts w:ascii="Batang" w:eastAsia="Batang" w:hAnsi="Batang" w:cs="Times New Roman"/>
                </w:rPr>
                <w:t>20</w:t>
              </w:r>
            </w:ins>
          </w:p>
        </w:tc>
        <w:tc>
          <w:tcPr>
            <w:tcW w:w="1723" w:type="dxa"/>
            <w:vAlign w:val="center"/>
          </w:tcPr>
          <w:p w14:paraId="31EEEC43" w14:textId="77777777" w:rsidR="00865C95" w:rsidRPr="007D4B70" w:rsidRDefault="00865C95">
            <w:pPr>
              <w:wordWrap/>
              <w:jc w:val="both"/>
              <w:rPr>
                <w:ins w:id="363" w:author="jys083177@gmail.com" w:date="2025-11-12T14:44:00Z" w16du:dateUtc="2025-11-12T05:44:00Z"/>
                <w:rFonts w:ascii="Batang" w:eastAsia="Batang" w:hAnsi="Batang" w:cs="Times New Roman"/>
              </w:rPr>
            </w:pPr>
            <w:ins w:id="364" w:author="jys083177@gmail.com" w:date="2025-11-12T14:44:00Z" w16du:dateUtc="2025-11-12T05:44:00Z">
              <w:r w:rsidRPr="007D4B70">
                <w:rPr>
                  <w:rFonts w:ascii="Batang" w:eastAsia="Batang" w:hAnsi="Batang" w:cs="Times New Roman"/>
                </w:rPr>
                <w:t>Industrials</w:t>
              </w:r>
            </w:ins>
          </w:p>
        </w:tc>
        <w:tc>
          <w:tcPr>
            <w:tcW w:w="852" w:type="dxa"/>
            <w:vAlign w:val="bottom"/>
          </w:tcPr>
          <w:p w14:paraId="35EA9085" w14:textId="5E0275AE" w:rsidR="00865C95" w:rsidRPr="007D4B70" w:rsidRDefault="004E5B3B">
            <w:pPr>
              <w:wordWrap/>
              <w:jc w:val="right"/>
              <w:rPr>
                <w:ins w:id="36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0.21</w:t>
            </w:r>
          </w:p>
        </w:tc>
        <w:tc>
          <w:tcPr>
            <w:tcW w:w="993" w:type="dxa"/>
            <w:vAlign w:val="bottom"/>
          </w:tcPr>
          <w:p w14:paraId="02B7116A" w14:textId="1F696C1B" w:rsidR="00865C95" w:rsidRPr="007D4B70" w:rsidRDefault="004E5B3B">
            <w:pPr>
              <w:wordWrap/>
              <w:jc w:val="right"/>
              <w:rPr>
                <w:ins w:id="36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27.73</w:t>
            </w:r>
          </w:p>
        </w:tc>
        <w:tc>
          <w:tcPr>
            <w:tcW w:w="708" w:type="dxa"/>
            <w:vAlign w:val="bottom"/>
          </w:tcPr>
          <w:p w14:paraId="4423D3D8" w14:textId="2A64FDC2" w:rsidR="00865C95" w:rsidRPr="007D4B70" w:rsidRDefault="004E5B3B">
            <w:pPr>
              <w:wordWrap/>
              <w:jc w:val="right"/>
              <w:rPr>
                <w:ins w:id="36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14.45</w:t>
            </w:r>
          </w:p>
        </w:tc>
        <w:tc>
          <w:tcPr>
            <w:tcW w:w="851" w:type="dxa"/>
            <w:vAlign w:val="bottom"/>
          </w:tcPr>
          <w:p w14:paraId="2D82D220" w14:textId="7F67CCEC" w:rsidR="00865C95" w:rsidRPr="007D4B70" w:rsidRDefault="004E5B3B">
            <w:pPr>
              <w:wordWrap/>
              <w:jc w:val="right"/>
              <w:rPr>
                <w:ins w:id="36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21.7</w:t>
            </w:r>
          </w:p>
        </w:tc>
        <w:tc>
          <w:tcPr>
            <w:tcW w:w="992" w:type="dxa"/>
            <w:vAlign w:val="bottom"/>
          </w:tcPr>
          <w:p w14:paraId="0EC3D924" w14:textId="4C2D6495" w:rsidR="00865C95" w:rsidRPr="007D4B70" w:rsidRDefault="004E5B3B">
            <w:pPr>
              <w:wordWrap/>
              <w:jc w:val="right"/>
              <w:rPr>
                <w:ins w:id="36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23.5</w:t>
            </w:r>
          </w:p>
        </w:tc>
        <w:tc>
          <w:tcPr>
            <w:tcW w:w="851" w:type="dxa"/>
            <w:vAlign w:val="bottom"/>
          </w:tcPr>
          <w:p w14:paraId="3D419E82" w14:textId="047882DF"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10.8</w:t>
            </w:r>
          </w:p>
        </w:tc>
        <w:tc>
          <w:tcPr>
            <w:tcW w:w="1559" w:type="dxa"/>
            <w:vAlign w:val="bottom"/>
          </w:tcPr>
          <w:p w14:paraId="518E3217" w14:textId="1E415737"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53.45</w:t>
            </w:r>
          </w:p>
        </w:tc>
      </w:tr>
      <w:tr w:rsidR="00865C95" w:rsidRPr="007D4B70" w14:paraId="1E45AC66" w14:textId="77777777">
        <w:trPr>
          <w:trHeight w:val="560"/>
          <w:ins w:id="370" w:author="jys083177@gmail.com" w:date="2025-11-12T14:44:00Z"/>
        </w:trPr>
        <w:tc>
          <w:tcPr>
            <w:tcW w:w="827" w:type="dxa"/>
            <w:vAlign w:val="center"/>
          </w:tcPr>
          <w:p w14:paraId="344828E4" w14:textId="77777777" w:rsidR="00865C95" w:rsidRPr="007D4B70" w:rsidRDefault="00865C95">
            <w:pPr>
              <w:wordWrap/>
              <w:jc w:val="both"/>
              <w:rPr>
                <w:ins w:id="371" w:author="jys083177@gmail.com" w:date="2025-11-12T14:44:00Z" w16du:dateUtc="2025-11-12T05:44:00Z"/>
                <w:rFonts w:ascii="Batang" w:eastAsia="Batang" w:hAnsi="Batang" w:cs="Times New Roman"/>
              </w:rPr>
            </w:pPr>
            <w:ins w:id="372" w:author="jys083177@gmail.com" w:date="2025-11-12T14:44:00Z" w16du:dateUtc="2025-11-12T05:44:00Z">
              <w:r w:rsidRPr="007D4B70">
                <w:rPr>
                  <w:rFonts w:ascii="Batang" w:eastAsia="Batang" w:hAnsi="Batang" w:cs="Times New Roman"/>
                </w:rPr>
                <w:t>25</w:t>
              </w:r>
            </w:ins>
          </w:p>
        </w:tc>
        <w:tc>
          <w:tcPr>
            <w:tcW w:w="1723" w:type="dxa"/>
            <w:vAlign w:val="center"/>
          </w:tcPr>
          <w:p w14:paraId="4F558480" w14:textId="77777777" w:rsidR="00865C95" w:rsidRPr="007D4B70" w:rsidRDefault="00865C95">
            <w:pPr>
              <w:wordWrap/>
              <w:jc w:val="both"/>
              <w:rPr>
                <w:ins w:id="373" w:author="jys083177@gmail.com" w:date="2025-11-12T14:44:00Z" w16du:dateUtc="2025-11-12T05:44:00Z"/>
                <w:rFonts w:ascii="Batang" w:eastAsia="Batang" w:hAnsi="Batang" w:cs="Times New Roman"/>
              </w:rPr>
            </w:pPr>
            <w:ins w:id="374" w:author="jys083177@gmail.com" w:date="2025-11-12T14:44:00Z" w16du:dateUtc="2025-11-12T05:44:00Z">
              <w:r w:rsidRPr="007D4B70">
                <w:rPr>
                  <w:rFonts w:ascii="Batang" w:eastAsia="Batang" w:hAnsi="Batang" w:cs="Times New Roman"/>
                </w:rPr>
                <w:t>Consumer Discretionary</w:t>
              </w:r>
            </w:ins>
          </w:p>
        </w:tc>
        <w:tc>
          <w:tcPr>
            <w:tcW w:w="852" w:type="dxa"/>
            <w:vAlign w:val="bottom"/>
          </w:tcPr>
          <w:p w14:paraId="1EC8FBE4" w14:textId="4BBBA748" w:rsidR="00865C95" w:rsidRPr="007D4B70" w:rsidRDefault="004E5B3B">
            <w:pPr>
              <w:wordWrap/>
              <w:jc w:val="right"/>
              <w:rPr>
                <w:ins w:id="37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0.19</w:t>
            </w:r>
          </w:p>
        </w:tc>
        <w:tc>
          <w:tcPr>
            <w:tcW w:w="993" w:type="dxa"/>
            <w:vAlign w:val="bottom"/>
          </w:tcPr>
          <w:p w14:paraId="1F74280E" w14:textId="790D47E0" w:rsidR="00865C95" w:rsidRPr="007D4B70" w:rsidRDefault="004E5B3B">
            <w:pPr>
              <w:wordWrap/>
              <w:jc w:val="right"/>
              <w:rPr>
                <w:ins w:id="37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24.97</w:t>
            </w:r>
          </w:p>
        </w:tc>
        <w:tc>
          <w:tcPr>
            <w:tcW w:w="708" w:type="dxa"/>
            <w:vAlign w:val="bottom"/>
          </w:tcPr>
          <w:p w14:paraId="46316CD7" w14:textId="0D8B4A99" w:rsidR="00865C95" w:rsidRPr="007D4B70" w:rsidRDefault="004E5B3B">
            <w:pPr>
              <w:wordWrap/>
              <w:jc w:val="right"/>
              <w:rPr>
                <w:ins w:id="37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15.95</w:t>
            </w:r>
          </w:p>
        </w:tc>
        <w:tc>
          <w:tcPr>
            <w:tcW w:w="851" w:type="dxa"/>
            <w:vAlign w:val="bottom"/>
          </w:tcPr>
          <w:p w14:paraId="71294015" w14:textId="33B98A8D" w:rsidR="00865C95" w:rsidRPr="007D4B70" w:rsidRDefault="004E5B3B">
            <w:pPr>
              <w:wordWrap/>
              <w:jc w:val="right"/>
              <w:rPr>
                <w:ins w:id="37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26.15</w:t>
            </w:r>
          </w:p>
        </w:tc>
        <w:tc>
          <w:tcPr>
            <w:tcW w:w="992" w:type="dxa"/>
            <w:vAlign w:val="bottom"/>
          </w:tcPr>
          <w:p w14:paraId="568C4683" w14:textId="70051B30" w:rsidR="00865C95" w:rsidRPr="007D4B70" w:rsidRDefault="004E5B3B">
            <w:pPr>
              <w:wordWrap/>
              <w:jc w:val="right"/>
              <w:rPr>
                <w:ins w:id="37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38.9</w:t>
            </w:r>
          </w:p>
        </w:tc>
        <w:tc>
          <w:tcPr>
            <w:tcW w:w="851" w:type="dxa"/>
            <w:vAlign w:val="bottom"/>
          </w:tcPr>
          <w:p w14:paraId="330B62D7" w14:textId="0EF0E3B9"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9.05</w:t>
            </w:r>
          </w:p>
        </w:tc>
        <w:tc>
          <w:tcPr>
            <w:tcW w:w="1559" w:type="dxa"/>
            <w:vAlign w:val="bottom"/>
          </w:tcPr>
          <w:p w14:paraId="34B01020" w14:textId="4A5CD73F"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70.4</w:t>
            </w:r>
          </w:p>
        </w:tc>
      </w:tr>
      <w:tr w:rsidR="00865C95" w:rsidRPr="007D4B70" w14:paraId="185EC5CB" w14:textId="77777777">
        <w:trPr>
          <w:trHeight w:val="283"/>
          <w:ins w:id="380" w:author="jys083177@gmail.com" w:date="2025-11-12T14:44:00Z"/>
        </w:trPr>
        <w:tc>
          <w:tcPr>
            <w:tcW w:w="827" w:type="dxa"/>
            <w:vAlign w:val="center"/>
          </w:tcPr>
          <w:p w14:paraId="0533BBB1" w14:textId="77777777" w:rsidR="00865C95" w:rsidRPr="007D4B70" w:rsidRDefault="00865C95">
            <w:pPr>
              <w:wordWrap/>
              <w:jc w:val="both"/>
              <w:rPr>
                <w:ins w:id="381" w:author="jys083177@gmail.com" w:date="2025-11-12T14:44:00Z" w16du:dateUtc="2025-11-12T05:44:00Z"/>
                <w:rFonts w:ascii="Batang" w:eastAsia="Batang" w:hAnsi="Batang" w:cs="Times New Roman"/>
              </w:rPr>
            </w:pPr>
            <w:ins w:id="382" w:author="jys083177@gmail.com" w:date="2025-11-12T14:44:00Z" w16du:dateUtc="2025-11-12T05:44:00Z">
              <w:r w:rsidRPr="007D4B70">
                <w:rPr>
                  <w:rFonts w:ascii="Batang" w:eastAsia="Batang" w:hAnsi="Batang" w:cs="Times New Roman"/>
                </w:rPr>
                <w:t>30</w:t>
              </w:r>
            </w:ins>
          </w:p>
        </w:tc>
        <w:tc>
          <w:tcPr>
            <w:tcW w:w="1723" w:type="dxa"/>
            <w:vAlign w:val="center"/>
          </w:tcPr>
          <w:p w14:paraId="2CB415E5" w14:textId="77777777" w:rsidR="00865C95" w:rsidRPr="007D4B70" w:rsidRDefault="00865C95">
            <w:pPr>
              <w:wordWrap/>
              <w:jc w:val="both"/>
              <w:rPr>
                <w:ins w:id="383" w:author="jys083177@gmail.com" w:date="2025-11-12T14:44:00Z" w16du:dateUtc="2025-11-12T05:44:00Z"/>
                <w:rFonts w:ascii="Batang" w:eastAsia="Batang" w:hAnsi="Batang" w:cs="Times New Roman"/>
              </w:rPr>
            </w:pPr>
            <w:ins w:id="384" w:author="jys083177@gmail.com" w:date="2025-11-12T14:44:00Z" w16du:dateUtc="2025-11-12T05:44:00Z">
              <w:r w:rsidRPr="007D4B70">
                <w:rPr>
                  <w:rFonts w:ascii="Batang" w:eastAsia="Batang" w:hAnsi="Batang" w:cs="Times New Roman"/>
                </w:rPr>
                <w:t>Consumer Staples</w:t>
              </w:r>
            </w:ins>
          </w:p>
        </w:tc>
        <w:tc>
          <w:tcPr>
            <w:tcW w:w="852" w:type="dxa"/>
            <w:vAlign w:val="bottom"/>
          </w:tcPr>
          <w:p w14:paraId="13B8CC8F" w14:textId="66BA57B6" w:rsidR="00865C95" w:rsidRPr="007D4B70" w:rsidRDefault="004E5B3B">
            <w:pPr>
              <w:wordWrap/>
              <w:jc w:val="right"/>
              <w:rPr>
                <w:ins w:id="38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0.21</w:t>
            </w:r>
          </w:p>
        </w:tc>
        <w:tc>
          <w:tcPr>
            <w:tcW w:w="993" w:type="dxa"/>
            <w:vAlign w:val="bottom"/>
          </w:tcPr>
          <w:p w14:paraId="338C3FAD" w14:textId="15C3DA6E" w:rsidR="00865C95" w:rsidRPr="007D4B70" w:rsidRDefault="004E5B3B">
            <w:pPr>
              <w:wordWrap/>
              <w:jc w:val="right"/>
              <w:rPr>
                <w:ins w:id="38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26.18</w:t>
            </w:r>
          </w:p>
        </w:tc>
        <w:tc>
          <w:tcPr>
            <w:tcW w:w="708" w:type="dxa"/>
            <w:vAlign w:val="bottom"/>
          </w:tcPr>
          <w:p w14:paraId="26738C64" w14:textId="159F645D" w:rsidR="00865C95" w:rsidRPr="007D4B70" w:rsidRDefault="004E5B3B">
            <w:pPr>
              <w:wordWrap/>
              <w:jc w:val="right"/>
              <w:rPr>
                <w:ins w:id="38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14.3</w:t>
            </w:r>
          </w:p>
        </w:tc>
        <w:tc>
          <w:tcPr>
            <w:tcW w:w="851" w:type="dxa"/>
            <w:vAlign w:val="bottom"/>
          </w:tcPr>
          <w:p w14:paraId="39DDA92D" w14:textId="1ED9F251" w:rsidR="00865C95" w:rsidRPr="007D4B70" w:rsidRDefault="004E5B3B">
            <w:pPr>
              <w:wordWrap/>
              <w:jc w:val="right"/>
              <w:rPr>
                <w:ins w:id="38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20.95</w:t>
            </w:r>
          </w:p>
        </w:tc>
        <w:tc>
          <w:tcPr>
            <w:tcW w:w="992" w:type="dxa"/>
            <w:vAlign w:val="bottom"/>
          </w:tcPr>
          <w:p w14:paraId="07AFFCD1" w14:textId="2A31DF8D" w:rsidR="00865C95" w:rsidRPr="007D4B70" w:rsidRDefault="004E5B3B">
            <w:pPr>
              <w:wordWrap/>
              <w:jc w:val="right"/>
              <w:rPr>
                <w:ins w:id="38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32.95</w:t>
            </w:r>
          </w:p>
        </w:tc>
        <w:tc>
          <w:tcPr>
            <w:tcW w:w="851" w:type="dxa"/>
            <w:vAlign w:val="bottom"/>
          </w:tcPr>
          <w:p w14:paraId="119E7258" w14:textId="5659DAB2"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9</w:t>
            </w:r>
          </w:p>
        </w:tc>
        <w:tc>
          <w:tcPr>
            <w:tcW w:w="1559" w:type="dxa"/>
            <w:vAlign w:val="bottom"/>
          </w:tcPr>
          <w:p w14:paraId="6D67FE21" w14:textId="5027BA87"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60.8</w:t>
            </w:r>
          </w:p>
        </w:tc>
      </w:tr>
      <w:tr w:rsidR="00865C95" w:rsidRPr="007D4B70" w14:paraId="4F6D1306" w14:textId="77777777">
        <w:trPr>
          <w:trHeight w:val="283"/>
          <w:ins w:id="390" w:author="jys083177@gmail.com" w:date="2025-11-12T14:44:00Z"/>
        </w:trPr>
        <w:tc>
          <w:tcPr>
            <w:tcW w:w="827" w:type="dxa"/>
            <w:vAlign w:val="center"/>
          </w:tcPr>
          <w:p w14:paraId="7C5EB61B" w14:textId="77777777" w:rsidR="00865C95" w:rsidRPr="007D4B70" w:rsidRDefault="00865C95">
            <w:pPr>
              <w:wordWrap/>
              <w:jc w:val="both"/>
              <w:rPr>
                <w:ins w:id="391" w:author="jys083177@gmail.com" w:date="2025-11-12T14:44:00Z" w16du:dateUtc="2025-11-12T05:44:00Z"/>
                <w:rFonts w:ascii="Batang" w:eastAsia="Batang" w:hAnsi="Batang" w:cs="Times New Roman"/>
              </w:rPr>
            </w:pPr>
            <w:ins w:id="392" w:author="jys083177@gmail.com" w:date="2025-11-12T14:44:00Z" w16du:dateUtc="2025-11-12T05:44:00Z">
              <w:r w:rsidRPr="007D4B70">
                <w:rPr>
                  <w:rFonts w:ascii="Batang" w:eastAsia="Batang" w:hAnsi="Batang" w:cs="Times New Roman"/>
                </w:rPr>
                <w:t>35</w:t>
              </w:r>
            </w:ins>
          </w:p>
        </w:tc>
        <w:tc>
          <w:tcPr>
            <w:tcW w:w="1723" w:type="dxa"/>
            <w:vAlign w:val="center"/>
          </w:tcPr>
          <w:p w14:paraId="587D1C86" w14:textId="77777777" w:rsidR="00865C95" w:rsidRPr="007D4B70" w:rsidRDefault="00865C95">
            <w:pPr>
              <w:wordWrap/>
              <w:jc w:val="both"/>
              <w:rPr>
                <w:ins w:id="393" w:author="jys083177@gmail.com" w:date="2025-11-12T14:44:00Z" w16du:dateUtc="2025-11-12T05:44:00Z"/>
                <w:rFonts w:ascii="Batang" w:eastAsia="Batang" w:hAnsi="Batang" w:cs="Times New Roman"/>
              </w:rPr>
            </w:pPr>
            <w:ins w:id="394" w:author="jys083177@gmail.com" w:date="2025-11-12T14:44:00Z" w16du:dateUtc="2025-11-12T05:44:00Z">
              <w:r w:rsidRPr="007D4B70">
                <w:rPr>
                  <w:rFonts w:ascii="Batang" w:eastAsia="Batang" w:hAnsi="Batang" w:cs="Times New Roman"/>
                </w:rPr>
                <w:t>Health Care</w:t>
              </w:r>
            </w:ins>
          </w:p>
        </w:tc>
        <w:tc>
          <w:tcPr>
            <w:tcW w:w="852" w:type="dxa"/>
            <w:vAlign w:val="bottom"/>
          </w:tcPr>
          <w:p w14:paraId="52BC1E1D" w14:textId="1F2B9B0C" w:rsidR="00865C95" w:rsidRPr="007D4B70" w:rsidRDefault="004E5B3B">
            <w:pPr>
              <w:wordWrap/>
              <w:jc w:val="right"/>
              <w:rPr>
                <w:ins w:id="39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0.21</w:t>
            </w:r>
          </w:p>
        </w:tc>
        <w:tc>
          <w:tcPr>
            <w:tcW w:w="993" w:type="dxa"/>
            <w:vAlign w:val="bottom"/>
          </w:tcPr>
          <w:p w14:paraId="15DC2BC9" w14:textId="66E7D234" w:rsidR="00865C95" w:rsidRPr="007D4B70" w:rsidRDefault="004E5B3B">
            <w:pPr>
              <w:wordWrap/>
              <w:jc w:val="right"/>
              <w:rPr>
                <w:ins w:id="39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34.82</w:t>
            </w:r>
          </w:p>
        </w:tc>
        <w:tc>
          <w:tcPr>
            <w:tcW w:w="708" w:type="dxa"/>
            <w:vAlign w:val="bottom"/>
          </w:tcPr>
          <w:p w14:paraId="3A886B0D" w14:textId="66781398" w:rsidR="00865C95" w:rsidRPr="007D4B70" w:rsidRDefault="004E5B3B">
            <w:pPr>
              <w:wordWrap/>
              <w:jc w:val="right"/>
              <w:rPr>
                <w:ins w:id="39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13.8</w:t>
            </w:r>
          </w:p>
        </w:tc>
        <w:tc>
          <w:tcPr>
            <w:tcW w:w="851" w:type="dxa"/>
            <w:vAlign w:val="bottom"/>
          </w:tcPr>
          <w:p w14:paraId="1E7FB1EF" w14:textId="27948DFB" w:rsidR="00865C95" w:rsidRPr="007D4B70" w:rsidRDefault="004E5B3B">
            <w:pPr>
              <w:wordWrap/>
              <w:jc w:val="right"/>
              <w:rPr>
                <w:ins w:id="39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17.5</w:t>
            </w:r>
          </w:p>
        </w:tc>
        <w:tc>
          <w:tcPr>
            <w:tcW w:w="992" w:type="dxa"/>
            <w:vAlign w:val="bottom"/>
          </w:tcPr>
          <w:p w14:paraId="23D9D9FE" w14:textId="09178EE8" w:rsidR="00865C95" w:rsidRPr="007D4B70" w:rsidRDefault="004E5B3B">
            <w:pPr>
              <w:wordWrap/>
              <w:jc w:val="right"/>
              <w:rPr>
                <w:ins w:id="39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32.6</w:t>
            </w:r>
          </w:p>
        </w:tc>
        <w:tc>
          <w:tcPr>
            <w:tcW w:w="851" w:type="dxa"/>
            <w:vAlign w:val="bottom"/>
          </w:tcPr>
          <w:p w14:paraId="371A9494" w14:textId="67D22103"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13.2</w:t>
            </w:r>
          </w:p>
        </w:tc>
        <w:tc>
          <w:tcPr>
            <w:tcW w:w="1559" w:type="dxa"/>
            <w:vAlign w:val="bottom"/>
          </w:tcPr>
          <w:p w14:paraId="7E56EC7E" w14:textId="03495BEA"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42.9</w:t>
            </w:r>
          </w:p>
        </w:tc>
      </w:tr>
      <w:tr w:rsidR="00865C95" w:rsidRPr="007D4B70" w14:paraId="378BCEA2" w14:textId="77777777">
        <w:trPr>
          <w:trHeight w:val="283"/>
          <w:ins w:id="400" w:author="jys083177@gmail.com" w:date="2025-11-12T14:44:00Z"/>
        </w:trPr>
        <w:tc>
          <w:tcPr>
            <w:tcW w:w="827" w:type="dxa"/>
            <w:vAlign w:val="center"/>
          </w:tcPr>
          <w:p w14:paraId="6CBAB6A5" w14:textId="77777777" w:rsidR="00865C95" w:rsidRPr="007D4B70" w:rsidRDefault="00865C95">
            <w:pPr>
              <w:wordWrap/>
              <w:jc w:val="both"/>
              <w:rPr>
                <w:ins w:id="401" w:author="jys083177@gmail.com" w:date="2025-11-12T14:44:00Z" w16du:dateUtc="2025-11-12T05:44:00Z"/>
                <w:rFonts w:ascii="Batang" w:eastAsia="Batang" w:hAnsi="Batang" w:cs="Times New Roman"/>
              </w:rPr>
            </w:pPr>
            <w:ins w:id="402" w:author="jys083177@gmail.com" w:date="2025-11-12T14:44:00Z" w16du:dateUtc="2025-11-12T05:44:00Z">
              <w:r w:rsidRPr="007D4B70">
                <w:rPr>
                  <w:rFonts w:ascii="Batang" w:eastAsia="Batang" w:hAnsi="Batang" w:cs="Times New Roman"/>
                </w:rPr>
                <w:t>40</w:t>
              </w:r>
            </w:ins>
          </w:p>
        </w:tc>
        <w:tc>
          <w:tcPr>
            <w:tcW w:w="1723" w:type="dxa"/>
            <w:vAlign w:val="center"/>
          </w:tcPr>
          <w:p w14:paraId="51FDD1B3" w14:textId="77777777" w:rsidR="00865C95" w:rsidRPr="007D4B70" w:rsidRDefault="00865C95">
            <w:pPr>
              <w:wordWrap/>
              <w:jc w:val="both"/>
              <w:rPr>
                <w:ins w:id="403" w:author="jys083177@gmail.com" w:date="2025-11-12T14:44:00Z" w16du:dateUtc="2025-11-12T05:44:00Z"/>
                <w:rFonts w:ascii="Batang" w:eastAsia="Batang" w:hAnsi="Batang" w:cs="Times New Roman"/>
              </w:rPr>
            </w:pPr>
            <w:ins w:id="404" w:author="jys083177@gmail.com" w:date="2025-11-12T14:44:00Z" w16du:dateUtc="2025-11-12T05:44:00Z">
              <w:r w:rsidRPr="007D4B70">
                <w:rPr>
                  <w:rFonts w:ascii="Batang" w:eastAsia="Batang" w:hAnsi="Batang" w:cs="Times New Roman"/>
                </w:rPr>
                <w:t>Financials</w:t>
              </w:r>
            </w:ins>
          </w:p>
        </w:tc>
        <w:tc>
          <w:tcPr>
            <w:tcW w:w="852" w:type="dxa"/>
            <w:vAlign w:val="bottom"/>
          </w:tcPr>
          <w:p w14:paraId="1162A050" w14:textId="3057E219" w:rsidR="00865C95" w:rsidRPr="007D4B70" w:rsidRDefault="004E5B3B">
            <w:pPr>
              <w:wordWrap/>
              <w:jc w:val="right"/>
              <w:rPr>
                <w:ins w:id="40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0.63</w:t>
            </w:r>
          </w:p>
        </w:tc>
        <w:tc>
          <w:tcPr>
            <w:tcW w:w="993" w:type="dxa"/>
            <w:vAlign w:val="bottom"/>
          </w:tcPr>
          <w:p w14:paraId="0FACE034" w14:textId="36899481" w:rsidR="00865C95" w:rsidRPr="007D4B70" w:rsidRDefault="004E5B3B">
            <w:pPr>
              <w:wordWrap/>
              <w:jc w:val="right"/>
              <w:rPr>
                <w:ins w:id="40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15.25</w:t>
            </w:r>
          </w:p>
        </w:tc>
        <w:tc>
          <w:tcPr>
            <w:tcW w:w="708" w:type="dxa"/>
            <w:vAlign w:val="bottom"/>
          </w:tcPr>
          <w:p w14:paraId="7621D4C6" w14:textId="5712E4EA" w:rsidR="00865C95" w:rsidRPr="007D4B70" w:rsidRDefault="004E5B3B">
            <w:pPr>
              <w:wordWrap/>
              <w:jc w:val="right"/>
              <w:rPr>
                <w:ins w:id="40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3.1</w:t>
            </w:r>
          </w:p>
        </w:tc>
        <w:tc>
          <w:tcPr>
            <w:tcW w:w="851" w:type="dxa"/>
            <w:vAlign w:val="bottom"/>
          </w:tcPr>
          <w:p w14:paraId="0AEC9E61" w14:textId="0AE4CCDD" w:rsidR="00865C95" w:rsidRPr="007D4B70" w:rsidRDefault="004E5B3B">
            <w:pPr>
              <w:wordWrap/>
              <w:jc w:val="right"/>
              <w:rPr>
                <w:ins w:id="40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13.25</w:t>
            </w:r>
          </w:p>
        </w:tc>
        <w:tc>
          <w:tcPr>
            <w:tcW w:w="992" w:type="dxa"/>
            <w:vAlign w:val="bottom"/>
          </w:tcPr>
          <w:p w14:paraId="328498D3" w14:textId="0693E453" w:rsidR="00865C95" w:rsidRPr="007D4B70" w:rsidRDefault="004E5B3B">
            <w:pPr>
              <w:wordWrap/>
              <w:jc w:val="right"/>
              <w:rPr>
                <w:ins w:id="40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4.05</w:t>
            </w:r>
          </w:p>
        </w:tc>
        <w:tc>
          <w:tcPr>
            <w:tcW w:w="851" w:type="dxa"/>
            <w:vAlign w:val="bottom"/>
          </w:tcPr>
          <w:p w14:paraId="4F261361" w14:textId="72AAF3CE"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18.15</w:t>
            </w:r>
          </w:p>
        </w:tc>
        <w:tc>
          <w:tcPr>
            <w:tcW w:w="1559" w:type="dxa"/>
            <w:vAlign w:val="bottom"/>
          </w:tcPr>
          <w:p w14:paraId="5B9B326C" w14:textId="235813C2"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40.6</w:t>
            </w:r>
          </w:p>
        </w:tc>
      </w:tr>
      <w:tr w:rsidR="00865C95" w:rsidRPr="007D4B70" w14:paraId="19B642BC" w14:textId="77777777">
        <w:trPr>
          <w:trHeight w:val="560"/>
          <w:ins w:id="410" w:author="jys083177@gmail.com" w:date="2025-11-12T14:44:00Z"/>
        </w:trPr>
        <w:tc>
          <w:tcPr>
            <w:tcW w:w="827" w:type="dxa"/>
            <w:vAlign w:val="center"/>
          </w:tcPr>
          <w:p w14:paraId="0953CFFE" w14:textId="77777777" w:rsidR="00865C95" w:rsidRPr="007D4B70" w:rsidRDefault="00865C95">
            <w:pPr>
              <w:wordWrap/>
              <w:jc w:val="both"/>
              <w:rPr>
                <w:ins w:id="411" w:author="jys083177@gmail.com" w:date="2025-11-12T14:44:00Z" w16du:dateUtc="2025-11-12T05:44:00Z"/>
                <w:rFonts w:ascii="Batang" w:eastAsia="Batang" w:hAnsi="Batang" w:cs="Times New Roman"/>
              </w:rPr>
            </w:pPr>
            <w:ins w:id="412" w:author="jys083177@gmail.com" w:date="2025-11-12T14:44:00Z" w16du:dateUtc="2025-11-12T05:44:00Z">
              <w:r w:rsidRPr="007D4B70">
                <w:rPr>
                  <w:rFonts w:ascii="Batang" w:eastAsia="Batang" w:hAnsi="Batang" w:cs="Times New Roman"/>
                </w:rPr>
                <w:t>45</w:t>
              </w:r>
            </w:ins>
          </w:p>
        </w:tc>
        <w:tc>
          <w:tcPr>
            <w:tcW w:w="1723" w:type="dxa"/>
            <w:vAlign w:val="center"/>
          </w:tcPr>
          <w:p w14:paraId="6F5F0668" w14:textId="77777777" w:rsidR="00865C95" w:rsidRPr="007D4B70" w:rsidRDefault="00865C95">
            <w:pPr>
              <w:wordWrap/>
              <w:jc w:val="both"/>
              <w:rPr>
                <w:ins w:id="413" w:author="jys083177@gmail.com" w:date="2025-11-12T14:44:00Z" w16du:dateUtc="2025-11-12T05:44:00Z"/>
                <w:rFonts w:ascii="Batang" w:eastAsia="Batang" w:hAnsi="Batang" w:cs="Times New Roman"/>
              </w:rPr>
            </w:pPr>
            <w:ins w:id="414" w:author="jys083177@gmail.com" w:date="2025-11-12T14:44:00Z" w16du:dateUtc="2025-11-12T05:44:00Z">
              <w:r w:rsidRPr="007D4B70">
                <w:rPr>
                  <w:rFonts w:ascii="Batang" w:eastAsia="Batang" w:hAnsi="Batang" w:cs="Times New Roman"/>
                </w:rPr>
                <w:t>Information Technology</w:t>
              </w:r>
            </w:ins>
          </w:p>
        </w:tc>
        <w:tc>
          <w:tcPr>
            <w:tcW w:w="852" w:type="dxa"/>
            <w:vAlign w:val="bottom"/>
          </w:tcPr>
          <w:p w14:paraId="2B85BA65" w14:textId="04FABEF0" w:rsidR="00865C95" w:rsidRPr="007D4B70" w:rsidRDefault="004E5B3B">
            <w:pPr>
              <w:wordWrap/>
              <w:jc w:val="right"/>
              <w:rPr>
                <w:ins w:id="41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0.15</w:t>
            </w:r>
          </w:p>
        </w:tc>
        <w:tc>
          <w:tcPr>
            <w:tcW w:w="993" w:type="dxa"/>
            <w:vAlign w:val="bottom"/>
          </w:tcPr>
          <w:p w14:paraId="444C7CD9" w14:textId="227BBF47" w:rsidR="00865C95" w:rsidRPr="007D4B70" w:rsidRDefault="004E5B3B">
            <w:pPr>
              <w:wordWrap/>
              <w:jc w:val="right"/>
              <w:rPr>
                <w:ins w:id="41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39.99</w:t>
            </w:r>
          </w:p>
        </w:tc>
        <w:tc>
          <w:tcPr>
            <w:tcW w:w="708" w:type="dxa"/>
            <w:vAlign w:val="bottom"/>
          </w:tcPr>
          <w:p w14:paraId="455E6799" w14:textId="0065C237" w:rsidR="00865C95" w:rsidRPr="007D4B70" w:rsidRDefault="004E5B3B">
            <w:pPr>
              <w:wordWrap/>
              <w:jc w:val="right"/>
              <w:rPr>
                <w:ins w:id="41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16.7</w:t>
            </w:r>
          </w:p>
        </w:tc>
        <w:tc>
          <w:tcPr>
            <w:tcW w:w="851" w:type="dxa"/>
            <w:vAlign w:val="bottom"/>
          </w:tcPr>
          <w:p w14:paraId="51B93F75" w14:textId="5AD86D07" w:rsidR="00865C95" w:rsidRPr="007D4B70" w:rsidRDefault="004E5B3B">
            <w:pPr>
              <w:wordWrap/>
              <w:jc w:val="right"/>
              <w:rPr>
                <w:ins w:id="41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23.9</w:t>
            </w:r>
          </w:p>
        </w:tc>
        <w:tc>
          <w:tcPr>
            <w:tcW w:w="992" w:type="dxa"/>
            <w:vAlign w:val="bottom"/>
          </w:tcPr>
          <w:p w14:paraId="4AC45467" w14:textId="3BDB9676" w:rsidR="00865C95" w:rsidRPr="007D4B70" w:rsidRDefault="004E5B3B">
            <w:pPr>
              <w:wordWrap/>
              <w:jc w:val="right"/>
              <w:rPr>
                <w:ins w:id="41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36.6</w:t>
            </w:r>
          </w:p>
        </w:tc>
        <w:tc>
          <w:tcPr>
            <w:tcW w:w="851" w:type="dxa"/>
            <w:vAlign w:val="bottom"/>
          </w:tcPr>
          <w:p w14:paraId="48978E6A" w14:textId="72280AD3"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17.8</w:t>
            </w:r>
          </w:p>
        </w:tc>
        <w:tc>
          <w:tcPr>
            <w:tcW w:w="1559" w:type="dxa"/>
            <w:vAlign w:val="bottom"/>
          </w:tcPr>
          <w:p w14:paraId="190C15B4" w14:textId="05343851"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37.35</w:t>
            </w:r>
          </w:p>
        </w:tc>
      </w:tr>
      <w:tr w:rsidR="00865C95" w:rsidRPr="007D4B70" w14:paraId="2EBCFF06" w14:textId="77777777">
        <w:trPr>
          <w:trHeight w:val="568"/>
          <w:ins w:id="420" w:author="jys083177@gmail.com" w:date="2025-11-12T14:44:00Z"/>
        </w:trPr>
        <w:tc>
          <w:tcPr>
            <w:tcW w:w="827" w:type="dxa"/>
            <w:vAlign w:val="center"/>
          </w:tcPr>
          <w:p w14:paraId="7B121AFD" w14:textId="77777777" w:rsidR="00865C95" w:rsidRPr="007D4B70" w:rsidRDefault="00865C95">
            <w:pPr>
              <w:wordWrap/>
              <w:jc w:val="both"/>
              <w:rPr>
                <w:ins w:id="421" w:author="jys083177@gmail.com" w:date="2025-11-12T14:44:00Z" w16du:dateUtc="2025-11-12T05:44:00Z"/>
                <w:rFonts w:ascii="Batang" w:eastAsia="Batang" w:hAnsi="Batang" w:cs="Times New Roman"/>
              </w:rPr>
            </w:pPr>
            <w:ins w:id="422" w:author="jys083177@gmail.com" w:date="2025-11-12T14:44:00Z" w16du:dateUtc="2025-11-12T05:44:00Z">
              <w:r w:rsidRPr="007D4B70">
                <w:rPr>
                  <w:rFonts w:ascii="Batang" w:eastAsia="Batang" w:hAnsi="Batang" w:cs="Times New Roman"/>
                </w:rPr>
                <w:t>50</w:t>
              </w:r>
            </w:ins>
          </w:p>
        </w:tc>
        <w:tc>
          <w:tcPr>
            <w:tcW w:w="1723" w:type="dxa"/>
            <w:vAlign w:val="center"/>
          </w:tcPr>
          <w:p w14:paraId="00A24F14" w14:textId="77777777" w:rsidR="00865C95" w:rsidRPr="007D4B70" w:rsidRDefault="00865C95">
            <w:pPr>
              <w:wordWrap/>
              <w:jc w:val="both"/>
              <w:rPr>
                <w:ins w:id="423" w:author="jys083177@gmail.com" w:date="2025-11-12T14:44:00Z" w16du:dateUtc="2025-11-12T05:44:00Z"/>
                <w:rFonts w:ascii="Batang" w:eastAsia="Batang" w:hAnsi="Batang" w:cs="Times New Roman"/>
              </w:rPr>
            </w:pPr>
            <w:ins w:id="424" w:author="jys083177@gmail.com" w:date="2025-11-12T14:44:00Z" w16du:dateUtc="2025-11-12T05:44:00Z">
              <w:r w:rsidRPr="007D4B70">
                <w:rPr>
                  <w:rFonts w:ascii="Batang" w:eastAsia="Batang" w:hAnsi="Batang" w:cs="Times New Roman"/>
                </w:rPr>
                <w:t>Communication Services</w:t>
              </w:r>
            </w:ins>
          </w:p>
        </w:tc>
        <w:tc>
          <w:tcPr>
            <w:tcW w:w="852" w:type="dxa"/>
            <w:vAlign w:val="bottom"/>
          </w:tcPr>
          <w:p w14:paraId="6DC06CC8" w14:textId="3F61320D" w:rsidR="00865C95" w:rsidRPr="007D4B70" w:rsidRDefault="004E5B3B">
            <w:pPr>
              <w:wordWrap/>
              <w:jc w:val="right"/>
              <w:rPr>
                <w:ins w:id="42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0.47</w:t>
            </w:r>
          </w:p>
        </w:tc>
        <w:tc>
          <w:tcPr>
            <w:tcW w:w="993" w:type="dxa"/>
            <w:vAlign w:val="bottom"/>
          </w:tcPr>
          <w:p w14:paraId="0A1A2F8B" w14:textId="0EC9E029" w:rsidR="00865C95" w:rsidRPr="007D4B70" w:rsidRDefault="004E5B3B">
            <w:pPr>
              <w:wordWrap/>
              <w:jc w:val="right"/>
              <w:rPr>
                <w:ins w:id="42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16.38</w:t>
            </w:r>
          </w:p>
        </w:tc>
        <w:tc>
          <w:tcPr>
            <w:tcW w:w="708" w:type="dxa"/>
            <w:vAlign w:val="bottom"/>
          </w:tcPr>
          <w:p w14:paraId="299EA251" w14:textId="71A94AA6" w:rsidR="00865C95" w:rsidRPr="007D4B70" w:rsidRDefault="004E5B3B">
            <w:pPr>
              <w:wordWrap/>
              <w:jc w:val="right"/>
              <w:rPr>
                <w:ins w:id="42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12.5</w:t>
            </w:r>
          </w:p>
        </w:tc>
        <w:tc>
          <w:tcPr>
            <w:tcW w:w="851" w:type="dxa"/>
            <w:vAlign w:val="bottom"/>
          </w:tcPr>
          <w:p w14:paraId="45C5C774" w14:textId="06A1C6A2" w:rsidR="00865C95" w:rsidRPr="007D4B70" w:rsidRDefault="004E5B3B">
            <w:pPr>
              <w:wordWrap/>
              <w:jc w:val="right"/>
              <w:rPr>
                <w:ins w:id="42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11.3</w:t>
            </w:r>
          </w:p>
        </w:tc>
        <w:tc>
          <w:tcPr>
            <w:tcW w:w="992" w:type="dxa"/>
            <w:vAlign w:val="bottom"/>
          </w:tcPr>
          <w:p w14:paraId="4F8198A9" w14:textId="074DDFF0" w:rsidR="00865C95" w:rsidRPr="007D4B70" w:rsidRDefault="004E5B3B">
            <w:pPr>
              <w:wordWrap/>
              <w:jc w:val="right"/>
              <w:rPr>
                <w:ins w:id="42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21.6</w:t>
            </w:r>
          </w:p>
        </w:tc>
        <w:tc>
          <w:tcPr>
            <w:tcW w:w="851" w:type="dxa"/>
            <w:vAlign w:val="bottom"/>
          </w:tcPr>
          <w:p w14:paraId="6A334A49" w14:textId="5194BEAC"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8.6</w:t>
            </w:r>
          </w:p>
        </w:tc>
        <w:tc>
          <w:tcPr>
            <w:tcW w:w="1559" w:type="dxa"/>
            <w:vAlign w:val="bottom"/>
          </w:tcPr>
          <w:p w14:paraId="59F52C06" w14:textId="5263A712"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57.2</w:t>
            </w:r>
          </w:p>
        </w:tc>
      </w:tr>
      <w:tr w:rsidR="00865C95" w:rsidRPr="007D4B70" w14:paraId="36E4720B" w14:textId="77777777">
        <w:trPr>
          <w:trHeight w:val="275"/>
          <w:ins w:id="430" w:author="jys083177@gmail.com" w:date="2025-11-12T14:44:00Z"/>
        </w:trPr>
        <w:tc>
          <w:tcPr>
            <w:tcW w:w="827" w:type="dxa"/>
            <w:vAlign w:val="center"/>
          </w:tcPr>
          <w:p w14:paraId="285D7525" w14:textId="77777777" w:rsidR="00865C95" w:rsidRPr="007D4B70" w:rsidRDefault="00865C95">
            <w:pPr>
              <w:wordWrap/>
              <w:jc w:val="both"/>
              <w:rPr>
                <w:ins w:id="431" w:author="jys083177@gmail.com" w:date="2025-11-12T14:44:00Z" w16du:dateUtc="2025-11-12T05:44:00Z"/>
                <w:rFonts w:ascii="Batang" w:eastAsia="Batang" w:hAnsi="Batang" w:cs="Times New Roman"/>
              </w:rPr>
            </w:pPr>
            <w:ins w:id="432" w:author="jys083177@gmail.com" w:date="2025-11-12T14:44:00Z" w16du:dateUtc="2025-11-12T05:44:00Z">
              <w:r w:rsidRPr="007D4B70">
                <w:rPr>
                  <w:rFonts w:ascii="Batang" w:eastAsia="Batang" w:hAnsi="Batang" w:cs="Times New Roman"/>
                </w:rPr>
                <w:t>55</w:t>
              </w:r>
            </w:ins>
          </w:p>
        </w:tc>
        <w:tc>
          <w:tcPr>
            <w:tcW w:w="1723" w:type="dxa"/>
            <w:vAlign w:val="center"/>
          </w:tcPr>
          <w:p w14:paraId="2463E65B" w14:textId="77777777" w:rsidR="00865C95" w:rsidRPr="007D4B70" w:rsidRDefault="00865C95">
            <w:pPr>
              <w:wordWrap/>
              <w:jc w:val="both"/>
              <w:rPr>
                <w:ins w:id="433" w:author="jys083177@gmail.com" w:date="2025-11-12T14:44:00Z" w16du:dateUtc="2025-11-12T05:44:00Z"/>
                <w:rFonts w:ascii="Batang" w:eastAsia="Batang" w:hAnsi="Batang" w:cs="Times New Roman"/>
              </w:rPr>
            </w:pPr>
            <w:ins w:id="434" w:author="jys083177@gmail.com" w:date="2025-11-12T14:44:00Z" w16du:dateUtc="2025-11-12T05:44:00Z">
              <w:r w:rsidRPr="007D4B70">
                <w:rPr>
                  <w:rFonts w:ascii="Batang" w:eastAsia="Batang" w:hAnsi="Batang" w:cs="Times New Roman"/>
                </w:rPr>
                <w:t>Utilities</w:t>
              </w:r>
            </w:ins>
          </w:p>
        </w:tc>
        <w:tc>
          <w:tcPr>
            <w:tcW w:w="852" w:type="dxa"/>
            <w:vAlign w:val="bottom"/>
          </w:tcPr>
          <w:p w14:paraId="278909B3" w14:textId="540D4E88" w:rsidR="00865C95" w:rsidRPr="007D4B70" w:rsidRDefault="004E5B3B">
            <w:pPr>
              <w:wordWrap/>
              <w:jc w:val="right"/>
              <w:rPr>
                <w:ins w:id="43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0.66</w:t>
            </w:r>
          </w:p>
        </w:tc>
        <w:tc>
          <w:tcPr>
            <w:tcW w:w="993" w:type="dxa"/>
            <w:vAlign w:val="bottom"/>
          </w:tcPr>
          <w:p w14:paraId="4F45ED4C" w14:textId="1D8A8DF3" w:rsidR="00865C95" w:rsidRPr="007D4B70" w:rsidRDefault="004E5B3B">
            <w:pPr>
              <w:wordWrap/>
              <w:jc w:val="right"/>
              <w:rPr>
                <w:ins w:id="43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25.3</w:t>
            </w:r>
          </w:p>
        </w:tc>
        <w:tc>
          <w:tcPr>
            <w:tcW w:w="708" w:type="dxa"/>
            <w:vAlign w:val="bottom"/>
          </w:tcPr>
          <w:p w14:paraId="48AD4B35" w14:textId="6774753F" w:rsidR="00865C95" w:rsidRPr="007D4B70" w:rsidRDefault="004E5B3B">
            <w:pPr>
              <w:wordWrap/>
              <w:jc w:val="right"/>
              <w:rPr>
                <w:ins w:id="43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7.5</w:t>
            </w:r>
          </w:p>
        </w:tc>
        <w:tc>
          <w:tcPr>
            <w:tcW w:w="851" w:type="dxa"/>
            <w:vAlign w:val="bottom"/>
          </w:tcPr>
          <w:p w14:paraId="3B2B1ED9" w14:textId="79C2E725" w:rsidR="00865C95" w:rsidRPr="007D4B70" w:rsidRDefault="004E5B3B">
            <w:pPr>
              <w:wordWrap/>
              <w:jc w:val="right"/>
              <w:rPr>
                <w:ins w:id="43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7.7</w:t>
            </w:r>
          </w:p>
        </w:tc>
        <w:tc>
          <w:tcPr>
            <w:tcW w:w="992" w:type="dxa"/>
            <w:vAlign w:val="bottom"/>
          </w:tcPr>
          <w:p w14:paraId="004B4892" w14:textId="452A80E9" w:rsidR="00865C95" w:rsidRPr="007D4B70" w:rsidRDefault="004E5B3B">
            <w:pPr>
              <w:wordWrap/>
              <w:jc w:val="right"/>
              <w:rPr>
                <w:ins w:id="43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7.4</w:t>
            </w:r>
          </w:p>
        </w:tc>
        <w:tc>
          <w:tcPr>
            <w:tcW w:w="851" w:type="dxa"/>
            <w:vAlign w:val="bottom"/>
          </w:tcPr>
          <w:p w14:paraId="1959DFA2" w14:textId="0AA037E6"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11.75</w:t>
            </w:r>
          </w:p>
        </w:tc>
        <w:tc>
          <w:tcPr>
            <w:tcW w:w="1559" w:type="dxa"/>
            <w:vAlign w:val="bottom"/>
          </w:tcPr>
          <w:p w14:paraId="355E57E2" w14:textId="3F8D3072"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62.95</w:t>
            </w:r>
          </w:p>
        </w:tc>
      </w:tr>
      <w:tr w:rsidR="00865C95" w:rsidRPr="007D4B70" w14:paraId="7228B1A1" w14:textId="77777777">
        <w:trPr>
          <w:trHeight w:val="283"/>
          <w:ins w:id="440" w:author="jys083177@gmail.com" w:date="2025-11-12T14:44:00Z"/>
        </w:trPr>
        <w:tc>
          <w:tcPr>
            <w:tcW w:w="827" w:type="dxa"/>
            <w:vAlign w:val="center"/>
          </w:tcPr>
          <w:p w14:paraId="2141F63D" w14:textId="77777777" w:rsidR="00865C95" w:rsidRPr="007D4B70" w:rsidRDefault="00865C95">
            <w:pPr>
              <w:wordWrap/>
              <w:jc w:val="both"/>
              <w:rPr>
                <w:ins w:id="441" w:author="jys083177@gmail.com" w:date="2025-11-12T14:44:00Z" w16du:dateUtc="2025-11-12T05:44:00Z"/>
                <w:rFonts w:ascii="Batang" w:eastAsia="Batang" w:hAnsi="Batang" w:cs="Times New Roman"/>
              </w:rPr>
            </w:pPr>
            <w:ins w:id="442" w:author="jys083177@gmail.com" w:date="2025-11-12T14:44:00Z" w16du:dateUtc="2025-11-12T05:44:00Z">
              <w:r w:rsidRPr="007D4B70">
                <w:rPr>
                  <w:rFonts w:ascii="Batang" w:eastAsia="Batang" w:hAnsi="Batang" w:cs="Times New Roman"/>
                </w:rPr>
                <w:t>60</w:t>
              </w:r>
            </w:ins>
          </w:p>
        </w:tc>
        <w:tc>
          <w:tcPr>
            <w:tcW w:w="1723" w:type="dxa"/>
            <w:vAlign w:val="center"/>
          </w:tcPr>
          <w:p w14:paraId="7A904BE3" w14:textId="77777777" w:rsidR="00865C95" w:rsidRPr="007D4B70" w:rsidRDefault="00865C95">
            <w:pPr>
              <w:wordWrap/>
              <w:jc w:val="both"/>
              <w:rPr>
                <w:ins w:id="443" w:author="jys083177@gmail.com" w:date="2025-11-12T14:44:00Z" w16du:dateUtc="2025-11-12T05:44:00Z"/>
                <w:rFonts w:ascii="Batang" w:eastAsia="Batang" w:hAnsi="Batang" w:cs="Times New Roman"/>
              </w:rPr>
            </w:pPr>
            <w:ins w:id="444" w:author="jys083177@gmail.com" w:date="2025-11-12T14:44:00Z" w16du:dateUtc="2025-11-12T05:44:00Z">
              <w:r w:rsidRPr="007D4B70">
                <w:rPr>
                  <w:rFonts w:ascii="Batang" w:eastAsia="Batang" w:hAnsi="Batang" w:cs="Times New Roman"/>
                </w:rPr>
                <w:t>Real Estate</w:t>
              </w:r>
            </w:ins>
          </w:p>
        </w:tc>
        <w:tc>
          <w:tcPr>
            <w:tcW w:w="852" w:type="dxa"/>
            <w:vAlign w:val="bottom"/>
          </w:tcPr>
          <w:p w14:paraId="0CBC397B" w14:textId="2688609B" w:rsidR="00865C95" w:rsidRPr="007D4B70" w:rsidRDefault="004E5B3B">
            <w:pPr>
              <w:wordWrap/>
              <w:jc w:val="right"/>
              <w:rPr>
                <w:ins w:id="44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0.28</w:t>
            </w:r>
          </w:p>
        </w:tc>
        <w:tc>
          <w:tcPr>
            <w:tcW w:w="993" w:type="dxa"/>
            <w:vAlign w:val="bottom"/>
          </w:tcPr>
          <w:p w14:paraId="2BF5DA75" w14:textId="58EECFF5" w:rsidR="00865C95" w:rsidRPr="007D4B70" w:rsidRDefault="004E5B3B">
            <w:pPr>
              <w:wordWrap/>
              <w:jc w:val="right"/>
              <w:rPr>
                <w:ins w:id="44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59.88</w:t>
            </w:r>
          </w:p>
        </w:tc>
        <w:tc>
          <w:tcPr>
            <w:tcW w:w="708" w:type="dxa"/>
            <w:vAlign w:val="bottom"/>
          </w:tcPr>
          <w:p w14:paraId="11CA8BE1" w14:textId="5CACC5F1" w:rsidR="00865C95" w:rsidRPr="007D4B70" w:rsidRDefault="004E5B3B">
            <w:pPr>
              <w:wordWrap/>
              <w:jc w:val="right"/>
              <w:rPr>
                <w:ins w:id="44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9.8</w:t>
            </w:r>
          </w:p>
        </w:tc>
        <w:tc>
          <w:tcPr>
            <w:tcW w:w="851" w:type="dxa"/>
            <w:vAlign w:val="bottom"/>
          </w:tcPr>
          <w:p w14:paraId="2264F442" w14:textId="6B328384" w:rsidR="00865C95" w:rsidRPr="007D4B70" w:rsidRDefault="004E5B3B">
            <w:pPr>
              <w:wordWrap/>
              <w:jc w:val="right"/>
              <w:rPr>
                <w:ins w:id="44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12.9</w:t>
            </w:r>
          </w:p>
        </w:tc>
        <w:tc>
          <w:tcPr>
            <w:tcW w:w="992" w:type="dxa"/>
            <w:vAlign w:val="bottom"/>
          </w:tcPr>
          <w:p w14:paraId="15FB4053" w14:textId="0BEC5E69" w:rsidR="00865C95" w:rsidRPr="007D4B70" w:rsidRDefault="004E5B3B">
            <w:pPr>
              <w:wordWrap/>
              <w:jc w:val="right"/>
              <w:rPr>
                <w:ins w:id="44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16</w:t>
            </w:r>
          </w:p>
        </w:tc>
        <w:tc>
          <w:tcPr>
            <w:tcW w:w="851" w:type="dxa"/>
            <w:vAlign w:val="bottom"/>
          </w:tcPr>
          <w:p w14:paraId="18D843B8" w14:textId="05EE9493"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7.35</w:t>
            </w:r>
          </w:p>
        </w:tc>
        <w:tc>
          <w:tcPr>
            <w:tcW w:w="1559" w:type="dxa"/>
            <w:vAlign w:val="bottom"/>
          </w:tcPr>
          <w:p w14:paraId="1D39E0FB" w14:textId="2CC6883F" w:rsidR="00865C95" w:rsidRPr="007D4B70" w:rsidRDefault="004E5B3B">
            <w:pPr>
              <w:wordWrap/>
              <w:jc w:val="right"/>
              <w:rPr>
                <w:rFonts w:ascii="Batang" w:eastAsia="Batang" w:hAnsi="Batang" w:cs="Times New Roman"/>
              </w:rPr>
            </w:pPr>
            <w:r>
              <w:rPr>
                <w:rFonts w:ascii="Malgun Gothic" w:eastAsia="Malgun Gothic" w:hAnsi="Malgun Gothic" w:hint="eastAsia"/>
                <w:color w:val="000000"/>
                <w:szCs w:val="22"/>
              </w:rPr>
              <w:t>28.9</w:t>
            </w:r>
          </w:p>
        </w:tc>
      </w:tr>
    </w:tbl>
    <w:p w14:paraId="3267C1D9" w14:textId="77777777" w:rsidR="00C40F89" w:rsidRPr="00BB5F7D" w:rsidRDefault="00C40F89" w:rsidP="00C40F89">
      <w:pPr>
        <w:wordWrap/>
        <w:rPr>
          <w:ins w:id="450" w:author="jys083177@gmail.com" w:date="2025-11-12T14:44:00Z" w16du:dateUtc="2025-11-12T05:44:00Z"/>
          <w:rFonts w:ascii="Batang" w:eastAsia="Batang" w:hAnsi="Batang" w:cs="Times New Roman"/>
        </w:rPr>
      </w:pPr>
    </w:p>
    <w:p w14:paraId="31207AD9" w14:textId="071DD0CA" w:rsidR="00AE6B45" w:rsidRPr="00BB5F7D" w:rsidRDefault="00AE6B45" w:rsidP="00AE6B45">
      <w:pPr>
        <w:wordWrap/>
        <w:rPr>
          <w:ins w:id="451" w:author="jys083177@gmail.com" w:date="2025-11-12T14:44:00Z" w16du:dateUtc="2025-11-12T05:44:00Z"/>
          <w:rFonts w:ascii="Batang" w:eastAsia="Batang" w:hAnsi="Batang" w:cs="Times New Roman"/>
        </w:rPr>
      </w:pPr>
      <w:ins w:id="452" w:author="jys083177@gmail.com" w:date="2025-11-12T14:44:00Z" w16du:dateUtc="2025-11-12T05:44:00Z">
        <w:r w:rsidRPr="00BB5F7D">
          <w:rPr>
            <w:rFonts w:ascii="Batang" w:eastAsia="Batang" w:hAnsi="Batang" w:cs="Times New Roman"/>
          </w:rPr>
          <w:t xml:space="preserve">Panel </w:t>
        </w:r>
      </w:ins>
      <w:r>
        <w:rPr>
          <w:rFonts w:ascii="Batang" w:eastAsia="Batang" w:hAnsi="Batang" w:cs="Times New Roman" w:hint="eastAsia"/>
        </w:rPr>
        <w:t>C</w:t>
      </w:r>
      <w:ins w:id="453" w:author="jys083177@gmail.com" w:date="2025-11-12T14:44:00Z" w16du:dateUtc="2025-11-12T05:44:00Z">
        <w:r w:rsidRPr="00BB5F7D">
          <w:rPr>
            <w:rFonts w:ascii="Batang" w:eastAsia="Batang" w:hAnsi="Batang" w:cs="Times New Roman"/>
          </w:rPr>
          <w:t>: Macroeconomic Indicators</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2"/>
        <w:gridCol w:w="788"/>
        <w:gridCol w:w="1270"/>
        <w:gridCol w:w="1270"/>
        <w:gridCol w:w="1270"/>
      </w:tblGrid>
      <w:tr w:rsidR="00AE6B45" w:rsidRPr="00320105" w14:paraId="2F5D060F" w14:textId="77777777" w:rsidTr="00473F7D">
        <w:trPr>
          <w:ins w:id="454" w:author="jys083177@gmail.com" w:date="2025-11-12T14:44:00Z"/>
        </w:trPr>
        <w:tc>
          <w:tcPr>
            <w:tcW w:w="4762" w:type="dxa"/>
            <w:tcBorders>
              <w:top w:val="single" w:sz="4" w:space="0" w:color="auto"/>
              <w:bottom w:val="single" w:sz="4" w:space="0" w:color="auto"/>
            </w:tcBorders>
            <w:vAlign w:val="center"/>
          </w:tcPr>
          <w:p w14:paraId="4615A668" w14:textId="77777777" w:rsidR="00AE6B45" w:rsidRPr="00320105" w:rsidRDefault="00AE6B45">
            <w:pPr>
              <w:wordWrap/>
              <w:jc w:val="center"/>
              <w:rPr>
                <w:ins w:id="455" w:author="jys083177@gmail.com" w:date="2025-11-12T14:44:00Z" w16du:dateUtc="2025-11-12T05:44:00Z"/>
                <w:rFonts w:ascii="Batang" w:eastAsia="Batang" w:hAnsi="Batang" w:cs="Times New Roman"/>
              </w:rPr>
            </w:pPr>
            <w:ins w:id="456" w:author="jys083177@gmail.com" w:date="2025-11-12T14:44:00Z" w16du:dateUtc="2025-11-12T05:44:00Z">
              <w:r w:rsidRPr="00320105">
                <w:rPr>
                  <w:rFonts w:ascii="Batang" w:eastAsia="Batang" w:hAnsi="Batang" w:cs="Times New Roman"/>
                </w:rPr>
                <w:t>Variable</w:t>
              </w:r>
            </w:ins>
          </w:p>
        </w:tc>
        <w:tc>
          <w:tcPr>
            <w:tcW w:w="788" w:type="dxa"/>
            <w:tcBorders>
              <w:top w:val="single" w:sz="4" w:space="0" w:color="auto"/>
              <w:bottom w:val="single" w:sz="4" w:space="0" w:color="auto"/>
            </w:tcBorders>
            <w:vAlign w:val="center"/>
          </w:tcPr>
          <w:p w14:paraId="479DB9E0" w14:textId="77777777" w:rsidR="00AE6B45" w:rsidRPr="00320105" w:rsidRDefault="00AE6B45">
            <w:pPr>
              <w:wordWrap/>
              <w:jc w:val="center"/>
              <w:rPr>
                <w:ins w:id="457" w:author="jys083177@gmail.com" w:date="2025-11-12T14:44:00Z" w16du:dateUtc="2025-11-12T05:44:00Z"/>
                <w:rFonts w:ascii="Batang" w:eastAsia="Batang" w:hAnsi="Batang" w:cs="Times New Roman"/>
              </w:rPr>
            </w:pPr>
            <w:ins w:id="458" w:author="jys083177@gmail.com" w:date="2025-11-12T14:44:00Z" w16du:dateUtc="2025-11-12T05:44:00Z">
              <w:r w:rsidRPr="00320105">
                <w:rPr>
                  <w:rFonts w:ascii="Batang" w:eastAsia="Batang" w:hAnsi="Batang" w:cs="Times New Roman"/>
                </w:rPr>
                <w:t>Mean</w:t>
              </w:r>
            </w:ins>
          </w:p>
        </w:tc>
        <w:tc>
          <w:tcPr>
            <w:tcW w:w="1270" w:type="dxa"/>
            <w:tcBorders>
              <w:top w:val="single" w:sz="4" w:space="0" w:color="auto"/>
              <w:bottom w:val="single" w:sz="4" w:space="0" w:color="auto"/>
            </w:tcBorders>
            <w:vAlign w:val="center"/>
          </w:tcPr>
          <w:p w14:paraId="08F094E7" w14:textId="77777777" w:rsidR="00AE6B45" w:rsidRPr="00320105" w:rsidRDefault="00AE6B45">
            <w:pPr>
              <w:wordWrap/>
              <w:jc w:val="center"/>
              <w:rPr>
                <w:ins w:id="459" w:author="jys083177@gmail.com" w:date="2025-11-12T14:44:00Z" w16du:dateUtc="2025-11-12T05:44:00Z"/>
                <w:rFonts w:ascii="Batang" w:eastAsia="Batang" w:hAnsi="Batang" w:cs="Times New Roman"/>
              </w:rPr>
            </w:pPr>
            <w:ins w:id="460" w:author="jys083177@gmail.com" w:date="2025-11-12T14:44:00Z" w16du:dateUtc="2025-11-12T05:44:00Z">
              <w:r w:rsidRPr="00320105">
                <w:rPr>
                  <w:rFonts w:ascii="Batang" w:eastAsia="Batang" w:hAnsi="Batang" w:cs="Times New Roman"/>
                </w:rPr>
                <w:t>Std Dev</w:t>
              </w:r>
            </w:ins>
          </w:p>
        </w:tc>
        <w:tc>
          <w:tcPr>
            <w:tcW w:w="1270" w:type="dxa"/>
            <w:tcBorders>
              <w:top w:val="single" w:sz="4" w:space="0" w:color="auto"/>
              <w:bottom w:val="single" w:sz="4" w:space="0" w:color="auto"/>
            </w:tcBorders>
            <w:vAlign w:val="center"/>
          </w:tcPr>
          <w:p w14:paraId="108D232F" w14:textId="77777777" w:rsidR="00AE6B45" w:rsidRPr="00320105" w:rsidRDefault="00AE6B45">
            <w:pPr>
              <w:wordWrap/>
              <w:jc w:val="center"/>
              <w:rPr>
                <w:ins w:id="461" w:author="jys083177@gmail.com" w:date="2025-11-12T14:44:00Z" w16du:dateUtc="2025-11-12T05:44:00Z"/>
                <w:rFonts w:ascii="Batang" w:eastAsia="Batang" w:hAnsi="Batang" w:cs="Times New Roman"/>
              </w:rPr>
            </w:pPr>
            <w:ins w:id="462" w:author="jys083177@gmail.com" w:date="2025-11-12T14:44:00Z" w16du:dateUtc="2025-11-12T05:44:00Z">
              <w:r w:rsidRPr="00320105">
                <w:rPr>
                  <w:rFonts w:ascii="Batang" w:eastAsia="Batang" w:hAnsi="Batang" w:cs="Times New Roman"/>
                </w:rPr>
                <w:t>Min</w:t>
              </w:r>
            </w:ins>
          </w:p>
        </w:tc>
        <w:tc>
          <w:tcPr>
            <w:tcW w:w="1270" w:type="dxa"/>
            <w:tcBorders>
              <w:top w:val="single" w:sz="4" w:space="0" w:color="auto"/>
              <w:bottom w:val="single" w:sz="4" w:space="0" w:color="auto"/>
            </w:tcBorders>
            <w:vAlign w:val="center"/>
          </w:tcPr>
          <w:p w14:paraId="118B7D92" w14:textId="77777777" w:rsidR="00AE6B45" w:rsidRPr="00320105" w:rsidRDefault="00AE6B45">
            <w:pPr>
              <w:wordWrap/>
              <w:jc w:val="center"/>
              <w:rPr>
                <w:ins w:id="463" w:author="jys083177@gmail.com" w:date="2025-11-12T14:44:00Z" w16du:dateUtc="2025-11-12T05:44:00Z"/>
                <w:rFonts w:ascii="Batang" w:eastAsia="Batang" w:hAnsi="Batang" w:cs="Times New Roman"/>
              </w:rPr>
            </w:pPr>
            <w:ins w:id="464" w:author="jys083177@gmail.com" w:date="2025-11-12T14:44:00Z" w16du:dateUtc="2025-11-12T05:44:00Z">
              <w:r w:rsidRPr="00320105">
                <w:rPr>
                  <w:rFonts w:ascii="Batang" w:eastAsia="Batang" w:hAnsi="Batang" w:cs="Times New Roman"/>
                </w:rPr>
                <w:t>Max</w:t>
              </w:r>
            </w:ins>
          </w:p>
        </w:tc>
      </w:tr>
      <w:tr w:rsidR="00AE6B45" w:rsidRPr="00320105" w14:paraId="1226B81B" w14:textId="77777777">
        <w:trPr>
          <w:ins w:id="465" w:author="jys083177@gmail.com" w:date="2025-11-12T14:44:00Z"/>
        </w:trPr>
        <w:tc>
          <w:tcPr>
            <w:tcW w:w="4762" w:type="dxa"/>
            <w:tcBorders>
              <w:top w:val="single" w:sz="4" w:space="0" w:color="auto"/>
            </w:tcBorders>
          </w:tcPr>
          <w:p w14:paraId="1EBE33E2" w14:textId="77777777" w:rsidR="00AE6B45" w:rsidRPr="00320105" w:rsidRDefault="00AE6B45">
            <w:pPr>
              <w:wordWrap/>
              <w:rPr>
                <w:ins w:id="466" w:author="jys083177@gmail.com" w:date="2025-11-12T14:44:00Z" w16du:dateUtc="2025-11-12T05:44:00Z"/>
                <w:rFonts w:ascii="Batang" w:eastAsia="Batang" w:hAnsi="Batang" w:cs="Times New Roman"/>
              </w:rPr>
            </w:pPr>
            <w:ins w:id="467" w:author="jys083177@gmail.com" w:date="2025-11-12T14:44:00Z" w16du:dateUtc="2025-11-12T05:44:00Z">
              <w:r w:rsidRPr="00320105">
                <w:rPr>
                  <w:rFonts w:ascii="Batang" w:eastAsia="Batang" w:hAnsi="Batang" w:cs="Times New Roman"/>
                </w:rPr>
                <w:t>Federal Funds Rate (%)</w:t>
              </w:r>
            </w:ins>
          </w:p>
        </w:tc>
        <w:tc>
          <w:tcPr>
            <w:tcW w:w="788" w:type="dxa"/>
            <w:tcBorders>
              <w:top w:val="single" w:sz="4" w:space="0" w:color="auto"/>
            </w:tcBorders>
            <w:vAlign w:val="bottom"/>
          </w:tcPr>
          <w:p w14:paraId="01D9350E" w14:textId="5BEFC748" w:rsidR="00AE6B45" w:rsidRPr="00320105" w:rsidRDefault="00321215">
            <w:pPr>
              <w:wordWrap/>
              <w:jc w:val="right"/>
              <w:rPr>
                <w:ins w:id="46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2.46</w:t>
            </w:r>
          </w:p>
        </w:tc>
        <w:tc>
          <w:tcPr>
            <w:tcW w:w="1270" w:type="dxa"/>
            <w:tcBorders>
              <w:top w:val="single" w:sz="4" w:space="0" w:color="auto"/>
            </w:tcBorders>
            <w:vAlign w:val="bottom"/>
          </w:tcPr>
          <w:p w14:paraId="04D5064C" w14:textId="18BCF3CB" w:rsidR="00AE6B45" w:rsidRPr="00320105" w:rsidRDefault="00321215">
            <w:pPr>
              <w:wordWrap/>
              <w:jc w:val="right"/>
              <w:rPr>
                <w:ins w:id="46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2.34</w:t>
            </w:r>
          </w:p>
        </w:tc>
        <w:tc>
          <w:tcPr>
            <w:tcW w:w="1270" w:type="dxa"/>
            <w:tcBorders>
              <w:top w:val="single" w:sz="4" w:space="0" w:color="auto"/>
            </w:tcBorders>
            <w:vAlign w:val="bottom"/>
          </w:tcPr>
          <w:p w14:paraId="7B5F4B87" w14:textId="23E17609" w:rsidR="00AE6B45" w:rsidRPr="00320105" w:rsidRDefault="00321215">
            <w:pPr>
              <w:wordWrap/>
              <w:jc w:val="right"/>
              <w:rPr>
                <w:ins w:id="470"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0.05</w:t>
            </w:r>
          </w:p>
        </w:tc>
        <w:tc>
          <w:tcPr>
            <w:tcW w:w="1270" w:type="dxa"/>
            <w:tcBorders>
              <w:top w:val="single" w:sz="4" w:space="0" w:color="auto"/>
            </w:tcBorders>
            <w:vAlign w:val="bottom"/>
          </w:tcPr>
          <w:p w14:paraId="11E17A8A" w14:textId="1B79EF18" w:rsidR="00AE6B45" w:rsidRPr="00320105" w:rsidRDefault="00321215">
            <w:pPr>
              <w:wordWrap/>
              <w:jc w:val="right"/>
              <w:rPr>
                <w:ins w:id="471"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5.33</w:t>
            </w:r>
          </w:p>
        </w:tc>
      </w:tr>
      <w:tr w:rsidR="00AE6B45" w:rsidRPr="00320105" w14:paraId="5FBEAC06" w14:textId="77777777">
        <w:trPr>
          <w:ins w:id="472" w:author="jys083177@gmail.com" w:date="2025-11-12T14:44:00Z"/>
        </w:trPr>
        <w:tc>
          <w:tcPr>
            <w:tcW w:w="4762" w:type="dxa"/>
          </w:tcPr>
          <w:p w14:paraId="7271B195" w14:textId="5335A38E" w:rsidR="00AE6B45" w:rsidRPr="00320105" w:rsidRDefault="00214A75">
            <w:pPr>
              <w:wordWrap/>
              <w:rPr>
                <w:ins w:id="473" w:author="jys083177@gmail.com" w:date="2025-11-12T14:44:00Z" w16du:dateUtc="2025-11-12T05:44:00Z"/>
                <w:rFonts w:ascii="Batang" w:eastAsia="Batang" w:hAnsi="Batang" w:cs="Times New Roman"/>
              </w:rPr>
            </w:pPr>
            <w:r w:rsidRPr="00214A75">
              <w:rPr>
                <w:rFonts w:ascii="Batang" w:eastAsia="Batang" w:hAnsi="Batang" w:cs="Times New Roman"/>
              </w:rPr>
              <w:t>Consumer Price Index (CPI, Index 1982–84=100)</w:t>
            </w:r>
          </w:p>
        </w:tc>
        <w:tc>
          <w:tcPr>
            <w:tcW w:w="788" w:type="dxa"/>
            <w:vAlign w:val="bottom"/>
          </w:tcPr>
          <w:p w14:paraId="0EB68FCD" w14:textId="2FD62B8F" w:rsidR="00AE6B45" w:rsidRPr="00320105" w:rsidRDefault="00321215">
            <w:pPr>
              <w:wordWrap/>
              <w:jc w:val="right"/>
              <w:rPr>
                <w:ins w:id="474"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4.21</w:t>
            </w:r>
          </w:p>
        </w:tc>
        <w:tc>
          <w:tcPr>
            <w:tcW w:w="1270" w:type="dxa"/>
            <w:vAlign w:val="bottom"/>
          </w:tcPr>
          <w:p w14:paraId="0CB769E4" w14:textId="4651DD7F" w:rsidR="00AE6B45" w:rsidRPr="00320105" w:rsidRDefault="00321215">
            <w:pPr>
              <w:wordWrap/>
              <w:jc w:val="right"/>
              <w:rPr>
                <w:ins w:id="475"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2.49</w:t>
            </w:r>
          </w:p>
        </w:tc>
        <w:tc>
          <w:tcPr>
            <w:tcW w:w="1270" w:type="dxa"/>
            <w:vAlign w:val="bottom"/>
          </w:tcPr>
          <w:p w14:paraId="73660F11" w14:textId="4DAB3517" w:rsidR="00AE6B45" w:rsidRPr="00320105" w:rsidRDefault="00321215">
            <w:pPr>
              <w:wordWrap/>
              <w:jc w:val="right"/>
              <w:rPr>
                <w:ins w:id="47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0.2</w:t>
            </w:r>
          </w:p>
        </w:tc>
        <w:tc>
          <w:tcPr>
            <w:tcW w:w="1270" w:type="dxa"/>
            <w:vAlign w:val="bottom"/>
          </w:tcPr>
          <w:p w14:paraId="2D5CE4B5" w14:textId="3C209909" w:rsidR="00AE6B45" w:rsidRPr="00320105" w:rsidRDefault="00321215">
            <w:pPr>
              <w:wordWrap/>
              <w:jc w:val="right"/>
              <w:rPr>
                <w:ins w:id="47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9</w:t>
            </w:r>
          </w:p>
        </w:tc>
      </w:tr>
      <w:tr w:rsidR="00321215" w:rsidRPr="00320105" w14:paraId="6F43B218" w14:textId="77777777">
        <w:tc>
          <w:tcPr>
            <w:tcW w:w="4762" w:type="dxa"/>
          </w:tcPr>
          <w:p w14:paraId="350DFF94" w14:textId="57897227" w:rsidR="00321215" w:rsidRPr="00214A75" w:rsidRDefault="00321215" w:rsidP="00321215">
            <w:pPr>
              <w:wordWrap/>
              <w:rPr>
                <w:rFonts w:ascii="Batang" w:eastAsia="Batang" w:hAnsi="Batang" w:cs="Times New Roman"/>
              </w:rPr>
            </w:pPr>
            <w:r w:rsidRPr="00214A75">
              <w:rPr>
                <w:rFonts w:ascii="Batang" w:eastAsia="Batang" w:hAnsi="Batang" w:cs="Times New Roman"/>
              </w:rPr>
              <w:t>U.S. Private Fixed Investment (CAPEX, YoY, %)</w:t>
            </w:r>
          </w:p>
        </w:tc>
        <w:tc>
          <w:tcPr>
            <w:tcW w:w="788" w:type="dxa"/>
            <w:vAlign w:val="bottom"/>
          </w:tcPr>
          <w:p w14:paraId="7512922D" w14:textId="499BB467" w:rsidR="00321215" w:rsidRPr="00BC0DD8" w:rsidRDefault="00321215" w:rsidP="00321215">
            <w:pPr>
              <w:wordWrap/>
              <w:jc w:val="right"/>
            </w:pPr>
            <w:r>
              <w:rPr>
                <w:rFonts w:ascii="Malgun Gothic" w:eastAsia="Malgun Gothic" w:hAnsi="Malgun Gothic" w:hint="eastAsia"/>
                <w:color w:val="000000"/>
                <w:szCs w:val="22"/>
              </w:rPr>
              <w:t>5.39</w:t>
            </w:r>
          </w:p>
        </w:tc>
        <w:tc>
          <w:tcPr>
            <w:tcW w:w="1270" w:type="dxa"/>
            <w:vAlign w:val="bottom"/>
          </w:tcPr>
          <w:p w14:paraId="647EB824" w14:textId="7564ADDA" w:rsidR="00321215" w:rsidRPr="00BC0DD8" w:rsidRDefault="00321215" w:rsidP="00321215">
            <w:pPr>
              <w:wordWrap/>
              <w:jc w:val="right"/>
            </w:pPr>
            <w:r>
              <w:rPr>
                <w:rFonts w:ascii="Malgun Gothic" w:eastAsia="Malgun Gothic" w:hAnsi="Malgun Gothic" w:hint="eastAsia"/>
                <w:color w:val="000000"/>
                <w:szCs w:val="22"/>
              </w:rPr>
              <w:t>25.82</w:t>
            </w:r>
          </w:p>
        </w:tc>
        <w:tc>
          <w:tcPr>
            <w:tcW w:w="1270" w:type="dxa"/>
            <w:vAlign w:val="bottom"/>
          </w:tcPr>
          <w:p w14:paraId="6C6B1737" w14:textId="326E8D9D" w:rsidR="00321215" w:rsidRPr="00BC0DD8" w:rsidRDefault="00321215" w:rsidP="00321215">
            <w:pPr>
              <w:wordWrap/>
              <w:jc w:val="right"/>
            </w:pPr>
            <w:r>
              <w:rPr>
                <w:rFonts w:ascii="Malgun Gothic" w:eastAsia="Malgun Gothic" w:hAnsi="Malgun Gothic" w:hint="eastAsia"/>
                <w:color w:val="000000"/>
                <w:szCs w:val="22"/>
              </w:rPr>
              <w:t>-45.17</w:t>
            </w:r>
          </w:p>
        </w:tc>
        <w:tc>
          <w:tcPr>
            <w:tcW w:w="1270" w:type="dxa"/>
            <w:vAlign w:val="bottom"/>
          </w:tcPr>
          <w:p w14:paraId="63668686" w14:textId="563B9EF8" w:rsidR="00321215" w:rsidRPr="00BC0DD8" w:rsidRDefault="00321215" w:rsidP="00321215">
            <w:pPr>
              <w:wordWrap/>
              <w:jc w:val="right"/>
            </w:pPr>
            <w:r>
              <w:rPr>
                <w:rFonts w:ascii="Malgun Gothic" w:eastAsia="Malgun Gothic" w:hAnsi="Malgun Gothic" w:hint="eastAsia"/>
                <w:color w:val="000000"/>
                <w:szCs w:val="22"/>
              </w:rPr>
              <w:t>98.61</w:t>
            </w:r>
          </w:p>
        </w:tc>
      </w:tr>
      <w:tr w:rsidR="00AE6B45" w:rsidRPr="00320105" w14:paraId="182856E5" w14:textId="77777777">
        <w:trPr>
          <w:ins w:id="478" w:author="jys083177@gmail.com" w:date="2025-11-12T14:44:00Z"/>
        </w:trPr>
        <w:tc>
          <w:tcPr>
            <w:tcW w:w="4762" w:type="dxa"/>
          </w:tcPr>
          <w:p w14:paraId="30DA4BD4" w14:textId="49E6AAC7" w:rsidR="00AE6B45" w:rsidRPr="00320105" w:rsidRDefault="00214A75">
            <w:pPr>
              <w:wordWrap/>
              <w:rPr>
                <w:ins w:id="479" w:author="jys083177@gmail.com" w:date="2025-11-12T14:44:00Z" w16du:dateUtc="2025-11-12T05:44:00Z"/>
                <w:rFonts w:ascii="Batang" w:eastAsia="Batang" w:hAnsi="Batang" w:cs="Times New Roman"/>
              </w:rPr>
            </w:pPr>
            <w:r w:rsidRPr="00214A75">
              <w:rPr>
                <w:rFonts w:ascii="Batang" w:eastAsia="Batang" w:hAnsi="Batang" w:cs="Times New Roman"/>
              </w:rPr>
              <w:t>Term Spread (10Y–2Y Treasury Yield, %)</w:t>
            </w:r>
          </w:p>
        </w:tc>
        <w:tc>
          <w:tcPr>
            <w:tcW w:w="788" w:type="dxa"/>
            <w:vAlign w:val="bottom"/>
          </w:tcPr>
          <w:p w14:paraId="419BE233" w14:textId="484E6F41" w:rsidR="00AE6B45" w:rsidRPr="00320105" w:rsidRDefault="00321215">
            <w:pPr>
              <w:wordWrap/>
              <w:jc w:val="right"/>
              <w:rPr>
                <w:ins w:id="480"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0.17</w:t>
            </w:r>
          </w:p>
        </w:tc>
        <w:tc>
          <w:tcPr>
            <w:tcW w:w="1270" w:type="dxa"/>
            <w:vAlign w:val="bottom"/>
          </w:tcPr>
          <w:p w14:paraId="1441A4BC" w14:textId="040EDE51" w:rsidR="00AE6B45" w:rsidRPr="00320105" w:rsidRDefault="00321215">
            <w:pPr>
              <w:wordWrap/>
              <w:jc w:val="right"/>
              <w:rPr>
                <w:ins w:id="481"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0.68</w:t>
            </w:r>
          </w:p>
        </w:tc>
        <w:tc>
          <w:tcPr>
            <w:tcW w:w="1270" w:type="dxa"/>
            <w:vAlign w:val="bottom"/>
          </w:tcPr>
          <w:p w14:paraId="35596A7C" w14:textId="49738AC3" w:rsidR="00AE6B45" w:rsidRPr="00320105" w:rsidRDefault="00321215">
            <w:pPr>
              <w:wordWrap/>
              <w:jc w:val="right"/>
              <w:rPr>
                <w:ins w:id="482"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-1.06</w:t>
            </w:r>
          </w:p>
        </w:tc>
        <w:tc>
          <w:tcPr>
            <w:tcW w:w="1270" w:type="dxa"/>
            <w:vAlign w:val="bottom"/>
          </w:tcPr>
          <w:p w14:paraId="4256D4A3" w14:textId="709F43A9" w:rsidR="00AE6B45" w:rsidRPr="00320105" w:rsidRDefault="00321215">
            <w:pPr>
              <w:wordWrap/>
              <w:jc w:val="right"/>
              <w:rPr>
                <w:ins w:id="483"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1.58</w:t>
            </w:r>
          </w:p>
        </w:tc>
      </w:tr>
      <w:tr w:rsidR="00AE6B45" w:rsidRPr="00320105" w14:paraId="61D25504" w14:textId="77777777">
        <w:trPr>
          <w:ins w:id="484" w:author="jys083177@gmail.com" w:date="2025-11-12T14:44:00Z"/>
        </w:trPr>
        <w:tc>
          <w:tcPr>
            <w:tcW w:w="4762" w:type="dxa"/>
          </w:tcPr>
          <w:p w14:paraId="5E9A5553" w14:textId="7C5D7C19" w:rsidR="00AE6B45" w:rsidRPr="00320105" w:rsidRDefault="00473F7D">
            <w:pPr>
              <w:wordWrap/>
              <w:rPr>
                <w:ins w:id="485" w:author="jys083177@gmail.com" w:date="2025-11-12T14:44:00Z" w16du:dateUtc="2025-11-12T05:44:00Z"/>
                <w:rFonts w:ascii="Batang" w:eastAsia="Batang" w:hAnsi="Batang" w:cs="Times New Roman"/>
              </w:rPr>
            </w:pPr>
            <w:r w:rsidRPr="00473F7D">
              <w:rPr>
                <w:rFonts w:ascii="Batang" w:eastAsia="Batang" w:hAnsi="Batang" w:cs="Times New Roman"/>
              </w:rPr>
              <w:t>Composite Leading Indicator (CLI, Index)</w:t>
            </w:r>
          </w:p>
        </w:tc>
        <w:tc>
          <w:tcPr>
            <w:tcW w:w="788" w:type="dxa"/>
            <w:vAlign w:val="bottom"/>
          </w:tcPr>
          <w:p w14:paraId="61C82B97" w14:textId="28F3AF05" w:rsidR="00AE6B45" w:rsidRPr="00320105" w:rsidRDefault="00321215">
            <w:pPr>
              <w:wordWrap/>
              <w:jc w:val="right"/>
              <w:rPr>
                <w:ins w:id="486"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99.51</w:t>
            </w:r>
          </w:p>
        </w:tc>
        <w:tc>
          <w:tcPr>
            <w:tcW w:w="1270" w:type="dxa"/>
            <w:vAlign w:val="bottom"/>
          </w:tcPr>
          <w:p w14:paraId="573D22E9" w14:textId="278E19C6" w:rsidR="00AE6B45" w:rsidRPr="00320105" w:rsidRDefault="00321215">
            <w:pPr>
              <w:wordWrap/>
              <w:jc w:val="right"/>
              <w:rPr>
                <w:ins w:id="487"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2.05</w:t>
            </w:r>
          </w:p>
        </w:tc>
        <w:tc>
          <w:tcPr>
            <w:tcW w:w="1270" w:type="dxa"/>
            <w:vAlign w:val="bottom"/>
          </w:tcPr>
          <w:p w14:paraId="5F71236D" w14:textId="117F9B4C" w:rsidR="00AE6B45" w:rsidRPr="00320105" w:rsidRDefault="00321215">
            <w:pPr>
              <w:wordWrap/>
              <w:jc w:val="right"/>
              <w:rPr>
                <w:ins w:id="488"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89.13</w:t>
            </w:r>
          </w:p>
        </w:tc>
        <w:tc>
          <w:tcPr>
            <w:tcW w:w="1270" w:type="dxa"/>
            <w:vAlign w:val="bottom"/>
          </w:tcPr>
          <w:p w14:paraId="12690430" w14:textId="67756855" w:rsidR="00AE6B45" w:rsidRPr="00320105" w:rsidRDefault="00321215">
            <w:pPr>
              <w:wordWrap/>
              <w:jc w:val="right"/>
              <w:rPr>
                <w:ins w:id="489" w:author="jys083177@gmail.com" w:date="2025-11-12T14:44:00Z" w16du:dateUtc="2025-11-12T05:44:00Z"/>
                <w:rFonts w:ascii="Batang" w:eastAsia="Batang" w:hAnsi="Batang" w:cs="Times New Roman"/>
              </w:rPr>
            </w:pPr>
            <w:r>
              <w:rPr>
                <w:rFonts w:ascii="Malgun Gothic" w:eastAsia="Malgun Gothic" w:hAnsi="Malgun Gothic" w:hint="eastAsia"/>
                <w:color w:val="000000"/>
                <w:szCs w:val="22"/>
              </w:rPr>
              <w:t>101.51</w:t>
            </w:r>
          </w:p>
        </w:tc>
      </w:tr>
    </w:tbl>
    <w:p w14:paraId="05C7BB8A" w14:textId="77777777" w:rsidR="00AE6B45" w:rsidRPr="00BB5F7D" w:rsidRDefault="00AE6B45" w:rsidP="00AE6B45">
      <w:pPr>
        <w:wordWrap/>
        <w:rPr>
          <w:ins w:id="490" w:author="jys083177@gmail.com" w:date="2025-11-12T14:44:00Z" w16du:dateUtc="2025-11-12T05:44:00Z"/>
          <w:rFonts w:ascii="Batang" w:eastAsia="Batang" w:hAnsi="Batang" w:cs="Times New Roman"/>
        </w:rPr>
      </w:pPr>
    </w:p>
    <w:p w14:paraId="70E6ED1A" w14:textId="77777777" w:rsidR="00DD1C03" w:rsidRPr="00C477FB" w:rsidRDefault="00DD1C03">
      <w:pPr>
        <w:wordWrap/>
        <w:spacing w:line="360" w:lineRule="auto"/>
        <w:jc w:val="both"/>
        <w:rPr>
          <w:rFonts w:ascii="Batang" w:eastAsia="Batang" w:hAnsi="Batang" w:cs="함초롬바탕"/>
          <w:szCs w:val="22"/>
        </w:rPr>
        <w:pPrChange w:id="491" w:author="나현종" w:date="2025-11-06T14:03:00Z" w16du:dateUtc="2025-11-06T05:03:00Z">
          <w:pPr>
            <w:spacing w:line="276" w:lineRule="auto"/>
            <w:ind w:firstLineChars="100" w:firstLine="220"/>
            <w:jc w:val="both"/>
          </w:pPr>
        </w:pPrChange>
      </w:pPr>
    </w:p>
    <w:p w14:paraId="7EC9B4D5" w14:textId="346AA133" w:rsidR="00CE6C4A" w:rsidRPr="00C477FB" w:rsidRDefault="00DD1C03" w:rsidP="008F5C7A">
      <w:pPr>
        <w:wordWrap/>
        <w:spacing w:line="360" w:lineRule="auto"/>
        <w:ind w:firstLineChars="100" w:firstLine="220"/>
        <w:jc w:val="both"/>
        <w:rPr>
          <w:rFonts w:ascii="Batang" w:eastAsia="Batang" w:hAnsi="Batang" w:cs="함초롬바탕"/>
          <w:szCs w:val="22"/>
        </w:rPr>
      </w:pPr>
      <w:r w:rsidRPr="00C477FB">
        <w:rPr>
          <w:rFonts w:ascii="Batang" w:eastAsia="Batang" w:hAnsi="Batang" w:cs="함초롬바탕" w:hint="eastAsia"/>
          <w:szCs w:val="22"/>
        </w:rPr>
        <w:t>표본 구성의 최종 단계에서 각 섹터별 기업-월 관측치 수를 확인한 결과, 산업재 섹터가 15.0%로 가장 높은 비중을 차지하였으며, 금융 섹터 14.1%, 헬스케어 섹터 12.4%, 임의소비재 섹터 12.2%, 정보기술 섹터 12.1%가 그 뒤를 이었다. 반면 커뮤니케이션서비스 섹터는 3.6%로 가장 낮은 비중을 보였다. 이러한 섹터별 비중의 차이는 S&amp;P 500 지수의 실제 구성을 반영하는 것이며, 본 연구의 섹터 가중치 산출 과정에서 시가총액 기반으로 조정된다.</w:t>
      </w:r>
      <w:proofErr w:type="spellStart"/>
      <w:r w:rsidRPr="00C477FB">
        <w:rPr>
          <w:rFonts w:ascii="Batang" w:eastAsia="Batang" w:hAnsi="Batang" w:cs="함초롬바탕" w:hint="eastAsia"/>
          <w:szCs w:val="22"/>
        </w:rPr>
      </w:r>
      <w:proofErr w:type="spellEnd"/>
      <w:r w:rsidRPr="00C477FB">
        <w:rPr>
          <w:rFonts w:ascii="Batang" w:eastAsia="Batang" w:hAnsi="Batang" w:cs="함초롬바탕" w:hint="eastAsia"/>
          <w:szCs w:val="22"/>
        </w:rPr>
      </w:r>
    </w:p>
    <w:p w14:paraId="5000B4CF" w14:textId="77777777" w:rsidR="004102CA" w:rsidRDefault="004102CA" w:rsidP="008F5C7A">
      <w:pPr>
        <w:wordWrap/>
        <w:spacing w:line="360" w:lineRule="auto"/>
        <w:ind w:firstLineChars="100" w:firstLine="220"/>
        <w:jc w:val="both"/>
        <w:rPr>
          <w:rFonts w:ascii="Batang" w:eastAsia="Batang" w:hAnsi="Batang" w:cs="함초롬바탕"/>
          <w:szCs w:val="22"/>
        </w:rPr>
      </w:pPr>
    </w:p>
    <w:p w14:paraId="146A39EA" w14:textId="72700F1D" w:rsidR="00CE6C4A" w:rsidRPr="00C477FB" w:rsidRDefault="00CE6C4A" w:rsidP="008F5C7A">
      <w:pPr>
        <w:wordWrap/>
        <w:spacing w:line="360" w:lineRule="auto"/>
        <w:ind w:firstLineChars="100" w:firstLine="220"/>
        <w:jc w:val="both"/>
        <w:rPr>
          <w:rFonts w:ascii="Batang" w:eastAsia="Batang" w:hAnsi="Batang" w:cs="함초롬바탕"/>
          <w:szCs w:val="22"/>
        </w:rPr>
      </w:pPr>
      <w:r w:rsidRPr="00C477FB">
        <w:rPr>
          <w:rFonts w:ascii="Batang" w:eastAsia="Batang" w:hAnsi="Batang" w:cs="함초롬바탕" w:hint="eastAsia"/>
          <w:szCs w:val="22"/>
        </w:rPr>
        <w:t>각 섹터의 월별 및 일별 수익률은 S&amp;P Dow Jones Indices와 MSCI에서 사용하는 공식 지수 산출 방법론에 따라, 구성 종목의 시가총액 가중평균 방식으로 계산하였다. t 시점의 섹터 s의 수익률</w:t>
      </w:r>
      <w:r w:rsidR="00DD1C03" w:rsidRPr="00C477FB">
        <w:rPr>
          <w:rFonts w:ascii="Batang" w:eastAsia="Batang" w:hAnsi="Batang" w:cs="함초롬바탕" w:hint="eastAsia"/>
          <w:szCs w:val="22"/>
        </w:rPr>
        <w:t>(</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s,t</m:t>
            </m:r>
          </m:sub>
        </m:sSub>
      </m:oMath>
      <w:r w:rsidR="00DD1C03" w:rsidRPr="00C477FB">
        <w:rPr>
          <w:rFonts w:ascii="Batang" w:eastAsia="Batang" w:hAnsi="Batang" w:cs="함초롬바탕" w:hint="eastAsia"/>
          <w:szCs w:val="22"/>
        </w:rPr>
        <w:t>)</w:t>
      </w:r>
      <w:r w:rsidRPr="00C477FB">
        <w:rPr>
          <w:rFonts w:ascii="Batang" w:eastAsia="Batang" w:hAnsi="Batang" w:cs="함초롬바탕" w:hint="eastAsia"/>
          <w:szCs w:val="22"/>
        </w:rPr>
        <w:t xml:space="preserve">은 </w:t>
      </w:r>
      <w:r w:rsidR="00DD1C03" w:rsidRPr="00C477FB">
        <w:rPr>
          <w:rFonts w:ascii="Batang" w:eastAsia="Batang" w:hAnsi="Batang" w:cs="함초롬바탕" w:hint="eastAsia"/>
          <w:szCs w:val="22"/>
        </w:rPr>
        <w:t>해당 섹터에 속하는 모든 종목의 수익률(</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i,t</m:t>
            </m:r>
          </m:sub>
        </m:sSub>
        <m:r>
          <w:rPr>
            <w:rFonts w:ascii="Cambria Math" w:eastAsia="Batang" w:hAnsi="Cambria Math" w:cs="함초롬바탕" w:hint="eastAsia"/>
            <w:szCs w:val="22"/>
          </w:rPr>
          <m:t>)</m:t>
        </m:r>
      </m:oMath>
      <w:r w:rsidR="00DD1C03" w:rsidRPr="00C477FB">
        <w:rPr>
          <w:rFonts w:ascii="Batang" w:eastAsia="Batang" w:hAnsi="Batang" w:cs="함초롬바탕" w:hint="eastAsia"/>
          <w:szCs w:val="22"/>
        </w:rPr>
        <w:t>을 이전 시점의 시가총액 비중 (</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w</m:t>
            </m:r>
          </m:e>
          <m:sub>
            <m:r>
              <w:rPr>
                <w:rFonts w:ascii="Cambria Math" w:eastAsia="Batang" w:hAnsi="Cambria Math" w:cs="함초롬바탕" w:hint="eastAsia"/>
                <w:szCs w:val="22"/>
              </w:rPr>
              <m:t>i,t</m:t>
            </m:r>
            <m:r>
              <w:rPr>
                <w:rFonts w:ascii="Cambria Math" w:eastAsia="Batang" w:hAnsi="Cambria Math" w:cs="Cambria Math"/>
                <w:szCs w:val="22"/>
              </w:rPr>
              <m:t>-</m:t>
            </m:r>
            <m:r>
              <w:rPr>
                <w:rFonts w:ascii="Cambria Math" w:eastAsia="Batang" w:hAnsi="Cambria Math" w:cs="함초롬바탕" w:hint="eastAsia"/>
                <w:szCs w:val="22"/>
              </w:rPr>
              <m:t>1</m:t>
            </m:r>
          </m:sub>
        </m:sSub>
      </m:oMath>
      <w:r w:rsidR="00DD1C03" w:rsidRPr="00C477FB">
        <w:rPr>
          <w:rFonts w:ascii="Times New Roman" w:eastAsia="Batang" w:hAnsi="Times New Roman" w:cs="Times New Roman"/>
          <w:szCs w:val="22"/>
        </w:rPr>
        <w:t>​</w:t>
      </w:r>
      <w:r w:rsidR="00DD1C03" w:rsidRPr="00C477FB">
        <w:rPr>
          <w:rFonts w:ascii="Batang" w:eastAsia="Batang" w:hAnsi="Batang" w:cs="함초롬바탕" w:hint="eastAsia"/>
          <w:szCs w:val="22"/>
        </w:rPr>
        <w:t>)으로 가중 평균(</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s,t</m:t>
            </m:r>
          </m:sub>
        </m:sSub>
        <m:r>
          <w:rPr>
            <w:rFonts w:ascii="Cambria Math" w:eastAsia="Batang" w:hAnsi="Cambria Math" w:cs="함초롬바탕" w:hint="eastAsia"/>
            <w:szCs w:val="22"/>
          </w:rPr>
          <m:t xml:space="preserve"> =</m:t>
        </m:r>
        <m:nary>
          <m:naryPr>
            <m:chr m:val="∑"/>
            <m:limLoc m:val="undOvr"/>
            <m:supHide m:val="1"/>
            <m:ctrlPr>
              <w:rPr>
                <w:rFonts w:ascii="Cambria Math" w:eastAsia="Batang" w:hAnsi="Cambria Math" w:cs="함초롬바탕" w:hint="eastAsia"/>
                <w:i/>
                <w:szCs w:val="22"/>
              </w:rPr>
            </m:ctrlPr>
          </m:naryPr>
          <m:sub>
            <m:r>
              <w:rPr>
                <w:rFonts w:ascii="Cambria Math" w:eastAsia="Batang" w:hAnsi="Cambria Math" w:cs="함초롬바탕" w:hint="eastAsia"/>
                <w:szCs w:val="22"/>
              </w:rPr>
              <m:t>i</m:t>
            </m:r>
            <m:r>
              <w:rPr>
                <w:rFonts w:ascii="Cambria Math" w:eastAsia="Batang" w:hAnsi="Cambria Math" w:cs="함초롬바탕" w:hint="eastAsia"/>
                <w:szCs w:val="22"/>
              </w:rPr>
              <m:t>∈</m:t>
            </m:r>
            <m:r>
              <w:rPr>
                <w:rFonts w:ascii="Cambria Math" w:eastAsia="Batang" w:hAnsi="Cambria Math" w:cs="함초롬바탕" w:hint="eastAsia"/>
                <w:szCs w:val="22"/>
              </w:rPr>
              <m:t>s</m:t>
            </m:r>
          </m:sub>
          <m:sup/>
          <m:e>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w</m:t>
                </m:r>
              </m:e>
              <m:sub>
                <m:r>
                  <w:rPr>
                    <w:rFonts w:ascii="Cambria Math" w:eastAsia="Batang" w:hAnsi="Cambria Math" w:cs="함초롬바탕" w:hint="eastAsia"/>
                    <w:szCs w:val="22"/>
                  </w:rPr>
                  <m:t>i,t</m:t>
                </m:r>
                <m:r>
                  <w:rPr>
                    <w:rFonts w:ascii="Cambria Math" w:eastAsia="Batang" w:hAnsi="Cambria Math" w:cs="Cambria Math"/>
                    <w:szCs w:val="22"/>
                  </w:rPr>
                  <m:t>-</m:t>
                </m:r>
                <m:r>
                  <w:rPr>
                    <w:rFonts w:ascii="Cambria Math" w:eastAsia="Batang" w:hAnsi="Cambria Math" w:cs="함초롬바탕" w:hint="eastAsia"/>
                    <w:szCs w:val="22"/>
                  </w:rPr>
                  <m:t>1</m:t>
                </m:r>
              </m:sub>
            </m:sSub>
            <m:r>
              <w:rPr>
                <w:rFonts w:ascii="Cambria Math" w:eastAsia="Batang" w:hAnsi="Cambria Math" w:cs="함초롬바탕" w:hint="eastAsia"/>
                <w:szCs w:val="22"/>
              </w:rPr>
              <m:t xml:space="preserve"> </m:t>
            </m:r>
          </m:e>
        </m:nary>
        <m:r>
          <w:rPr>
            <w:rFonts w:ascii="Cambria Math" w:eastAsia="Batang" w:hAnsi="Cambria Math" w:cs="함초롬바탕" w:hint="eastAsia"/>
            <w:szCs w:val="22"/>
          </w:rPr>
          <m:t>×</m:t>
        </m:r>
        <m:r>
          <w:rPr>
            <w:rFonts w:ascii="Cambria Math" w:eastAsia="Batang" w:hAnsi="Cambria Math" w:cs="함초롬바탕" w:hint="eastAsia"/>
            <w:szCs w:val="22"/>
          </w:rPr>
          <m:t xml:space="preserve"> </m:t>
        </m:r>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i,t</m:t>
            </m:r>
          </m:sub>
        </m:sSub>
      </m:oMath>
      <w:r w:rsidR="00DD1C03" w:rsidRPr="00C477FB">
        <w:rPr>
          <w:rFonts w:ascii="Batang" w:eastAsia="Batang" w:hAnsi="Batang" w:cs="함초롬바탕" w:hint="eastAsia"/>
          <w:szCs w:val="22"/>
        </w:rPr>
        <w:t xml:space="preserve">)하여 산출한다. </w:t>
      </w:r>
      <w:r w:rsidRPr="00C477FB">
        <w:rPr>
          <w:rFonts w:ascii="Batang" w:eastAsia="Batang" w:hAnsi="Batang" w:cs="함초롬바탕" w:hint="eastAsia"/>
          <w:szCs w:val="22"/>
        </w:rPr>
        <w:t>시가총액은 동일 시점의 CRSP 데이터 값으로 사용했으며, 개별 종목의 월</w:t>
      </w:r>
      <w:r w:rsidR="00DD1C03" w:rsidRPr="00C477FB">
        <w:rPr>
          <w:rFonts w:ascii="Batang" w:eastAsia="Batang" w:hAnsi="Batang" w:cs="함초롬바탕" w:hint="eastAsia"/>
          <w:szCs w:val="22"/>
        </w:rPr>
        <w:t xml:space="preserve">별 또는 </w:t>
      </w:r>
      <w:r w:rsidRPr="00C477FB">
        <w:rPr>
          <w:rFonts w:ascii="Batang" w:eastAsia="Batang" w:hAnsi="Batang" w:cs="함초롬바탕" w:hint="eastAsia"/>
          <w:szCs w:val="22"/>
        </w:rPr>
        <w:t>일별 수익률을 섹터로 그룹화하여 개별 종목의 변동성이 섹터 전체 수익률에 과도하게 반영되는 것을 방지했다.</w:t>
      </w:r>
      <w:r w:rsidR="00DD1C03" w:rsidRPr="00C477FB">
        <w:rPr>
          <w:rFonts w:ascii="Batang" w:eastAsia="Batang" w:hAnsi="Batang" w:cs="함초롬바탕" w:hint="eastAsia"/>
          <w:szCs w:val="22"/>
        </w:rPr>
        <w:t xml:space="preserve"> 이러한 방식은 섹터 수준 분석에서 일반적으로 채택되는 방법론이며, 본 연구의 Black-</w:t>
      </w:r>
      <w:proofErr w:type="spellStart"/>
      <w:r w:rsidR="00DD1C03" w:rsidRPr="00C477FB">
        <w:rPr>
          <w:rFonts w:ascii="Batang" w:eastAsia="Batang" w:hAnsi="Batang" w:cs="함초롬바탕" w:hint="eastAsia"/>
          <w:szCs w:val="22"/>
        </w:rPr>
        <w:t>Litterman</w:t>
      </w:r>
      <w:proofErr w:type="spellEnd"/>
      <w:r w:rsidR="00DD1C03" w:rsidRPr="00C477FB">
        <w:rPr>
          <w:rFonts w:ascii="Batang" w:eastAsia="Batang" w:hAnsi="Batang" w:cs="함초롬바탕" w:hint="eastAsia"/>
          <w:szCs w:val="22"/>
        </w:rPr>
        <w:t xml:space="preserve"> 모형 적용에 적합한 입력 데이터를 제공한다.</w:t>
      </w:r>
    </w:p>
    <w:p w14:paraId="2E0E9478" w14:textId="2B950C4F" w:rsidR="00AC4668" w:rsidRPr="00C477FB" w:rsidRDefault="00CD4F07" w:rsidP="008F5C7A">
      <w:pPr>
        <w:wordWrap/>
        <w:spacing w:line="360" w:lineRule="auto"/>
        <w:ind w:firstLineChars="100" w:firstLine="220"/>
        <w:jc w:val="both"/>
        <w:rPr>
          <w:rFonts w:ascii="Batang" w:eastAsia="Batang" w:hAnsi="Batang" w:cs="Times New Roman"/>
        </w:rPr>
      </w:pPr>
      <w:r w:rsidRPr="00C477FB">
        <w:rPr>
          <w:rFonts w:ascii="Batang" w:eastAsia="Batang" w:hAnsi="Batang" w:cs="함초롬바탕" w:hint="eastAsia"/>
          <w:szCs w:val="22"/>
        </w:rPr>
        <w:t xml:space="preserve">무위험수익률은 FRED(Federal Reserve Economic Data)에서 제공하는 </w:t>
      </w:r>
      <w:r w:rsidR="00CD2777" w:rsidRPr="00C477FB">
        <w:rPr>
          <w:rFonts w:ascii="Batang" w:eastAsia="Batang" w:hAnsi="Batang" w:cs="함초롬바탕" w:hint="eastAsia"/>
          <w:szCs w:val="22"/>
        </w:rPr>
        <w:t>3개월 만기 미국 국채 수익률</w:t>
      </w:r>
      <w:del w:id="492" w:author="나현종" w:date="2025-11-06T13:39:00Z" w16du:dateUtc="2025-11-06T04:39:00Z">
        <w:r w:rsidRPr="00C477FB" w:rsidDel="00CD2777">
          <w:rPr>
            <w:rFonts w:ascii="Batang" w:eastAsia="Batang" w:hAnsi="Batang" w:cs="함초롬바탕" w:hint="eastAsia"/>
            <w:szCs w:val="22"/>
          </w:rPr>
          <w:delText xml:space="preserve"> </w:delText>
        </w:r>
      </w:del>
      <w:r w:rsidRPr="00C477FB">
        <w:rPr>
          <w:rFonts w:ascii="Batang" w:eastAsia="Batang" w:hAnsi="Batang" w:cs="함초롬바탕" w:hint="eastAsia"/>
          <w:szCs w:val="22"/>
        </w:rPr>
        <w:t xml:space="preserve">(DTB3) 자료를 활용하였다. 2015년부터 2024년까지의 데이터를 수집하였으며, </w:t>
      </w:r>
      <w:r w:rsidR="00CD2777" w:rsidRPr="00C477FB">
        <w:rPr>
          <w:rFonts w:ascii="Batang" w:eastAsia="Batang" w:hAnsi="Batang" w:cs="함초롬바탕" w:hint="eastAsia"/>
          <w:szCs w:val="22"/>
        </w:rPr>
        <w:t>연율 퍼센트 단위를</w:t>
      </w:r>
      <w:r w:rsidRPr="00C477FB">
        <w:rPr>
          <w:rFonts w:ascii="Batang" w:eastAsia="Batang" w:hAnsi="Batang" w:cs="함초롬바탕" w:hint="eastAsia"/>
          <w:szCs w:val="22"/>
        </w:rPr>
        <w:t xml:space="preserve"> 일</w:t>
      </w:r>
      <w:r w:rsidR="00CD2777" w:rsidRPr="00C477FB">
        <w:rPr>
          <w:rFonts w:ascii="Batang" w:eastAsia="Batang" w:hAnsi="Batang" w:cs="함초롬바탕" w:hint="eastAsia"/>
          <w:szCs w:val="22"/>
        </w:rPr>
        <w:t>별</w:t>
      </w:r>
      <w:r w:rsidRPr="00C477FB">
        <w:rPr>
          <w:rFonts w:ascii="Batang" w:eastAsia="Batang" w:hAnsi="Batang" w:cs="함초롬바탕" w:hint="eastAsia"/>
          <w:szCs w:val="22"/>
        </w:rPr>
        <w:t xml:space="preserve"> </w:t>
      </w:r>
      <w:r w:rsidR="00CD2777" w:rsidRPr="00C477FB">
        <w:rPr>
          <w:rFonts w:ascii="Batang" w:eastAsia="Batang" w:hAnsi="Batang" w:cs="함초롬바탕" w:hint="eastAsia"/>
          <w:szCs w:val="22"/>
        </w:rPr>
        <w:t>수익률로</w:t>
      </w:r>
      <w:r w:rsidRPr="00C477FB">
        <w:rPr>
          <w:rFonts w:ascii="Batang" w:eastAsia="Batang" w:hAnsi="Batang" w:cs="함초롬바탕" w:hint="eastAsia"/>
          <w:szCs w:val="22"/>
        </w:rPr>
        <w:t xml:space="preserve"> 환산하였다. 이후 </w:t>
      </w:r>
      <w:r w:rsidR="00CD2777" w:rsidRPr="00C477FB">
        <w:rPr>
          <w:rFonts w:ascii="Batang" w:eastAsia="Batang" w:hAnsi="Batang" w:cs="함초롬바탕" w:hint="eastAsia"/>
          <w:szCs w:val="22"/>
        </w:rPr>
        <w:t>표본 내</w:t>
      </w:r>
      <w:r w:rsidRPr="00C477FB">
        <w:rPr>
          <w:rFonts w:ascii="Batang" w:eastAsia="Batang" w:hAnsi="Batang" w:cs="함초롬바탕" w:hint="eastAsia"/>
          <w:szCs w:val="22"/>
        </w:rPr>
        <w:t xml:space="preserve"> 및 </w:t>
      </w:r>
      <w:r w:rsidR="00CD2777" w:rsidRPr="00C477FB">
        <w:rPr>
          <w:rFonts w:ascii="Batang" w:eastAsia="Batang" w:hAnsi="Batang" w:cs="함초롬바탕" w:hint="eastAsia"/>
          <w:szCs w:val="22"/>
        </w:rPr>
        <w:t>표본 외</w:t>
      </w:r>
      <w:r w:rsidRPr="00C477FB">
        <w:rPr>
          <w:rFonts w:ascii="Batang" w:eastAsia="Batang" w:hAnsi="Batang" w:cs="함초롬바탕" w:hint="eastAsia"/>
          <w:szCs w:val="22"/>
        </w:rPr>
        <w:t xml:space="preserve"> 기간에 맞추어 각 기간의 수익률에서 무위험수익률을 차감하여 초과수익률을 산출하였다.</w:t>
      </w:r>
      <w:r w:rsidR="00CD2777" w:rsidRPr="00C477FB">
        <w:rPr>
          <w:rFonts w:ascii="Batang" w:eastAsia="Batang" w:hAnsi="Batang" w:cs="함초롬바탕" w:hint="eastAsia"/>
          <w:szCs w:val="22"/>
        </w:rPr>
        <w:t xml:space="preserve"> </w:t>
      </w:r>
      <w:r w:rsidRPr="00C477FB">
        <w:rPr>
          <w:rFonts w:ascii="Batang" w:eastAsia="Batang" w:hAnsi="Batang" w:cs="함초롬바탕" w:hint="eastAsia"/>
          <w:szCs w:val="22"/>
        </w:rPr>
        <w:t>미국 3개월</w:t>
      </w:r>
      <w:r w:rsidR="00CD2777" w:rsidRPr="00C477FB">
        <w:rPr>
          <w:rFonts w:ascii="Batang" w:eastAsia="Batang" w:hAnsi="Batang" w:cs="함초롬바탕" w:hint="eastAsia"/>
          <w:szCs w:val="22"/>
        </w:rPr>
        <w:t xml:space="preserve"> 만기</w:t>
      </w:r>
      <w:r w:rsidRPr="00C477FB">
        <w:rPr>
          <w:rFonts w:ascii="Batang" w:eastAsia="Batang" w:hAnsi="Batang" w:cs="함초롬바탕" w:hint="eastAsia"/>
          <w:szCs w:val="22"/>
        </w:rPr>
        <w:t xml:space="preserve"> 국채는 단기 만기 자산으로서 유동성이 높고, 채무불이행 위험이 사실상 존재하지 않아 무위험자산의 대표적인 대용치로 널리 사용된다. 또한 Fama</w:t>
      </w:r>
      <w:r w:rsidR="00CD2777" w:rsidRPr="00C477FB">
        <w:rPr>
          <w:rFonts w:ascii="Batang" w:eastAsia="Batang" w:hAnsi="Batang" w:cs="함초롬바탕" w:hint="eastAsia"/>
          <w:szCs w:val="22"/>
        </w:rPr>
        <w:t xml:space="preserve"> and</w:t>
      </w:r>
      <w:r w:rsidRPr="00C477FB">
        <w:rPr>
          <w:rFonts w:ascii="Batang" w:eastAsia="Batang" w:hAnsi="Batang" w:cs="함초롬바탕" w:hint="eastAsia"/>
          <w:szCs w:val="22"/>
        </w:rPr>
        <w:t xml:space="preserve"> French</w:t>
      </w:r>
      <w:r w:rsidR="00CD2777" w:rsidRPr="00C477FB">
        <w:rPr>
          <w:rFonts w:ascii="Batang" w:eastAsia="Batang" w:hAnsi="Batang" w:cs="함초롬바탕" w:hint="eastAsia"/>
          <w:szCs w:val="22"/>
        </w:rPr>
        <w:t xml:space="preserve"> (1993)와</w:t>
      </w:r>
      <w:r w:rsidR="00DA438A" w:rsidRPr="00C477FB">
        <w:rPr>
          <w:rFonts w:ascii="Batang" w:eastAsia="Batang" w:hAnsi="Batang" w:hint="eastAsia"/>
        </w:rPr>
        <w:t xml:space="preserve"> </w:t>
      </w:r>
      <w:r w:rsidR="00DA438A" w:rsidRPr="00C477FB">
        <w:rPr>
          <w:rFonts w:ascii="Batang" w:eastAsia="Batang" w:hAnsi="Batang" w:cs="함초롬바탕" w:hint="eastAsia"/>
          <w:szCs w:val="22"/>
        </w:rPr>
        <w:t xml:space="preserve">He </w:t>
      </w:r>
      <w:r w:rsidR="00CD2777" w:rsidRPr="00C477FB">
        <w:rPr>
          <w:rFonts w:ascii="Batang" w:eastAsia="Batang" w:hAnsi="Batang" w:cs="함초롬바탕" w:hint="eastAsia"/>
          <w:szCs w:val="22"/>
        </w:rPr>
        <w:t>and</w:t>
      </w:r>
      <w:r w:rsidR="00DA438A" w:rsidRPr="00C477FB">
        <w:rPr>
          <w:rFonts w:ascii="Batang" w:eastAsia="Batang" w:hAnsi="Batang" w:cs="함초롬바탕" w:hint="eastAsia"/>
          <w:szCs w:val="22"/>
        </w:rPr>
        <w:t xml:space="preserve"> </w:t>
      </w:r>
      <w:proofErr w:type="spellStart"/>
      <w:r w:rsidR="00DA438A" w:rsidRPr="00C477FB">
        <w:rPr>
          <w:rFonts w:ascii="Batang" w:eastAsia="Batang" w:hAnsi="Batang" w:cs="함초롬바탕" w:hint="eastAsia"/>
          <w:szCs w:val="22"/>
        </w:rPr>
        <w:t>Litterman</w:t>
      </w:r>
      <w:proofErr w:type="spellEnd"/>
      <w:r w:rsidR="00CD2777" w:rsidRPr="00C477FB">
        <w:rPr>
          <w:rFonts w:ascii="Batang" w:eastAsia="Batang" w:hAnsi="Batang" w:cs="함초롬바탕" w:hint="eastAsia"/>
          <w:szCs w:val="22"/>
        </w:rPr>
        <w:t xml:space="preserve"> (1999)</w:t>
      </w:r>
      <w:r w:rsidR="00DA438A" w:rsidRPr="00C477FB">
        <w:rPr>
          <w:rFonts w:ascii="Batang" w:eastAsia="Batang" w:hAnsi="Batang" w:cs="함초롬바탕" w:hint="eastAsia"/>
          <w:szCs w:val="22"/>
        </w:rPr>
        <w:t>의 선행연구에서</w:t>
      </w:r>
      <w:r w:rsidRPr="00C477FB">
        <w:rPr>
          <w:rFonts w:ascii="Batang" w:eastAsia="Batang" w:hAnsi="Batang" w:cs="함초롬바탕" w:hint="eastAsia"/>
          <w:szCs w:val="22"/>
        </w:rPr>
        <w:t xml:space="preserve"> 동일 지표를 무위험수익률로 채택하고 있어, 본 연구에서도 일관성과 비교가능성을 확보하기 위해 동일한 변수를 사용하였다.</w:t>
      </w:r>
    </w:p>
    <w:p w14:paraId="3F796816" w14:textId="77777777" w:rsidR="001E13FD" w:rsidRPr="00CD2777" w:rsidRDefault="001E13FD">
      <w:pPr>
        <w:wordWrap/>
        <w:spacing w:line="360" w:lineRule="auto"/>
        <w:ind w:firstLineChars="100" w:firstLine="220"/>
        <w:jc w:val="both"/>
        <w:rPr>
          <w:rFonts w:ascii="Batang" w:eastAsia="Batang" w:hAnsi="Batang" w:cs="Times New Roman"/>
        </w:rPr>
        <w:pPrChange w:id="493" w:author="나현종" w:date="2025-11-06T14:03:00Z" w16du:dateUtc="2025-11-06T05:03:00Z">
          <w:pPr>
            <w:wordWrap/>
            <w:spacing w:line="360" w:lineRule="auto"/>
            <w:jc w:val="both"/>
          </w:pPr>
        </w:pPrChange>
      </w:pPr>
    </w:p>
    <w:p w14:paraId="4CB44487" w14:textId="087762C7" w:rsidR="0048177C" w:rsidRPr="00CD2777" w:rsidRDefault="00A179AA">
      <w:pPr>
        <w:wordWrap/>
        <w:spacing w:line="360" w:lineRule="auto"/>
        <w:ind w:firstLineChars="100" w:firstLine="220"/>
        <w:jc w:val="both"/>
        <w:rPr>
          <w:rFonts w:ascii="Batang" w:eastAsia="Batang" w:hAnsi="Batang" w:cs="Times New Roman"/>
          <w:b/>
          <w:bCs/>
        </w:rPr>
        <w:pPrChange w:id="494" w:author="나현종" w:date="2025-11-06T14:03:00Z" w16du:dateUtc="2025-11-06T05:03:00Z">
          <w:pPr>
            <w:wordWrap/>
            <w:spacing w:line="360" w:lineRule="auto"/>
            <w:jc w:val="both"/>
          </w:pPr>
        </w:pPrChange>
      </w:pPr>
      <w:r w:rsidRPr="00CD2777">
        <w:rPr>
          <w:rFonts w:ascii="Batang" w:eastAsia="Batang" w:hAnsi="Batang" w:cs="Times New Roman" w:hint="eastAsia"/>
          <w:b/>
          <w:bCs/>
        </w:rPr>
        <w:t>3</w:t>
      </w:r>
      <w:r w:rsidR="0048177C" w:rsidRPr="00CD2777">
        <w:rPr>
          <w:rFonts w:ascii="Batang" w:eastAsia="Batang" w:hAnsi="Batang" w:cs="Times New Roman" w:hint="eastAsia"/>
          <w:b/>
          <w:bCs/>
        </w:rPr>
        <w:t>.2. Research Design</w:t>
      </w:r>
    </w:p>
    <w:p w14:paraId="1D322ECF" w14:textId="284F512D" w:rsidR="00CA394C" w:rsidRPr="00CD2777" w:rsidRDefault="00CD2777" w:rsidP="008F5C7A">
      <w:pPr>
        <w:wordWrap/>
        <w:spacing w:line="360" w:lineRule="auto"/>
        <w:ind w:firstLineChars="100" w:firstLine="220"/>
        <w:jc w:val="both"/>
        <w:rPr>
          <w:rFonts w:ascii="Batang" w:eastAsia="Batang" w:hAnsi="Batang" w:cs="함초롬바탕"/>
        </w:rPr>
      </w:pPr>
      <w:r w:rsidRPr="00CD2777">
        <w:rPr>
          <w:rFonts w:ascii="Batang" w:eastAsia="Batang" w:hAnsi="Batang" w:cs="함초롬바탕" w:hint="eastAsia"/>
        </w:rPr>
        <w:t>본 절에서는 대규모 언어모델 기반 인공지능 에이전트를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프레임워크에 통합하여 체계적 견해를 생성하고, 이를 전통적 시장 벤치마크와 비교하여 포트폴리오 성과를 검증하는 실증 설계를 제시한다. 연구 설계는 크게 세 부분으로 구성된다. 첫째, Black-</w:t>
      </w:r>
      <w:proofErr w:type="spellStart"/>
      <w:r w:rsidRPr="00CD2777">
        <w:rPr>
          <w:rFonts w:ascii="Batang" w:eastAsia="Batang" w:hAnsi="Batang" w:cs="함초롬바탕" w:hint="eastAsia"/>
        </w:rPr>
        <w:t>Litterman</w:t>
      </w:r>
      <w:proofErr w:type="spellEnd"/>
      <w:r w:rsidRPr="00CD2777">
        <w:rPr>
          <w:rFonts w:ascii="Batang" w:eastAsia="Batang" w:hAnsi="Batang" w:cs="함초롬바탕" w:hint="eastAsia"/>
        </w:rPr>
        <w:t xml:space="preserve"> 모형의 이론적 프레임워크와 구현 방법을 정의하며, 둘째, 인공지능 에이전트가 견해와 신뢰도를 생성하는 구체적 메커니즘을 기술하고, 셋째, 벤치마크 포트폴리오와의 비교 방법 및 통계적 검증 절차를 명시한다.</w:t>
      </w:r>
      <w:r w:rsidRPr="00CD2777" w:rsidDel="00CD2777">
        <w:rPr>
          <w:rFonts w:ascii="Batang" w:eastAsia="Batang" w:hAnsi="Batang" w:cs="함초롬바탕" w:hint="eastAsia"/>
        </w:rPr>
        <w:t xml:space="preserve"> </w:t>
      </w:r>
    </w:p>
    <w:p w14:paraId="164AC4CB" w14:textId="77777777" w:rsidR="00CA394C" w:rsidRPr="00CD2777" w:rsidRDefault="00CA394C">
      <w:pPr>
        <w:wordWrap/>
        <w:spacing w:line="360" w:lineRule="auto"/>
        <w:ind w:firstLineChars="100" w:firstLine="220"/>
        <w:jc w:val="both"/>
        <w:rPr>
          <w:rFonts w:ascii="Batang" w:eastAsia="Batang" w:hAnsi="Batang" w:cs="함초롬바탕"/>
        </w:rPr>
        <w:pPrChange w:id="495" w:author="나현종" w:date="2025-11-06T14:03:00Z" w16du:dateUtc="2025-11-06T05:03:00Z">
          <w:pPr>
            <w:wordWrap/>
            <w:spacing w:line="360" w:lineRule="auto"/>
            <w:jc w:val="both"/>
          </w:pPr>
        </w:pPrChange>
      </w:pPr>
    </w:p>
    <w:p w14:paraId="58F90560" w14:textId="64E31283" w:rsidR="00A179AA" w:rsidRPr="00CD2777" w:rsidRDefault="00A179AA">
      <w:pPr>
        <w:wordWrap/>
        <w:spacing w:line="360" w:lineRule="auto"/>
        <w:ind w:firstLineChars="100" w:firstLine="220"/>
        <w:jc w:val="both"/>
        <w:rPr>
          <w:rFonts w:ascii="Batang" w:eastAsia="Batang" w:hAnsi="Batang" w:cs="Times New Roman"/>
          <w:i/>
          <w:iCs/>
        </w:rPr>
        <w:pPrChange w:id="496" w:author="나현종" w:date="2025-11-06T14:03:00Z" w16du:dateUtc="2025-11-06T05:03:00Z">
          <w:pPr>
            <w:wordWrap/>
            <w:spacing w:line="360" w:lineRule="auto"/>
            <w:jc w:val="both"/>
          </w:pPr>
        </w:pPrChange>
      </w:pPr>
      <w:r w:rsidRPr="00CD2777">
        <w:rPr>
          <w:rFonts w:ascii="Batang" w:eastAsia="Batang" w:hAnsi="Batang" w:cs="Times New Roman" w:hint="eastAsia"/>
          <w:i/>
          <w:iCs/>
        </w:rPr>
        <w:t>3.2.1. Black</w:t>
      </w:r>
      <w:r w:rsidRPr="00CD2777">
        <w:rPr>
          <w:rFonts w:ascii="Batang" w:eastAsia="Batang" w:hAnsi="Batang" w:cs="Times New Roman"/>
          <w:i/>
          <w:iCs/>
        </w:rPr>
        <w:t>–</w:t>
      </w:r>
      <w:proofErr w:type="spellStart"/>
      <w:r w:rsidRPr="00CD2777">
        <w:rPr>
          <w:rFonts w:ascii="Batang" w:eastAsia="Batang" w:hAnsi="Batang" w:cs="Times New Roman" w:hint="eastAsia"/>
          <w:i/>
          <w:iCs/>
        </w:rPr>
        <w:t>Litterman</w:t>
      </w:r>
      <w:proofErr w:type="spellEnd"/>
      <w:r w:rsidRPr="00CD2777">
        <w:rPr>
          <w:rFonts w:ascii="Batang" w:eastAsia="Batang" w:hAnsi="Batang" w:cs="Times New Roman" w:hint="eastAsia"/>
          <w:i/>
          <w:iCs/>
        </w:rPr>
        <w:t xml:space="preserve"> </w:t>
      </w:r>
      <w:r w:rsidR="00CD2777">
        <w:rPr>
          <w:rFonts w:ascii="Batang" w:eastAsia="Batang" w:hAnsi="Batang" w:cs="Times New Roman" w:hint="eastAsia"/>
          <w:i/>
          <w:iCs/>
        </w:rPr>
        <w:t>모형의 구현</w:t>
      </w:r>
    </w:p>
    <w:p w14:paraId="6EA3B1B8" w14:textId="424E9373" w:rsidR="00A179AA" w:rsidRDefault="00A179AA" w:rsidP="008F5C7A">
      <w:pPr>
        <w:wordWrap/>
        <w:spacing w:line="360" w:lineRule="auto"/>
        <w:ind w:firstLineChars="100" w:firstLine="220"/>
        <w:jc w:val="both"/>
        <w:rPr>
          <w:rFonts w:ascii="Batang" w:eastAsia="Batang" w:hAnsi="Batang" w:cs="함초롬바탕"/>
          <w:szCs w:val="22"/>
        </w:rPr>
      </w:pPr>
      <w:r w:rsidRPr="00CD2777">
        <w:rPr>
          <w:rFonts w:ascii="Batang" w:eastAsia="Batang" w:hAnsi="Batang" w:cs="함초롬바탕" w:hint="eastAsia"/>
          <w:szCs w:val="22"/>
        </w:rPr>
        <w:t xml:space="preserve"> Black-Litterman 모형은</w:t>
      </w:r>
      <w:r w:rsidR="00CD2777">
        <w:rPr>
          <w:rFonts w:ascii="Batang" w:eastAsia="Batang" w:hAnsi="Batang" w:cs="함초롬바탕" w:hint="eastAsia"/>
          <w:szCs w:val="22"/>
        </w:rPr>
      </w:r>
      <w:proofErr w:type="spellStart"/>
      <w:r w:rsidRPr="00CD2777">
        <w:rPr>
          <w:rFonts w:ascii="Batang" w:eastAsia="Batang" w:hAnsi="Batang" w:cs="함초롬바탕" w:hint="eastAsia"/>
          <w:szCs w:val="22"/>
        </w:rPr>
      </w:r>
      <w:ins w:id="497" w:author="나현종" w:date="2025-11-06T13:47:00Z" w16du:dateUtc="2025-11-06T04:47:00Z">
        <w:r w:rsidR="00CD2777">
          <w:rPr>
            <w:rFonts w:ascii="Batang" w:eastAsia="Batang" w:hAnsi="Batang" w:cs="함초롬바탕" w:hint="eastAsia"/>
            <w:szCs w:val="22"/>
          </w:rPr>
          <w:t>itterman</w:t>
        </w:r>
      </w:ins>
      <w:proofErr w:type="spellEnd"/>
      <w:r w:rsidRPr="00CD2777">
        <w:rPr>
          <w:rFonts w:ascii="Batang" w:eastAsia="Batang" w:hAnsi="Batang" w:cs="함초롬바탕" w:hint="eastAsia"/>
          <w:szCs w:val="22"/>
        </w:rPr>
        <w:t xml:space="preserve"> 평균</w:t>
      </w:r>
      <w:r w:rsidRPr="00CD2777">
        <w:rPr>
          <w:rFonts w:ascii="Batang" w:eastAsia="Batang" w:hAnsi="Batang" w:cs="Times New Roman"/>
          <w:szCs w:val="22"/>
        </w:rPr>
        <w:t>–</w:t>
      </w:r>
      <w:r w:rsidRPr="00CD2777">
        <w:rPr>
          <w:rFonts w:ascii="Batang" w:eastAsia="Batang" w:hAnsi="Batang" w:cs="HYSinMyeongJo-Medium" w:hint="eastAsia"/>
          <w:szCs w:val="22"/>
        </w:rPr>
        <w:t>분산</w:t>
      </w:r>
      <w:r w:rsidRPr="00CD2777">
        <w:rPr>
          <w:rFonts w:ascii="Batang" w:eastAsia="Batang" w:hAnsi="Batang" w:cs="함초롬바탕" w:hint="eastAsia"/>
          <w:szCs w:val="22"/>
        </w:rPr>
        <w:t xml:space="preserve"> 최적화</w:t>
      </w:r>
      <w:r w:rsidR="00CD2777">
        <w:rPr>
          <w:rFonts w:ascii="Batang" w:eastAsia="Batang" w:hAnsi="Batang" w:cs="함초롬바탕" w:hint="eastAsia"/>
          <w:szCs w:val="22"/>
        </w:rPr>
        <w:t>가 갖는</w:t>
      </w:r>
      <w:r w:rsidRPr="00CD2777">
        <w:rPr>
          <w:rFonts w:ascii="Batang" w:eastAsia="Batang" w:hAnsi="Batang" w:cs="함초롬바탕" w:hint="eastAsia"/>
          <w:szCs w:val="22"/>
        </w:rPr>
        <w:t xml:space="preserve"> 입력 불안정성 문제를 완화하기 위해</w:t>
      </w:r>
      <w:r w:rsidR="00CD2777">
        <w:rPr>
          <w:rFonts w:ascii="Batang" w:eastAsia="Batang" w:hAnsi="Batang" w:cs="함초롬바탕" w:hint="eastAsia"/>
          <w:szCs w:val="22"/>
        </w:rPr>
        <w:t xml:space="preserve"> 베이지안 접근을 채택한다. 이 모형의 핵심은</w:t>
      </w:r>
      <w:r w:rsidRPr="00CD2777">
        <w:rPr>
          <w:rFonts w:ascii="Batang" w:eastAsia="Batang" w:hAnsi="Batang" w:cs="함초롬바탕" w:hint="eastAsia"/>
          <w:szCs w:val="22"/>
        </w:rPr>
        <w:t xml:space="preserve"> </w:t>
      </w:r>
      <w:r w:rsidR="00DC683E" w:rsidRPr="00CD2777">
        <w:rPr>
          <w:rFonts w:ascii="Batang" w:eastAsia="Batang" w:hAnsi="Batang" w:cs="함초롬바탕" w:hint="eastAsia"/>
          <w:szCs w:val="22"/>
        </w:rPr>
        <w:t xml:space="preserve">시장 </w:t>
      </w:r>
      <w:r w:rsidR="00EC072F" w:rsidRPr="00CD2777">
        <w:rPr>
          <w:rFonts w:ascii="Batang" w:eastAsia="Batang" w:hAnsi="Batang" w:cs="함초롬바탕" w:hint="eastAsia"/>
          <w:szCs w:val="22"/>
        </w:rPr>
        <w:t>균형 수익률</w:t>
      </w:r>
      <w:r w:rsidRPr="00CD2777">
        <w:rPr>
          <w:rFonts w:ascii="Batang" w:eastAsia="Batang" w:hAnsi="Batang" w:cs="함초롬바탕" w:hint="eastAsia"/>
          <w:szCs w:val="22"/>
        </w:rPr>
        <w:t>(π)을 사전</w:t>
      </w:r>
      <w:r w:rsidR="00CD2777">
        <w:rPr>
          <w:rFonts w:ascii="Batang" w:eastAsia="Batang" w:hAnsi="Batang" w:cs="함초롬바탕" w:hint="eastAsia"/>
          <w:szCs w:val="22"/>
        </w:rPr>
        <w:t xml:space="preserve"> 분포</w:t>
      </w:r>
      <w:r w:rsidRPr="00CD2777">
        <w:rPr>
          <w:rFonts w:ascii="Batang" w:eastAsia="Batang" w:hAnsi="Batang" w:cs="함초롬바탕" w:hint="eastAsia"/>
          <w:szCs w:val="22"/>
        </w:rPr>
        <w:t>로 설정하고</w:t>
      </w:r>
      <w:del w:id="498" w:author="나현종" w:date="2025-11-06T13:47:00Z" w16du:dateUtc="2025-11-06T04:47:00Z">
        <w:r w:rsidRPr="00CD2777" w:rsidDel="00CD2777">
          <w:rPr>
            <w:rFonts w:ascii="Batang" w:eastAsia="Batang" w:hAnsi="Batang" w:cs="함초롬바탕" w:hint="eastAsia"/>
            <w:szCs w:val="22"/>
          </w:rPr>
          <w:delText>,</w:delText>
        </w:r>
      </w:del>
      <w:r w:rsidRPr="00CD2777">
        <w:rPr>
          <w:rFonts w:ascii="Batang" w:eastAsia="Batang" w:hAnsi="Batang" w:cs="함초롬바탕" w:hint="eastAsia"/>
          <w:szCs w:val="22"/>
        </w:rPr>
        <w:t xml:space="preserve"> 투자자의 견해(Q)</w:t>
      </w:r>
      <w:r w:rsidR="00CD2777">
        <w:rPr>
          <w:rFonts w:ascii="Batang" w:eastAsia="Batang" w:hAnsi="Batang" w:cs="함초롬바탕" w:hint="eastAsia"/>
          <w:szCs w:val="22"/>
        </w:rPr>
        <w:t xml:space="preserve">와 </w:t>
      </w:r>
      <w:r w:rsidR="00CD2777" w:rsidRPr="00CD2777">
        <w:rPr>
          <w:rFonts w:ascii="Batang" w:eastAsia="Batang" w:hAnsi="Batang" w:cs="함초롬바탕" w:hint="eastAsia"/>
          <w:szCs w:val="22"/>
        </w:rPr>
        <w:t>신뢰도(</w:t>
      </w:r>
      <w:proofErr w:type="spellStart"/>
      <w:r w:rsidR="00CD2777" w:rsidRPr="00CD2777">
        <w:rPr>
          <w:rFonts w:ascii="Batang" w:eastAsia="Batang" w:hAnsi="Batang" w:cs="함초롬바탕" w:hint="eastAsia"/>
          <w:szCs w:val="22"/>
        </w:rPr>
        <w:t>Ω</w:t>
      </w:r>
      <w:proofErr w:type="spellEnd"/>
      <w:r w:rsidR="00CD2777" w:rsidRPr="00CD2777">
        <w:rPr>
          <w:rFonts w:ascii="Batang" w:eastAsia="Batang" w:hAnsi="Batang" w:cs="함초롬바탕" w:hint="eastAsia"/>
          <w:szCs w:val="22"/>
        </w:rPr>
        <w:t>)</w:t>
      </w:r>
      <w:r w:rsidR="00CD2777">
        <w:rPr>
          <w:rFonts w:ascii="Batang" w:eastAsia="Batang" w:hAnsi="Batang" w:cs="함초롬바탕" w:hint="eastAsia"/>
          <w:szCs w:val="22"/>
        </w:rPr>
        <w:t>를 사후 분포로 결합하여 최종 기대수익률</w:t>
      </w:r>
      <w:r w:rsidR="00CD2777" w:rsidRPr="00CD2777">
        <w:rPr>
          <w:rFonts w:ascii="Batang" w:eastAsia="Batang" w:hAnsi="Batang" w:cs="함초롬바탕" w:hint="eastAsia"/>
          <w:szCs w:val="22"/>
        </w:rPr>
        <w:t>(</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μ</m:t>
            </m:r>
          </m:e>
          <m:sub>
            <m:r>
              <w:rPr>
                <w:rFonts w:ascii="Cambria Math" w:eastAsia="Batang" w:hAnsi="Cambria Math" w:cs="함초롬바탕" w:hint="eastAsia"/>
                <w:szCs w:val="22"/>
              </w:rPr>
              <m:t>BL</m:t>
            </m:r>
          </m:sub>
        </m:sSub>
      </m:oMath>
      <w:r w:rsidR="00CD2777" w:rsidRPr="00CD2777">
        <w:rPr>
          <w:rFonts w:ascii="Batang" w:eastAsia="Batang" w:hAnsi="Batang" w:cs="함초롬바탕" w:hint="eastAsia"/>
          <w:szCs w:val="22"/>
        </w:rPr>
        <w:t>)</w:t>
      </w:r>
      <w:r w:rsidR="00CD2777">
        <w:rPr>
          <w:rFonts w:ascii="Batang" w:eastAsia="Batang" w:hAnsi="Batang" w:cs="함초롬바탕" w:hint="eastAsia"/>
          <w:szCs w:val="22"/>
        </w:rPr>
        <w:t xml:space="preserve">을 도출하는 것이다. </w:t>
      </w:r>
      <w:r w:rsidR="00CD2777" w:rsidRPr="00CD2777">
        <w:rPr>
          <w:rFonts w:ascii="Batang" w:eastAsia="Batang" w:hAnsi="Batang" w:cs="함초롬바탕"/>
          <w:szCs w:val="22"/>
        </w:rPr>
        <w:t xml:space="preserve">연구가 사용하는 사후 평균의 일반식은 시장 정보의 정밀도와 견해 정보의 정밀도를 </w:t>
      </w:r>
      <w:r w:rsidR="00CD2777">
        <w:rPr>
          <w:rFonts w:ascii="Batang" w:eastAsia="Batang" w:hAnsi="Batang" w:cs="함초롬바탕" w:hint="eastAsia"/>
          <w:szCs w:val="22"/>
        </w:rPr>
        <w:t xml:space="preserve">아래 식(1)과 같이 </w:t>
      </w:r>
      <w:r w:rsidR="00CD2777" w:rsidRPr="00CD2777">
        <w:rPr>
          <w:rFonts w:ascii="Batang" w:eastAsia="Batang" w:hAnsi="Batang" w:cs="함초롬바탕"/>
          <w:szCs w:val="22"/>
        </w:rPr>
        <w:t>가중 평균하는 형태로 표현되며, 이는 베이지안 통계의 정규분포 결합 공식에 기반한다.</w:t>
      </w:r>
    </w:p>
    <w:p w14:paraId="7B368B27" w14:textId="77777777" w:rsidR="00CD2777" w:rsidRPr="00CD2777" w:rsidRDefault="00CD2777" w:rsidP="008F5C7A">
      <w:pPr>
        <w:wordWrap/>
        <w:spacing w:line="360" w:lineRule="auto"/>
        <w:ind w:firstLineChars="100" w:firstLine="220"/>
        <w:jc w:val="both"/>
        <w:rPr>
          <w:rFonts w:ascii="Batang" w:eastAsia="Batang" w:hAnsi="Batang" w:cs="함초롬바탕"/>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499" w:author="나현종" w:date="2025-11-06T13:49:00Z" w16du:dateUtc="2025-11-06T04:49:00Z">
          <w:tblPr>
            <w:tblStyle w:val="TableGrid"/>
            <w:tblW w:w="0" w:type="auto"/>
            <w:tblLook w:val="04A0" w:firstRow="1" w:lastRow="0" w:firstColumn="1" w:lastColumn="0" w:noHBand="0" w:noVBand="1"/>
          </w:tblPr>
        </w:tblPrChange>
      </w:tblPr>
      <w:tblGrid>
        <w:gridCol w:w="8668"/>
        <w:gridCol w:w="692"/>
        <w:tblGridChange w:id="500">
          <w:tblGrid>
            <w:gridCol w:w="115"/>
            <w:gridCol w:w="4675"/>
            <w:gridCol w:w="3878"/>
            <w:gridCol w:w="692"/>
            <w:gridCol w:w="105"/>
          </w:tblGrid>
        </w:tblGridChange>
      </w:tblGrid>
      <w:tr w:rsidR="00CD2777" w14:paraId="65B09D3D" w14:textId="77777777" w:rsidTr="00CD2777">
        <w:trPr>
          <w:trPrChange w:id="501" w:author="나현종" w:date="2025-11-06T13:49:00Z" w16du:dateUtc="2025-11-06T04:49:00Z">
            <w:trPr>
              <w:gridBefore w:val="1"/>
            </w:trPr>
          </w:trPrChange>
        </w:trPr>
        <w:tc>
          <w:tcPr>
            <w:tcW w:w="9067" w:type="dxa"/>
            <w:tcPrChange w:id="502" w:author="나현종" w:date="2025-11-06T13:49:00Z" w16du:dateUtc="2025-11-06T04:49:00Z">
              <w:tcPr>
                <w:tcW w:w="4675" w:type="dxa"/>
              </w:tcPr>
            </w:tcPrChange>
          </w:tcPr>
          <w:p w14:paraId="36C358FD" w14:textId="415E69B7" w:rsidR="00CD2777" w:rsidRDefault="000331B7">
            <w:pPr>
              <w:wordWrap/>
              <w:spacing w:line="360" w:lineRule="auto"/>
              <w:ind w:firstLineChars="100" w:firstLine="220"/>
              <w:jc w:val="both"/>
              <w:rPr>
                <w:rFonts w:ascii="Batang" w:eastAsia="Batang" w:hAnsi="Batang" w:cs="함초롬바탕"/>
                <w:szCs w:val="22"/>
              </w:rPr>
              <w:pPrChange w:id="503" w:author="나현종" w:date="2025-11-06T14:03:00Z" w16du:dateUtc="2025-11-06T05:03:00Z">
                <w:pPr>
                  <w:wordWrap/>
                  <w:spacing w:line="360" w:lineRule="auto"/>
                  <w:jc w:val="both"/>
                </w:pPr>
              </w:pPrChange>
            </w:pPr>
            <m:oMathPara>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μ</m:t>
                    </m:r>
                  </m:e>
                  <m:sub>
                    <m:r>
                      <w:rPr>
                        <w:rFonts w:ascii="Cambria Math" w:eastAsia="Batang" w:hAnsi="Cambria Math" w:cs="함초롬바탕" w:hint="eastAsia"/>
                        <w:szCs w:val="22"/>
                      </w:rPr>
                      <m:t>BL</m:t>
                    </m:r>
                  </m:sub>
                </m:sSub>
                <m:r>
                  <w:rPr>
                    <w:rFonts w:ascii="Cambria Math" w:eastAsia="Batang" w:hAnsi="Cambria Math" w:cs="함초롬바탕" w:hint="eastAsia"/>
                    <w:szCs w:val="22"/>
                  </w:rPr>
                  <m:t xml:space="preserve"> = </m:t>
                </m:r>
                <m:sSup>
                  <m:sSupPr>
                    <m:ctrlPr>
                      <w:rPr>
                        <w:rFonts w:ascii="Cambria Math" w:eastAsia="Batang" w:hAnsi="Cambria Math" w:cs="함초롬바탕" w:hint="eastAsia"/>
                        <w:i/>
                        <w:szCs w:val="22"/>
                      </w:rPr>
                    </m:ctrlPr>
                  </m:sSupPr>
                  <m:e>
                    <m:d>
                      <m:dPr>
                        <m:begChr m:val="["/>
                        <m:endChr m:val="]"/>
                        <m:ctrlPr>
                          <w:rPr>
                            <w:rFonts w:ascii="Cambria Math" w:eastAsia="Batang" w:hAnsi="Cambria Math" w:cs="함초롬바탕" w:hint="eastAsia"/>
                            <w:i/>
                            <w:szCs w:val="22"/>
                          </w:rPr>
                        </m:ctrlPr>
                      </m:dPr>
                      <m:e>
                        <m:r>
                          <w:rPr>
                            <w:rFonts w:ascii="Cambria Math" w:eastAsia="Batang" w:hAnsi="Cambria Math" w:cs="함초롬바탕" w:hint="eastAsia"/>
                            <w:szCs w:val="22"/>
                          </w:rPr>
                          <m:t xml:space="preserve"> </m:t>
                        </m:r>
                        <m:sSup>
                          <m:sSupPr>
                            <m:ctrlPr>
                              <w:rPr>
                                <w:rFonts w:ascii="Cambria Math" w:eastAsia="Batang" w:hAnsi="Cambria Math" w:cs="함초롬바탕" w:hint="eastAsia"/>
                                <w:i/>
                                <w:szCs w:val="22"/>
                              </w:rPr>
                            </m:ctrlPr>
                          </m:sSupPr>
                          <m:e>
                            <m:d>
                              <m:dPr>
                                <m:ctrlPr>
                                  <w:rPr>
                                    <w:rFonts w:ascii="Cambria Math" w:eastAsia="Batang" w:hAnsi="Cambria Math" w:cs="함초롬바탕" w:hint="eastAsia"/>
                                    <w:i/>
                                    <w:szCs w:val="22"/>
                                  </w:rPr>
                                </m:ctrlPr>
                              </m:dPr>
                              <m:e>
                                <m:r>
                                  <w:rPr>
                                    <w:rFonts w:ascii="Cambria Math" w:eastAsia="Batang" w:hAnsi="Cambria Math" w:cs="함초롬바탕" w:hint="eastAsia"/>
                                    <w:szCs w:val="22"/>
                                  </w:rPr>
                                  <m:t>τΣ</m:t>
                                </m:r>
                              </m:e>
                            </m:d>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 xml:space="preserve"> + </m:t>
                        </m:r>
                        <m:r>
                          <w:rPr>
                            <w:rFonts w:ascii="Cambria Math" w:eastAsia="Batang" w:hAnsi="Cambria Math" w:cs="함초롬바탕" w:hint="eastAsia"/>
                            <w:szCs w:val="22"/>
                          </w:rPr>
                          <m:t>P</m:t>
                        </m:r>
                        <m:r>
                          <w:rPr>
                            <w:rFonts w:ascii="Cambria Math" w:eastAsia="Batang" w:hAnsi="Cambria Math" w:cs="함초롬바탕" w:hint="eastAsia"/>
                            <w:szCs w:val="22"/>
                          </w:rPr>
                          <m:t>ᵀ</m:t>
                        </m:r>
                        <m:sSup>
                          <m:sSupPr>
                            <m:ctrlPr>
                              <w:rPr>
                                <w:rFonts w:ascii="Cambria Math" w:eastAsia="Batang" w:hAnsi="Cambria Math" w:cs="함초롬바탕" w:hint="eastAsia"/>
                                <w:i/>
                                <w:szCs w:val="22"/>
                              </w:rPr>
                            </m:ctrlPr>
                          </m:sSupPr>
                          <m:e>
                            <m:r>
                              <w:rPr>
                                <w:rFonts w:ascii="Cambria Math" w:eastAsia="Batang" w:hAnsi="Cambria Math" w:cs="함초롬바탕" w:hint="eastAsia"/>
                                <w:szCs w:val="22"/>
                              </w:rPr>
                              <m:t>Ω</m:t>
                            </m:r>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P</m:t>
                        </m:r>
                        <m:r>
                          <w:rPr>
                            <w:rFonts w:ascii="Cambria Math" w:eastAsia="Batang" w:hAnsi="Cambria Math" w:cs="함초롬바탕" w:hint="eastAsia"/>
                            <w:szCs w:val="22"/>
                          </w:rPr>
                          <m:t xml:space="preserve"> </m:t>
                        </m:r>
                      </m:e>
                    </m:d>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 xml:space="preserve"> </m:t>
                </m:r>
                <m:d>
                  <m:dPr>
                    <m:begChr m:val="["/>
                    <m:endChr m:val="]"/>
                    <m:ctrlPr>
                      <w:rPr>
                        <w:rFonts w:ascii="Cambria Math" w:eastAsia="Batang" w:hAnsi="Cambria Math" w:cs="함초롬바탕" w:hint="eastAsia"/>
                        <w:i/>
                        <w:szCs w:val="22"/>
                      </w:rPr>
                    </m:ctrlPr>
                  </m:dPr>
                  <m:e>
                    <m:r>
                      <w:rPr>
                        <w:rFonts w:ascii="Cambria Math" w:eastAsia="Batang" w:hAnsi="Cambria Math" w:cs="함초롬바탕" w:hint="eastAsia"/>
                        <w:szCs w:val="22"/>
                      </w:rPr>
                      <m:t xml:space="preserve"> </m:t>
                    </m:r>
                    <m:sSup>
                      <m:sSupPr>
                        <m:ctrlPr>
                          <w:rPr>
                            <w:rFonts w:ascii="Cambria Math" w:eastAsia="Batang" w:hAnsi="Cambria Math" w:cs="함초롬바탕" w:hint="eastAsia"/>
                            <w:i/>
                            <w:szCs w:val="22"/>
                          </w:rPr>
                        </m:ctrlPr>
                      </m:sSupPr>
                      <m:e>
                        <m:d>
                          <m:dPr>
                            <m:ctrlPr>
                              <w:rPr>
                                <w:rFonts w:ascii="Cambria Math" w:eastAsia="Batang" w:hAnsi="Cambria Math" w:cs="함초롬바탕" w:hint="eastAsia"/>
                                <w:i/>
                                <w:szCs w:val="22"/>
                              </w:rPr>
                            </m:ctrlPr>
                          </m:dPr>
                          <m:e>
                            <m:r>
                              <w:rPr>
                                <w:rFonts w:ascii="Cambria Math" w:eastAsia="Batang" w:hAnsi="Cambria Math" w:cs="함초롬바탕" w:hint="eastAsia"/>
                                <w:szCs w:val="22"/>
                              </w:rPr>
                              <m:t>τΣ</m:t>
                            </m:r>
                          </m:e>
                        </m:d>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π</m:t>
                    </m:r>
                    <m:r>
                      <w:rPr>
                        <w:rFonts w:ascii="Cambria Math" w:eastAsia="Batang" w:hAnsi="Cambria Math" w:cs="함초롬바탕" w:hint="eastAsia"/>
                        <w:szCs w:val="22"/>
                      </w:rPr>
                      <m:t xml:space="preserve"> + </m:t>
                    </m:r>
                    <m:r>
                      <w:rPr>
                        <w:rFonts w:ascii="Cambria Math" w:eastAsia="Batang" w:hAnsi="Cambria Math" w:cs="함초롬바탕" w:hint="eastAsia"/>
                        <w:szCs w:val="22"/>
                      </w:rPr>
                      <m:t>P</m:t>
                    </m:r>
                    <m:r>
                      <w:rPr>
                        <w:rFonts w:ascii="Cambria Math" w:eastAsia="Batang" w:hAnsi="Cambria Math" w:cs="함초롬바탕" w:hint="eastAsia"/>
                        <w:szCs w:val="22"/>
                      </w:rPr>
                      <m:t>ᵀ</m:t>
                    </m:r>
                    <m:sSup>
                      <m:sSupPr>
                        <m:ctrlPr>
                          <w:rPr>
                            <w:rFonts w:ascii="Cambria Math" w:eastAsia="Batang" w:hAnsi="Cambria Math" w:cs="함초롬바탕" w:hint="eastAsia"/>
                            <w:i/>
                            <w:szCs w:val="22"/>
                          </w:rPr>
                        </m:ctrlPr>
                      </m:sSupPr>
                      <m:e>
                        <m:r>
                          <w:rPr>
                            <w:rFonts w:ascii="Cambria Math" w:eastAsia="Batang" w:hAnsi="Cambria Math" w:cs="함초롬바탕" w:hint="eastAsia"/>
                            <w:szCs w:val="22"/>
                          </w:rPr>
                          <m:t>Ω</m:t>
                        </m:r>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Q</m:t>
                    </m:r>
                    <m:r>
                      <w:rPr>
                        <w:rFonts w:ascii="Cambria Math" w:eastAsia="Batang" w:hAnsi="Cambria Math" w:cs="함초롬바탕" w:hint="eastAsia"/>
                        <w:szCs w:val="22"/>
                      </w:rPr>
                      <m:t xml:space="preserve"> </m:t>
                    </m:r>
                  </m:e>
                </m:d>
              </m:oMath>
            </m:oMathPara>
          </w:p>
        </w:tc>
        <w:tc>
          <w:tcPr>
            <w:tcW w:w="283" w:type="dxa"/>
            <w:tcPrChange w:id="504" w:author="나현종" w:date="2025-11-06T13:49:00Z" w16du:dateUtc="2025-11-06T04:49:00Z">
              <w:tcPr>
                <w:tcW w:w="4675" w:type="dxa"/>
                <w:gridSpan w:val="3"/>
              </w:tcPr>
            </w:tcPrChange>
          </w:tcPr>
          <w:p w14:paraId="7F39C111" w14:textId="01E83322" w:rsidR="00CD2777" w:rsidRDefault="00CD2777">
            <w:pPr>
              <w:wordWrap/>
              <w:spacing w:line="360" w:lineRule="auto"/>
              <w:ind w:firstLineChars="100" w:firstLine="220"/>
              <w:jc w:val="both"/>
              <w:rPr>
                <w:rFonts w:ascii="Batang" w:eastAsia="Batang" w:hAnsi="Batang" w:cs="함초롬바탕"/>
                <w:szCs w:val="22"/>
              </w:rPr>
              <w:pPrChange w:id="505" w:author="나현종" w:date="2025-11-06T14:03:00Z" w16du:dateUtc="2025-11-06T05:03:00Z">
                <w:pPr>
                  <w:wordWrap/>
                  <w:spacing w:line="360" w:lineRule="auto"/>
                  <w:jc w:val="both"/>
                </w:pPr>
              </w:pPrChange>
            </w:pPr>
            <w:r>
              <w:rPr>
                <w:rFonts w:ascii="Batang" w:eastAsia="Batang" w:hAnsi="Batang" w:cs="함초롬바탕" w:hint="eastAsia"/>
                <w:szCs w:val="22"/>
              </w:rPr>
              <w:t>(1)</w:t>
            </w:r>
          </w:p>
        </w:tc>
      </w:tr>
    </w:tbl>
    <w:p w14:paraId="6EDC61DA" w14:textId="77777777" w:rsidR="00CD2777" w:rsidRDefault="00CD2777">
      <w:pPr>
        <w:wordWrap/>
        <w:spacing w:line="360" w:lineRule="auto"/>
        <w:ind w:firstLineChars="100" w:firstLine="220"/>
        <w:jc w:val="both"/>
        <w:rPr>
          <w:rFonts w:ascii="Batang" w:eastAsia="Batang" w:hAnsi="Batang" w:cs="함초롬바탕"/>
          <w:szCs w:val="22"/>
        </w:rPr>
        <w:pPrChange w:id="506" w:author="나현종" w:date="2025-11-06T14:03:00Z" w16du:dateUtc="2025-11-06T05:03:00Z">
          <w:pPr>
            <w:wordWrap/>
            <w:spacing w:line="360" w:lineRule="auto"/>
            <w:jc w:val="both"/>
          </w:pPr>
        </w:pPrChange>
      </w:pPr>
    </w:p>
    <w:p w14:paraId="59DEDCE7" w14:textId="61DAC6F3" w:rsidR="002937A5" w:rsidDel="004C4F24" w:rsidRDefault="00D25B8E">
      <w:pPr>
        <w:wordWrap/>
        <w:spacing w:line="360" w:lineRule="auto"/>
        <w:ind w:firstLineChars="100" w:firstLine="220"/>
        <w:jc w:val="both"/>
        <w:rPr>
          <w:del w:id="507" w:author="jys083177@gmail.com" w:date="2025-11-12T14:36:00Z" w16du:dateUtc="2025-11-12T05:36:00Z"/>
          <w:rFonts w:ascii="Batang" w:eastAsia="Batang" w:hAnsi="Batang" w:cs="함초롬바탕"/>
          <w:color w:val="4C94D8" w:themeColor="text2" w:themeTint="80"/>
          <w:szCs w:val="22"/>
        </w:rPr>
      </w:pPr>
      <w:r>
        <w:rPr>
          <w:rFonts w:ascii="Batang" w:eastAsia="Batang" w:hAnsi="Batang" w:cs="함초롬바탕" w:hint="eastAsia"/>
          <w:szCs w:val="22"/>
        </w:rPr>
        <w:t xml:space="preserve">여기서 </w:t>
      </w:r>
      <w:r w:rsidRPr="00D25B8E">
        <w:rPr>
          <w:rFonts w:ascii="Batang" w:eastAsia="Batang" w:hAnsi="Batang" w:cs="함초롬바탕"/>
          <w:szCs w:val="22"/>
        </w:rPr>
        <w:t>사후 기대수익률은 시장균형 기대수익률 벡터</w:t>
      </w:r>
      <w:r>
        <w:rPr>
          <w:rFonts w:ascii="Batang" w:eastAsia="Batang" w:hAnsi="Batang" w:cs="함초롬바탕" w:hint="eastAsia"/>
          <w:szCs w:val="22"/>
        </w:rPr>
        <w:t>(</w:t>
      </w:r>
      <w:proofErr w:type="spellStart"/>
      <w:r w:rsidRPr="00CD2777">
        <w:rPr>
          <w:rFonts w:ascii="Batang" w:eastAsia="Batang" w:hAnsi="Batang" w:cs="함초롬바탕" w:hint="eastAsia"/>
          <w:szCs w:val="22"/>
        </w:rPr>
        <w:t>Π</w:t>
      </w:r>
      <w:proofErr w:type="spellEnd"/>
      <w:r>
        <w:rPr>
          <w:rFonts w:ascii="Batang" w:eastAsia="Batang" w:hAnsi="Batang" w:cs="함초롬바탕" w:hint="eastAsia"/>
          <w:szCs w:val="22"/>
        </w:rPr>
        <w:t>)</w:t>
      </w:r>
      <w:r w:rsidRPr="00D25B8E">
        <w:rPr>
          <w:rFonts w:ascii="Batang" w:eastAsia="Batang" w:hAnsi="Batang" w:cs="함초롬바탕"/>
          <w:szCs w:val="22"/>
        </w:rPr>
        <w:t>, 자산 간 수익률 공분산행렬</w:t>
      </w:r>
      <w:r>
        <w:rPr>
          <w:rFonts w:ascii="Batang" w:eastAsia="Batang" w:hAnsi="Batang" w:cs="함초롬바탕" w:hint="eastAsia"/>
          <w:szCs w:val="22"/>
        </w:rPr>
        <w:t>(</w:t>
      </w:r>
      <w:proofErr w:type="spellStart"/>
      <w:r w:rsidRPr="00CD2777">
        <w:rPr>
          <w:rFonts w:ascii="Batang" w:eastAsia="Batang" w:hAnsi="Batang" w:cs="함초롬바탕" w:hint="eastAsia"/>
          <w:szCs w:val="22"/>
        </w:rPr>
        <w:t>Σ</w:t>
      </w:r>
      <w:proofErr w:type="spellEnd"/>
      <w:r>
        <w:rPr>
          <w:rFonts w:ascii="Batang" w:eastAsia="Batang" w:hAnsi="Batang" w:cs="함초롬바탕" w:hint="eastAsia"/>
          <w:szCs w:val="22"/>
        </w:rPr>
        <w:t>)</w:t>
      </w:r>
      <w:r w:rsidRPr="00D25B8E">
        <w:rPr>
          <w:rFonts w:ascii="Batang" w:eastAsia="Batang" w:hAnsi="Batang" w:cs="함초롬바탕"/>
          <w:szCs w:val="22"/>
        </w:rPr>
        <w:t>, 시장 신호의 불확실성을 조정하는 스칼라</w:t>
      </w:r>
      <w:r>
        <w:rPr>
          <w:rFonts w:ascii="Batang" w:eastAsia="Batang" w:hAnsi="Batang" w:cs="함초롬바탕" w:hint="eastAsia"/>
          <w:szCs w:val="22"/>
        </w:rPr>
        <w:t>(</w:t>
      </w:r>
      <w:proofErr w:type="spellStart"/>
      <w:r w:rsidRPr="00CD2777">
        <w:rPr>
          <w:rFonts w:ascii="Batang" w:eastAsia="Batang" w:hAnsi="Batang" w:cs="함초롬바탕" w:hint="eastAsia"/>
          <w:szCs w:val="22"/>
        </w:rPr>
        <w:t>τ</w:t>
      </w:r>
      <w:proofErr w:type="spellEnd"/>
      <w:r>
        <w:rPr>
          <w:rFonts w:ascii="Batang" w:eastAsia="Batang" w:hAnsi="Batang" w:cs="함초롬바탕" w:hint="eastAsia"/>
          <w:szCs w:val="22"/>
        </w:rPr>
        <w:t>)</w:t>
      </w:r>
      <w:r w:rsidRPr="00D25B8E">
        <w:rPr>
          <w:rFonts w:ascii="Batang" w:eastAsia="Batang" w:hAnsi="Batang" w:cs="함초롬바탕"/>
          <w:szCs w:val="22"/>
        </w:rPr>
        <w:t>, 자산을 견해에 매핑하는 행렬</w:t>
      </w:r>
      <w:r>
        <w:rPr>
          <w:rFonts w:ascii="Batang" w:eastAsia="Batang" w:hAnsi="Batang" w:cs="함초롬바탕" w:hint="eastAsia"/>
          <w:szCs w:val="22"/>
        </w:rPr>
        <w:t>(</w:t>
      </w:r>
      <w:r w:rsidRPr="00CD2777">
        <w:rPr>
          <w:rFonts w:ascii="Batang" w:eastAsia="Batang" w:hAnsi="Batang" w:cs="함초롬바탕" w:hint="eastAsia"/>
          <w:szCs w:val="22"/>
        </w:rPr>
        <w:t>P</w:t>
      </w:r>
      <w:r>
        <w:rPr>
          <w:rFonts w:ascii="Batang" w:eastAsia="Batang" w:hAnsi="Batang" w:cs="함초롬바탕" w:hint="eastAsia"/>
          <w:szCs w:val="22"/>
        </w:rPr>
        <w:t>)</w:t>
      </w:r>
      <w:r w:rsidRPr="00D25B8E">
        <w:rPr>
          <w:rFonts w:ascii="Batang" w:eastAsia="Batang" w:hAnsi="Batang" w:cs="함초롬바탕"/>
          <w:szCs w:val="22"/>
        </w:rPr>
        <w:t>, 견해의 기대수익률 벡터</w:t>
      </w:r>
      <w:r>
        <w:rPr>
          <w:rFonts w:ascii="Batang" w:eastAsia="Batang" w:hAnsi="Batang" w:cs="함초롬바탕" w:hint="eastAsia"/>
          <w:szCs w:val="22"/>
        </w:rPr>
        <w:t>(</w:t>
      </w:r>
      <w:r w:rsidRPr="00CD2777">
        <w:rPr>
          <w:rFonts w:ascii="Batang" w:eastAsia="Batang" w:hAnsi="Batang" w:cs="함초롬바탕" w:hint="eastAsia"/>
          <w:szCs w:val="22"/>
        </w:rPr>
        <w:t>Q</w:t>
      </w:r>
      <w:r>
        <w:rPr>
          <w:rFonts w:ascii="Batang" w:eastAsia="Batang" w:hAnsi="Batang" w:cs="함초롬바탕" w:hint="eastAsia"/>
          <w:szCs w:val="22"/>
        </w:rPr>
        <w:t>)</w:t>
      </w:r>
      <w:r w:rsidRPr="00D25B8E">
        <w:rPr>
          <w:rFonts w:ascii="Batang" w:eastAsia="Batang" w:hAnsi="Batang" w:cs="함초롬바탕"/>
          <w:szCs w:val="22"/>
        </w:rPr>
        <w:t>, 견해 불확실성의 공분산행렬</w:t>
      </w:r>
      <w:r>
        <w:rPr>
          <w:rFonts w:ascii="Batang" w:eastAsia="Batang" w:hAnsi="Batang" w:cs="함초롬바탕" w:hint="eastAsia"/>
          <w:szCs w:val="22"/>
        </w:rPr>
        <w:t>(</w:t>
      </w:r>
      <w:proofErr w:type="spellStart"/>
      <w:r w:rsidRPr="00CD2777">
        <w:rPr>
          <w:rFonts w:ascii="Batang" w:eastAsia="Batang" w:hAnsi="Batang" w:cs="함초롬바탕" w:hint="eastAsia"/>
          <w:szCs w:val="22"/>
        </w:rPr>
        <w:t>Ω</w:t>
      </w:r>
      <w:proofErr w:type="spellEnd"/>
      <w:r>
        <w:rPr>
          <w:rFonts w:ascii="Batang" w:eastAsia="Batang" w:hAnsi="Batang" w:cs="함초롬바탕" w:hint="eastAsia"/>
          <w:szCs w:val="22"/>
        </w:rPr>
        <w:t>)</w:t>
      </w:r>
      <w:r w:rsidRPr="00D25B8E">
        <w:rPr>
          <w:rFonts w:ascii="Batang" w:eastAsia="Batang" w:hAnsi="Batang" w:cs="함초롬바탕"/>
          <w:szCs w:val="22"/>
        </w:rPr>
        <w:t>을 입력으로 받는다. 여기서 자산 수</w:t>
      </w:r>
      <w:r>
        <w:rPr>
          <w:rFonts w:ascii="Batang" w:eastAsia="Batang" w:hAnsi="Batang" w:cs="함초롬바탕" w:hint="eastAsia"/>
          <w:szCs w:val="22"/>
        </w:rPr>
        <w:t>(N)</w:t>
      </w:r>
      <w:r w:rsidRPr="00D25B8E">
        <w:rPr>
          <w:rFonts w:ascii="Batang" w:eastAsia="Batang" w:hAnsi="Batang" w:cs="함초롬바탕"/>
          <w:szCs w:val="22"/>
        </w:rPr>
        <w:t>는 본 연구에서 GICS 섹터의 개수인 11이며, 견해 수</w:t>
      </w:r>
      <w:r>
        <w:rPr>
          <w:rFonts w:ascii="Batang" w:eastAsia="Batang" w:hAnsi="Batang" w:cs="함초롬바탕" w:hint="eastAsia"/>
          <w:szCs w:val="22"/>
        </w:rPr>
        <w:t>(K)</w:t>
      </w:r>
      <w:r w:rsidRPr="00D25B8E">
        <w:rPr>
          <w:rFonts w:ascii="Batang" w:eastAsia="Batang" w:hAnsi="Batang" w:cs="함초롬바탕"/>
          <w:szCs w:val="22"/>
        </w:rPr>
        <w:t xml:space="preserve">는 </w:t>
      </w:r>
      <w:r w:rsidR="0046768E">
        <w:rPr>
          <w:rFonts w:ascii="Batang" w:eastAsia="Batang" w:hAnsi="Batang" w:cs="함초롬바탕" w:hint="eastAsia"/>
          <w:szCs w:val="22"/>
        </w:rPr>
        <w:t>다음과 같이 결정된다.</w:t>
      </w:r>
    </w:p>
    <w:p w14:paraId="243CC456" w14:textId="77777777" w:rsidR="004C4F24" w:rsidRDefault="004C4F24">
      <w:pPr>
        <w:wordWrap/>
        <w:spacing w:line="360" w:lineRule="auto"/>
        <w:jc w:val="both"/>
        <w:rPr>
          <w:ins w:id="508" w:author="jys083177@gmail.com" w:date="2025-11-12T14:36:00Z" w16du:dateUtc="2025-11-12T05:36:00Z"/>
          <w:rFonts w:ascii="Batang" w:eastAsia="Batang" w:hAnsi="Batang" w:cs="함초롬바탕"/>
          <w:szCs w:val="22"/>
        </w:rPr>
        <w:pPrChange w:id="509" w:author="jys083177@gmail.com" w:date="2025-11-12T14:36:00Z" w16du:dateUtc="2025-11-12T05:36:00Z">
          <w:pPr>
            <w:wordWrap/>
            <w:spacing w:line="360" w:lineRule="auto"/>
            <w:ind w:firstLineChars="100" w:firstLine="220"/>
            <w:jc w:val="both"/>
          </w:pPr>
        </w:pPrChange>
      </w:pPr>
    </w:p>
    <w:p w14:paraId="5ED36250" w14:textId="18979541" w:rsidR="002937A5" w:rsidRPr="004C4F24" w:rsidDel="00653A9B" w:rsidRDefault="002937A5">
      <w:pPr>
        <w:wordWrap/>
        <w:spacing w:line="360" w:lineRule="auto"/>
        <w:ind w:firstLineChars="100" w:firstLine="220"/>
        <w:jc w:val="both"/>
        <w:rPr>
          <w:del w:id="510" w:author="jys083177@gmail.com" w:date="2025-11-12T13:26:00Z" w16du:dateUtc="2025-11-12T04:26:00Z"/>
          <w:rFonts w:ascii="Batang" w:eastAsia="Batang" w:hAnsi="Batang" w:cs="함초롬바탕"/>
          <w:szCs w:val="22"/>
        </w:rPr>
        <w:pPrChange w:id="511" w:author="jys083177@gmail.com" w:date="2025-11-12T14:37:00Z" w16du:dateUtc="2025-11-12T05:37:00Z">
          <w:pPr>
            <w:wordWrap/>
            <w:spacing w:line="360" w:lineRule="auto"/>
            <w:ind w:firstLine="216"/>
            <w:jc w:val="both"/>
          </w:pPr>
        </w:pPrChange>
      </w:pPr>
      <w:r w:rsidRPr="004C4F24">
        <w:rPr>
          <w:rFonts w:ascii="Batang" w:eastAsia="Batang" w:hAnsi="Batang" w:cs="함초롬바탕" w:hint="eastAsia"/>
          <w:szCs w:val="22"/>
        </w:rPr>
        <w:t>본래 Black-Litterman 모형을 정식화한 He and Litterman(1999)은 이 모형이</w:t>
      </w:r>
      <w:r w:rsidRPr="004C4F24">
        <w:rPr>
          <w:rFonts w:ascii="Batang" w:eastAsia="Batang" w:hAnsi="Batang" w:cs="함초롬바탕"/>
          <w:szCs w:val="22"/>
        </w:rPr>
      </w:r>
      <w:r w:rsidR="0046768E">
        <w:rPr>
          <w:rFonts w:ascii="Batang" w:eastAsia="Batang" w:hAnsi="Batang" w:cs="함초롬바탕" w:hint="eastAsia"/>
          <w:szCs w:val="22"/>
        </w:rPr>
      </w:r>
      <w:r w:rsidRPr="004C4F24">
        <w:rPr>
          <w:rFonts w:ascii="Batang" w:eastAsia="Batang" w:hAnsi="Batang" w:cs="함초롬바탕"/>
          <w:szCs w:val="22"/>
        </w:rPr>
      </w:r>
      <w:proofErr w:type="spellStart"/>
      <w:r w:rsidRPr="004C4F24">
        <w:rPr>
          <w:rFonts w:ascii="Batang" w:eastAsia="Batang" w:hAnsi="Batang" w:cs="함초롬바탕"/>
          <w:szCs w:val="22"/>
        </w:rPr>
      </w:r>
      <w:proofErr w:type="spellEnd"/>
      <w:r w:rsidRPr="004C4F24">
        <w:rPr>
          <w:rFonts w:ascii="Batang" w:eastAsia="Batang" w:hAnsi="Batang" w:cs="함초롬바탕"/>
          <w:szCs w:val="22"/>
        </w:rPr>
      </w:r>
      <w:r w:rsidR="0046768E">
        <w:rPr>
          <w:rFonts w:ascii="Batang" w:eastAsia="Batang" w:hAnsi="Batang" w:cs="함초롬바탕" w:hint="eastAsia"/>
          <w:szCs w:val="22"/>
        </w:rPr>
      </w:r>
      <w:r w:rsidRPr="004C4F24">
        <w:rPr>
          <w:rFonts w:ascii="Batang" w:eastAsia="Batang" w:hAnsi="Batang" w:cs="함초롬바탕"/>
          <w:szCs w:val="22"/>
        </w:rPr>
      </w:r>
      <w:proofErr w:type="spellStart"/>
      <w:r w:rsidRPr="004C4F24">
        <w:rPr>
          <w:rFonts w:ascii="Batang" w:eastAsia="Batang" w:hAnsi="Batang" w:cs="함초롬바탕"/>
          <w:szCs w:val="22"/>
        </w:rPr>
      </w:r>
      <w:proofErr w:type="spellEnd"/>
      <w:r w:rsidRPr="004C4F24">
        <w:rPr>
          <w:rFonts w:ascii="Batang" w:eastAsia="Batang" w:hAnsi="Batang" w:cs="함초롬바탕"/>
          <w:szCs w:val="22"/>
        </w:rPr>
        <w:t xml:space="preserve"> 소수의 높은 확신도를 가진 뷰를 시장 균형 수익률에 결합하기 위해 설계되었음을 분명히 하며 자산 수(N)=7에 대하여 5개 이하의 소수 견해(K)를 결합하는 예시를 제시한다.</w:t>
      </w:r>
      <w:r w:rsidR="00A97A11" w:rsidRPr="004C4F24">
        <w:rPr>
          <w:rFonts w:ascii="Batang" w:eastAsia="Batang" w:hAnsi="Batang" w:cs="함초롬바탕"/>
          <w:szCs w:val="22"/>
        </w:rPr>
        <w:t xml:space="preserve"> 이는 견해 수가 자산 수에 수렴함에 따라 Full-Rank에 가까워지게 되고, 시장 균형 수익률의 영향력을 미미하게 만드는 문제로 이어지기 때문이다.</w:t>
      </w:r>
    </w:p>
    <w:p w14:paraId="592C14F5" w14:textId="712445E9" w:rsidR="00A97A11" w:rsidRPr="004C4F24" w:rsidRDefault="00A97A11">
      <w:pPr>
        <w:wordWrap/>
        <w:spacing w:line="360" w:lineRule="auto"/>
        <w:ind w:firstLineChars="100" w:firstLine="220"/>
        <w:jc w:val="both"/>
        <w:rPr>
          <w:rFonts w:ascii="Batang" w:eastAsia="Batang" w:hAnsi="Batang" w:cs="함초롬바탕"/>
          <w:szCs w:val="22"/>
        </w:rPr>
        <w:pPrChange w:id="512" w:author="jys083177@gmail.com" w:date="2025-11-12T14:37:00Z" w16du:dateUtc="2025-11-12T05:37:00Z">
          <w:pPr>
            <w:wordWrap/>
            <w:spacing w:line="360" w:lineRule="auto"/>
            <w:ind w:firstLine="216"/>
            <w:jc w:val="both"/>
          </w:pPr>
        </w:pPrChange>
      </w:pPr>
      <w:r w:rsidRPr="004C4F24">
        <w:rPr>
          <w:rFonts w:ascii="Batang" w:eastAsia="Batang" w:hAnsi="Batang" w:cs="함초롬바탕" w:hint="eastAsia"/>
          <w:szCs w:val="22"/>
        </w:rPr>
        <w:t>반면</w:t>
      </w:r>
      <w:r w:rsidRPr="004C4F24">
        <w:rPr>
          <w:rFonts w:ascii="Batang" w:eastAsia="Batang" w:hAnsi="Batang" w:cs="함초롬바탕"/>
          <w:szCs w:val="22"/>
        </w:rPr>
        <w:t xml:space="preserve"> 견해 수가 지나치게 작을 경우 견해의 영향력이 지나치게 미미해지고, 견해 역시 편향될 가능성이 존재한다. 이에 본 연구에서는 K=3,4…,9 까지를 후보로 두고 해당 값에 대하여 Grid Search를 시행하여 견해 수(K)를 결정하였다.</w:t>
      </w:r>
    </w:p>
    <w:p w14:paraId="456A92A8" w14:textId="77777777" w:rsidR="002937A5" w:rsidRDefault="002937A5" w:rsidP="002937A5">
      <w:pPr>
        <w:wordWrap/>
        <w:spacing w:line="360" w:lineRule="auto"/>
        <w:ind w:firstLineChars="100" w:firstLine="220"/>
        <w:jc w:val="both"/>
        <w:rPr>
          <w:rFonts w:ascii="Batang" w:eastAsia="Batang" w:hAnsi="Batang" w:cs="함초롬바탕"/>
          <w:szCs w:val="22"/>
        </w:rPr>
      </w:pPr>
    </w:p>
    <w:p w14:paraId="34CBE53A" w14:textId="42AFA434" w:rsidR="00D25B8E" w:rsidRDefault="00D25B8E" w:rsidP="002937A5">
      <w:pPr>
        <w:wordWrap/>
        <w:spacing w:line="360" w:lineRule="auto"/>
        <w:jc w:val="both"/>
        <w:rPr>
          <w:rFonts w:ascii="Batang" w:eastAsia="Batang" w:hAnsi="Batang" w:cs="함초롬바탕"/>
          <w:szCs w:val="22"/>
        </w:rPr>
      </w:pPr>
      <w:r w:rsidRPr="00D25B8E">
        <w:rPr>
          <w:rFonts w:ascii="Batang" w:eastAsia="Batang" w:hAnsi="Batang" w:cs="함초롬바탕"/>
          <w:szCs w:val="22"/>
        </w:rPr>
        <w:t xml:space="preserve"> Black-</w:t>
      </w:r>
      <w:proofErr w:type="spellStart"/>
      <w:r w:rsidRPr="00D25B8E">
        <w:rPr>
          <w:rFonts w:ascii="Batang" w:eastAsia="Batang" w:hAnsi="Batang" w:cs="함초롬바탕"/>
          <w:szCs w:val="22"/>
        </w:rPr>
        <w:t>Litterman</w:t>
      </w:r>
      <w:proofErr w:type="spellEnd"/>
      <w:r w:rsidRPr="00D25B8E">
        <w:rPr>
          <w:rFonts w:ascii="Batang" w:eastAsia="Batang" w:hAnsi="Batang" w:cs="함초롬바탕"/>
          <w:szCs w:val="22"/>
        </w:rPr>
        <w:t xml:space="preserve"> 모형은 시장 정보</w:t>
      </w:r>
      <w:r>
        <w:rPr>
          <w:rFonts w:ascii="Batang" w:eastAsia="Batang" w:hAnsi="Batang" w:cs="함초롬바탕" w:hint="eastAsia"/>
          <w:szCs w:val="22"/>
        </w:rPr>
        <w:t>(</w:t>
      </w:r>
      <m:oMath>
        <m:sSup>
          <m:sSupPr>
            <m:ctrlPr>
              <w:rPr>
                <w:rFonts w:ascii="Cambria Math" w:eastAsia="Batang" w:hAnsi="Cambria Math" w:cs="함초롬바탕" w:hint="eastAsia"/>
                <w:i/>
                <w:szCs w:val="22"/>
              </w:rPr>
            </m:ctrlPr>
          </m:sSupPr>
          <m:e>
            <m:d>
              <m:dPr>
                <m:ctrlPr>
                  <w:rPr>
                    <w:rFonts w:ascii="Cambria Math" w:eastAsia="Batang" w:hAnsi="Cambria Math" w:cs="함초롬바탕" w:hint="eastAsia"/>
                    <w:i/>
                    <w:szCs w:val="22"/>
                  </w:rPr>
                </m:ctrlPr>
              </m:dPr>
              <m:e>
                <m:r>
                  <w:rPr>
                    <w:rFonts w:ascii="Cambria Math" w:eastAsia="Batang" w:hAnsi="Cambria Math" w:cs="함초롬바탕" w:hint="eastAsia"/>
                    <w:szCs w:val="22"/>
                  </w:rPr>
                  <m:t>τΣ</m:t>
                </m:r>
              </m:e>
            </m:d>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π</m:t>
        </m:r>
      </m:oMath>
      <w:r>
        <w:rPr>
          <w:rFonts w:ascii="Batang" w:eastAsia="Batang" w:hAnsi="Batang" w:cs="함초롬바탕" w:hint="eastAsia"/>
          <w:szCs w:val="22"/>
        </w:rPr>
        <w:t>)</w:t>
      </w:r>
      <w:r w:rsidRPr="00D25B8E">
        <w:rPr>
          <w:rFonts w:ascii="Batang" w:eastAsia="Batang" w:hAnsi="Batang" w:cs="함초롬바탕"/>
          <w:szCs w:val="22"/>
        </w:rPr>
        <w:t>와 견해 정보</w:t>
      </w:r>
      <w:r>
        <w:rPr>
          <w:rFonts w:ascii="Batang" w:eastAsia="Batang" w:hAnsi="Batang" w:cs="함초롬바탕" w:hint="eastAsia"/>
          <w:szCs w:val="22"/>
        </w:rPr>
        <w:t>(</w:t>
      </w:r>
      <m:oMath>
        <m:r>
          <w:rPr>
            <w:rFonts w:ascii="Cambria Math" w:eastAsia="Batang" w:hAnsi="Cambria Math" w:cs="함초롬바탕" w:hint="eastAsia"/>
            <w:szCs w:val="22"/>
          </w:rPr>
          <m:t>Pᵀ</m:t>
        </m:r>
        <m:sSup>
          <m:sSupPr>
            <m:ctrlPr>
              <w:rPr>
                <w:rFonts w:ascii="Cambria Math" w:eastAsia="Batang" w:hAnsi="Cambria Math" w:cs="함초롬바탕" w:hint="eastAsia"/>
                <w:i/>
                <w:szCs w:val="22"/>
              </w:rPr>
            </m:ctrlPr>
          </m:sSupPr>
          <m:e>
            <m:r>
              <w:rPr>
                <w:rFonts w:ascii="Cambria Math" w:eastAsia="Batang" w:hAnsi="Cambria Math" w:cs="함초롬바탕" w:hint="eastAsia"/>
                <w:szCs w:val="22"/>
              </w:rPr>
              <m:t>Ω</m:t>
            </m:r>
          </m:e>
          <m:sup>
            <m:r>
              <w:rPr>
                <w:rFonts w:ascii="Cambria Math" w:eastAsia="Batang" w:hAnsi="Cambria Math" w:cs="Cambria Math"/>
                <w:szCs w:val="22"/>
              </w:rPr>
              <m:t>-</m:t>
            </m:r>
            <m:r>
              <w:rPr>
                <w:rFonts w:ascii="Cambria Math" w:eastAsia="Batang" w:hAnsi="Cambria Math" w:cs="함초롬바탕" w:hint="eastAsia"/>
                <w:szCs w:val="22"/>
              </w:rPr>
              <m:t>1</m:t>
            </m:r>
          </m:sup>
        </m:sSup>
        <m:r>
          <w:rPr>
            <w:rFonts w:ascii="Cambria Math" w:eastAsia="Batang" w:hAnsi="Cambria Math" w:cs="함초롬바탕" w:hint="eastAsia"/>
            <w:szCs w:val="22"/>
          </w:rPr>
          <m:t>Q</m:t>
        </m:r>
      </m:oMath>
      <w:r>
        <w:rPr>
          <w:rFonts w:ascii="Batang" w:eastAsia="Batang" w:hAnsi="Batang" w:cs="함초롬바탕" w:hint="eastAsia"/>
          <w:szCs w:val="22"/>
        </w:rPr>
        <w:t>)</w:t>
      </w:r>
      <w:proofErr w:type="spellStart"/>
      <w:r w:rsidRPr="00D25B8E">
        <w:rPr>
          <w:rFonts w:ascii="Batang" w:eastAsia="Batang" w:hAnsi="Batang" w:cs="함초롬바탕"/>
          <w:szCs w:val="22"/>
        </w:rPr>
        <w:t>를</w:t>
      </w:r>
      <w:proofErr w:type="spellEnd"/>
      <w:r w:rsidRPr="00D25B8E">
        <w:rPr>
          <w:rFonts w:ascii="Batang" w:eastAsia="Batang" w:hAnsi="Batang" w:cs="함초롬바탕"/>
          <w:szCs w:val="22"/>
        </w:rPr>
        <w:t xml:space="preserve"> 정밀도 가중으로 통합함으로써 극단적 포지션을 완화한 합리적 기대수</w:t>
      </w:r>
      <w:r w:rsidRPr="00D25B8E">
        <w:rPr>
          <w:rFonts w:ascii="Batang" w:eastAsia="Batang" w:hAnsi="Batang" w:cs="함초롬바탕" w:hint="eastAsia"/>
          <w:szCs w:val="22"/>
        </w:rPr>
        <w:t>익률을</w:t>
      </w:r>
      <w:r w:rsidRPr="00D25B8E">
        <w:rPr>
          <w:rFonts w:ascii="Batang" w:eastAsia="Batang" w:hAnsi="Batang" w:cs="함초롬바탕"/>
          <w:szCs w:val="22"/>
        </w:rPr>
        <w:t xml:space="preserve"> 생성한다.</w:t>
      </w:r>
    </w:p>
    <w:p w14:paraId="6D28F44B" w14:textId="29772E89" w:rsidR="00A179AA" w:rsidRPr="00CD2777" w:rsidRDefault="00D25B8E" w:rsidP="008F5C7A">
      <w:pPr>
        <w:wordWrap/>
        <w:spacing w:line="360" w:lineRule="auto"/>
        <w:ind w:firstLineChars="100" w:firstLine="220"/>
        <w:jc w:val="both"/>
        <w:rPr>
          <w:rFonts w:ascii="Batang" w:eastAsia="Batang" w:hAnsi="Batang" w:cs="함초롬바탕"/>
          <w:szCs w:val="22"/>
        </w:rPr>
      </w:pPr>
      <w:r w:rsidRPr="00D25B8E">
        <w:rPr>
          <w:rFonts w:ascii="Batang" w:eastAsia="Batang" w:hAnsi="Batang" w:cs="함초롬바탕" w:hint="eastAsia"/>
          <w:szCs w:val="22"/>
        </w:rPr>
        <w:t>모형의</w:t>
      </w:r>
      <w:r w:rsidRPr="00D25B8E">
        <w:rPr>
          <w:rFonts w:ascii="Batang" w:eastAsia="Batang" w:hAnsi="Batang" w:cs="함초롬바탕"/>
          <w:szCs w:val="22"/>
        </w:rPr>
        <w:t xml:space="preserve"> 핵심 파라미터 중 하나인 불확실성 조정 계수</w:t>
      </w:r>
      <w:r>
        <w:rPr>
          <w:rFonts w:ascii="Batang" w:eastAsia="Batang" w:hAnsi="Batang" w:cs="함초롬바탕" w:hint="eastAsia"/>
          <w:szCs w:val="22"/>
        </w:rPr>
        <w:t>(</w:t>
      </w:r>
      <w:proofErr w:type="spellStart"/>
      <w:r w:rsidR="00DC683E" w:rsidRPr="00CD2777">
        <w:rPr>
          <w:rFonts w:ascii="Batang" w:eastAsia="Batang" w:hAnsi="Batang" w:cs="함초롬바탕" w:hint="eastAsia"/>
          <w:szCs w:val="22"/>
        </w:rPr>
        <w:t>τ</w:t>
      </w:r>
      <w:proofErr w:type="spellEnd"/>
      <w:r>
        <w:rPr>
          <w:rFonts w:ascii="Batang" w:eastAsia="Batang" w:hAnsi="Batang" w:cs="함초롬바탕" w:hint="eastAsia"/>
          <w:szCs w:val="22"/>
        </w:rPr>
        <w:t>)는</w:t>
      </w:r>
      <w:r w:rsidR="00A179AA" w:rsidRPr="00CD2777">
        <w:rPr>
          <w:rFonts w:ascii="Batang" w:eastAsia="Batang" w:hAnsi="Batang" w:cs="함초롬바탕" w:hint="eastAsia"/>
          <w:szCs w:val="22"/>
        </w:rPr>
        <w:t xml:space="preserve"> </w:t>
      </w:r>
      <w:r w:rsidRPr="00D25B8E">
        <w:rPr>
          <w:rFonts w:ascii="Batang" w:eastAsia="Batang" w:hAnsi="Batang" w:cs="함초롬바탕" w:hint="eastAsia"/>
          <w:szCs w:val="22"/>
        </w:rPr>
        <w:t>시장</w:t>
      </w:r>
      <w:r w:rsidRPr="00D25B8E">
        <w:rPr>
          <w:rFonts w:ascii="Batang" w:eastAsia="Batang" w:hAnsi="Batang" w:cs="함초롬바탕"/>
          <w:szCs w:val="22"/>
        </w:rPr>
        <w:t xml:space="preserve"> 신호의 불확실성을 반영하며, 0에 가까울수록 시장 균형 수익률을 더 강하게 반영한다. </w:t>
      </w:r>
      <w:r>
        <w:rPr>
          <w:rFonts w:ascii="Batang" w:eastAsia="Batang" w:hAnsi="Batang" w:cs="함초롬바탕" w:hint="eastAsia"/>
          <w:szCs w:val="22"/>
        </w:rPr>
        <w:t xml:space="preserve">이 </w:t>
      </w:r>
      <w:r w:rsidR="00A179AA" w:rsidRPr="00CD2777">
        <w:rPr>
          <w:rFonts w:ascii="Batang" w:eastAsia="Batang" w:hAnsi="Batang" w:cs="함초롬바탕" w:hint="eastAsia"/>
          <w:szCs w:val="22"/>
        </w:rPr>
        <w:t xml:space="preserve">값은 추정해야 할 </w:t>
      </w:r>
      <w:proofErr w:type="spellStart"/>
      <w:r w:rsidR="00B701D7" w:rsidRPr="00CD2777">
        <w:rPr>
          <w:rFonts w:ascii="Batang" w:eastAsia="Batang" w:hAnsi="Batang" w:cs="함초롬바탕" w:hint="eastAsia"/>
          <w:szCs w:val="22"/>
        </w:rPr>
        <w:t>모수</w:t>
      </w:r>
      <w:r w:rsidR="00A179AA" w:rsidRPr="00CD2777">
        <w:rPr>
          <w:rFonts w:ascii="Batang" w:eastAsia="Batang" w:hAnsi="Batang" w:cs="함초롬바탕" w:hint="eastAsia"/>
          <w:szCs w:val="22"/>
        </w:rPr>
        <w:t>이지만</w:t>
      </w:r>
      <w:proofErr w:type="spellEnd"/>
      <w:r w:rsidR="00A179AA" w:rsidRPr="00CD2777">
        <w:rPr>
          <w:rFonts w:ascii="Batang" w:eastAsia="Batang" w:hAnsi="Batang" w:cs="함초롬바탕" w:hint="eastAsia"/>
          <w:szCs w:val="22"/>
        </w:rPr>
        <w:t xml:space="preserve"> 본 논문에서는 </w:t>
      </w:r>
      <w:r w:rsidRPr="00D25B8E">
        <w:rPr>
          <w:rFonts w:ascii="Batang" w:eastAsia="Batang" w:hAnsi="Batang" w:cs="함초롬바탕"/>
          <w:szCs w:val="22"/>
        </w:rPr>
        <w:t xml:space="preserve">He and </w:t>
      </w:r>
      <w:proofErr w:type="spellStart"/>
      <w:r w:rsidRPr="00D25B8E">
        <w:rPr>
          <w:rFonts w:ascii="Batang" w:eastAsia="Batang" w:hAnsi="Batang" w:cs="함초롬바탕"/>
          <w:szCs w:val="22"/>
        </w:rPr>
        <w:t>Litterman</w:t>
      </w:r>
      <w:proofErr w:type="spellEnd"/>
      <w:r w:rsidRPr="00D25B8E">
        <w:rPr>
          <w:rFonts w:ascii="Batang" w:eastAsia="Batang" w:hAnsi="Batang" w:cs="함초롬바탕"/>
          <w:szCs w:val="22"/>
        </w:rPr>
        <w:t xml:space="preserve">(1999)이 제시하고 실무에서 널리 사용되는 </w:t>
      </w:r>
      <w:proofErr w:type="spellStart"/>
      <w:r w:rsidRPr="00CD2777">
        <w:rPr>
          <w:rFonts w:ascii="Batang" w:eastAsia="Batang" w:hAnsi="Batang" w:cs="함초롬바탕" w:hint="eastAsia"/>
          <w:szCs w:val="22"/>
        </w:rPr>
        <w:t>τ</w:t>
      </w:r>
      <w:proofErr w:type="spellEnd"/>
      <w:r w:rsidRPr="00CD2777">
        <w:rPr>
          <w:rFonts w:ascii="Batang" w:eastAsia="Batang" w:hAnsi="Batang" w:cs="함초롬바탕" w:hint="eastAsia"/>
          <w:szCs w:val="22"/>
        </w:rPr>
        <w:t>=0.025</w:t>
      </w:r>
      <w:r w:rsidRPr="00D25B8E">
        <w:rPr>
          <w:rFonts w:ascii="Batang" w:eastAsia="Batang" w:hAnsi="Batang" w:cs="함초롬바탕"/>
          <w:szCs w:val="22"/>
        </w:rPr>
        <w:t>를 일관적으로 사용하였다.</w:t>
      </w:r>
      <w:r w:rsidRPr="00D25B8E">
        <w:rPr>
          <w:rFonts w:ascii="Batang" w:eastAsia="Batang" w:hAnsi="Batang" w:cs="함초롬바탕" w:hint="eastAsia"/>
          <w:szCs w:val="22"/>
        </w:rPr>
        <w:t xml:space="preserve"> </w:t>
      </w:r>
    </w:p>
    <w:p w14:paraId="44B89B0E" w14:textId="6F8D20E4" w:rsidR="00D25B8E" w:rsidRDefault="00AE4E82">
      <w:pPr>
        <w:wordWrap/>
        <w:spacing w:line="360" w:lineRule="auto"/>
        <w:ind w:firstLineChars="100" w:firstLine="220"/>
        <w:jc w:val="both"/>
        <w:rPr>
          <w:rFonts w:ascii="Batang" w:eastAsia="Batang" w:hAnsi="Batang" w:cs="함초롬바탕"/>
          <w:szCs w:val="22"/>
        </w:rPr>
        <w:pPrChange w:id="513" w:author="나현종" w:date="2025-11-06T14:03:00Z" w16du:dateUtc="2025-11-06T05:03:00Z">
          <w:pPr>
            <w:wordWrap/>
            <w:spacing w:line="360" w:lineRule="auto"/>
            <w:jc w:val="both"/>
          </w:pPr>
        </w:pPrChange>
      </w:pPr>
      <w:r w:rsidRPr="00D25B8E">
        <w:rPr>
          <w:rFonts w:ascii="Batang" w:eastAsia="Batang" w:hAnsi="Batang" w:cs="함초롬바탕" w:hint="eastAsia"/>
          <w:szCs w:val="22"/>
        </w:rPr>
        <w:t>시장균형 기대수익률</w:t>
      </w:r>
      <w:r w:rsidR="00D25B8E">
        <w:rPr>
          <w:rFonts w:ascii="Batang" w:eastAsia="Batang" w:hAnsi="Batang" w:cs="함초롬바탕" w:hint="eastAsia"/>
          <w:szCs w:val="22"/>
        </w:rPr>
        <w:t>(</w:t>
      </w:r>
      <w:proofErr w:type="spellStart"/>
      <w:r w:rsidR="00D25B8E" w:rsidRPr="00CD2777">
        <w:rPr>
          <w:rFonts w:ascii="Batang" w:eastAsia="Batang" w:hAnsi="Batang" w:cs="함초롬바탕" w:hint="eastAsia"/>
          <w:szCs w:val="22"/>
        </w:rPr>
        <w:t>Π</w:t>
      </w:r>
      <w:proofErr w:type="spellEnd"/>
      <w:r w:rsidR="00D25B8E">
        <w:rPr>
          <w:rFonts w:ascii="Batang" w:eastAsia="Batang" w:hAnsi="Batang" w:cs="함초롬바탕" w:hint="eastAsia"/>
          <w:szCs w:val="22"/>
        </w:rPr>
        <w:t>)</w:t>
      </w:r>
      <w:r w:rsidRPr="00D25B8E">
        <w:rPr>
          <w:rFonts w:ascii="Batang" w:eastAsia="Batang" w:hAnsi="Batang" w:cs="함초롬바탕" w:hint="eastAsia"/>
          <w:szCs w:val="22"/>
        </w:rPr>
        <w:t xml:space="preserve">은 </w:t>
      </w:r>
      <w:r w:rsidRPr="00D25B8E">
        <w:rPr>
          <w:rFonts w:ascii="Batang" w:eastAsia="Batang" w:hAnsi="Batang" w:cs="함초롬바탕" w:hint="eastAsia"/>
          <w:szCs w:val="22"/>
          <w:rPrChange w:id="514" w:author="나현종" w:date="2025-11-06T13:54:00Z" w16du:dateUtc="2025-11-06T04:54:00Z">
            <w:rPr>
              <w:rFonts w:ascii="Batang" w:eastAsia="Batang" w:hAnsi="Batang" w:cs="함초롬바탕" w:hint="eastAsia"/>
              <w:b/>
              <w:bCs/>
              <w:szCs w:val="22"/>
            </w:rPr>
          </w:rPrChange>
        </w:rPr>
        <w:t>시장</w:t>
      </w:r>
      <w:r w:rsidRPr="00D25B8E">
        <w:rPr>
          <w:rFonts w:ascii="Batang" w:eastAsia="Batang" w:hAnsi="Batang" w:cs="함초롬바탕"/>
          <w:szCs w:val="22"/>
          <w:rPrChange w:id="515" w:author="나현종" w:date="2025-11-06T13:54:00Z" w16du:dateUtc="2025-11-06T04:54:00Z">
            <w:rPr>
              <w:rFonts w:ascii="Batang" w:eastAsia="Batang" w:hAnsi="Batang" w:cs="함초롬바탕"/>
              <w:b/>
              <w:bCs/>
              <w:szCs w:val="22"/>
            </w:rPr>
          </w:rPrChange>
        </w:rPr>
        <w:t xml:space="preserve"> 전체가 위험에 대한 보상으로 합리적으로 요구하는 초과수익률을 의미하며, 자산들의 시가총액 가중 구조를 기반으로 산출되는 이론</w:t>
      </w:r>
      <w:r w:rsidR="0097226C" w:rsidRPr="00D25B8E">
        <w:rPr>
          <w:rFonts w:ascii="Batang" w:eastAsia="Batang" w:hAnsi="Batang" w:cs="함초롬바탕" w:hint="eastAsia"/>
          <w:szCs w:val="22"/>
          <w:rPrChange w:id="516" w:author="나현종" w:date="2025-11-06T13:54:00Z" w16du:dateUtc="2025-11-06T04:54:00Z">
            <w:rPr>
              <w:rFonts w:ascii="Batang" w:eastAsia="Batang" w:hAnsi="Batang" w:cs="함초롬바탕" w:hint="eastAsia"/>
              <w:b/>
              <w:bCs/>
              <w:szCs w:val="22"/>
            </w:rPr>
          </w:rPrChange>
        </w:rPr>
        <w:t>적</w:t>
      </w:r>
      <w:r w:rsidRPr="00D25B8E">
        <w:rPr>
          <w:rFonts w:ascii="Batang" w:eastAsia="Batang" w:hAnsi="Batang" w:cs="함초롬바탕"/>
          <w:szCs w:val="22"/>
          <w:rPrChange w:id="517" w:author="나현종" w:date="2025-11-06T13:54:00Z" w16du:dateUtc="2025-11-06T04:54:00Z">
            <w:rPr>
              <w:rFonts w:ascii="Batang" w:eastAsia="Batang" w:hAnsi="Batang" w:cs="함초롬바탕"/>
              <w:b/>
              <w:bCs/>
              <w:szCs w:val="22"/>
            </w:rPr>
          </w:rPrChange>
        </w:rPr>
        <w:t xml:space="preserve"> 기대수익률이다.</w:t>
      </w:r>
      <w:r w:rsidRPr="00D25B8E">
        <w:rPr>
          <w:rFonts w:ascii="Batang" w:eastAsia="Batang" w:hAnsi="Batang" w:cs="함초롬바탕" w:hint="eastAsia"/>
          <w:szCs w:val="22"/>
        </w:rPr>
        <w:t xml:space="preserve"> </w:t>
      </w:r>
      <w:r w:rsidR="00C41FA7" w:rsidRPr="00D25B8E">
        <w:rPr>
          <w:rFonts w:ascii="Batang" w:eastAsia="Batang" w:hAnsi="Batang" w:cs="함초롬바탕" w:hint="eastAsia"/>
          <w:szCs w:val="22"/>
        </w:rPr>
        <w:t>이</w:t>
      </w:r>
      <w:r w:rsidR="00D25B8E">
        <w:rPr>
          <w:rFonts w:ascii="Batang" w:eastAsia="Batang" w:hAnsi="Batang" w:cs="함초롬바탕" w:hint="eastAsia"/>
          <w:szCs w:val="22"/>
        </w:rPr>
        <w:t>러한</w:t>
      </w:r>
      <w:r w:rsidR="00C41FA7" w:rsidRPr="00D25B8E">
        <w:rPr>
          <w:rFonts w:ascii="Batang" w:eastAsia="Batang" w:hAnsi="Batang" w:cs="함초롬바탕" w:hint="eastAsia"/>
          <w:szCs w:val="22"/>
        </w:rPr>
        <w:t xml:space="preserve"> 접근은 He and </w:t>
      </w:r>
      <w:proofErr w:type="spellStart"/>
      <w:r w:rsidR="00C41FA7" w:rsidRPr="00D25B8E">
        <w:rPr>
          <w:rFonts w:ascii="Batang" w:eastAsia="Batang" w:hAnsi="Batang" w:cs="함초롬바탕" w:hint="eastAsia"/>
          <w:szCs w:val="22"/>
        </w:rPr>
        <w:t>Litterman</w:t>
      </w:r>
      <w:proofErr w:type="spellEnd"/>
      <w:r w:rsidR="00C41FA7" w:rsidRPr="00D25B8E">
        <w:rPr>
          <w:rFonts w:ascii="Batang" w:eastAsia="Batang" w:hAnsi="Batang" w:cs="함초롬바탕" w:hint="eastAsia"/>
          <w:szCs w:val="22"/>
        </w:rPr>
        <w:t xml:space="preserve">(1999) 및 Meucci(2009)의 실증 설계에 기반하며, </w:t>
      </w:r>
      <w:r w:rsidR="00D25B8E">
        <w:rPr>
          <w:rFonts w:ascii="Batang" w:eastAsia="Batang" w:hAnsi="Batang" w:cs="함초롬바탕" w:hint="eastAsia"/>
          <w:szCs w:val="22"/>
        </w:rPr>
        <w:t>Black-</w:t>
      </w:r>
      <w:proofErr w:type="spellStart"/>
      <w:r w:rsidR="00D25B8E">
        <w:rPr>
          <w:rFonts w:ascii="Batang" w:eastAsia="Batang" w:hAnsi="Batang" w:cs="함초롬바탕" w:hint="eastAsia"/>
          <w:szCs w:val="22"/>
        </w:rPr>
        <w:t>Litterman</w:t>
      </w:r>
      <w:proofErr w:type="spellEnd"/>
      <w:r w:rsidR="00D25B8E">
        <w:rPr>
          <w:rFonts w:ascii="Batang" w:eastAsia="Batang" w:hAnsi="Batang" w:cs="함초롬바탕" w:hint="eastAsia"/>
          <w:szCs w:val="22"/>
        </w:rPr>
        <w:t xml:space="preserve"> 모형의</w:t>
      </w:r>
      <w:r w:rsidR="00C41FA7" w:rsidRPr="00D25B8E">
        <w:rPr>
          <w:rFonts w:ascii="Batang" w:eastAsia="Batang" w:hAnsi="Batang" w:cs="함초롬바탕" w:hint="eastAsia"/>
          <w:szCs w:val="22"/>
        </w:rPr>
        <w:t xml:space="preserve"> </w:t>
      </w:r>
      <w:r w:rsidR="00D25B8E">
        <w:rPr>
          <w:rFonts w:ascii="Batang" w:eastAsia="Batang" w:hAnsi="Batang" w:cs="함초롬바탕" w:hint="eastAsia"/>
          <w:szCs w:val="22"/>
        </w:rPr>
        <w:t xml:space="preserve">사전 분포 </w:t>
      </w:r>
      <w:r w:rsidR="00C41FA7" w:rsidRPr="00D25B8E">
        <w:rPr>
          <w:rFonts w:ascii="Batang" w:eastAsia="Batang" w:hAnsi="Batang" w:cs="함초롬바탕" w:hint="eastAsia"/>
          <w:szCs w:val="22"/>
        </w:rPr>
        <w:t xml:space="preserve">불안정성을 완화하는 대표적 방법으로 알려져 있다. </w:t>
      </w:r>
      <w:r w:rsidR="00D25B8E" w:rsidRPr="00D25B8E">
        <w:rPr>
          <w:rFonts w:ascii="Batang" w:eastAsia="Batang" w:hAnsi="Batang" w:cs="함초롬바탕" w:hint="eastAsia"/>
          <w:szCs w:val="22"/>
        </w:rPr>
        <w:t>시장균형</w:t>
      </w:r>
      <w:r w:rsidR="00D25B8E" w:rsidRPr="00D25B8E">
        <w:rPr>
          <w:rFonts w:ascii="Batang" w:eastAsia="Batang" w:hAnsi="Batang" w:cs="함초롬바탕"/>
          <w:szCs w:val="22"/>
        </w:rPr>
        <w:t xml:space="preserve"> 기대수익률</w:t>
      </w:r>
      <w:r w:rsidR="00D25B8E">
        <w:rPr>
          <w:rFonts w:ascii="Batang" w:eastAsia="Batang" w:hAnsi="Batang" w:cs="함초롬바탕" w:hint="eastAsia"/>
          <w:szCs w:val="22"/>
        </w:rPr>
        <w:t>(</w:t>
      </w:r>
      <m:oMath>
        <m:r>
          <w:rPr>
            <w:rFonts w:ascii="Cambria Math" w:eastAsia="Batang" w:hAnsi="Cambria Math" w:cs="함초롬바탕" w:hint="eastAsia"/>
            <w:szCs w:val="22"/>
          </w:rPr>
          <m:t>π = λΣ</m:t>
        </m:r>
        <m:sSup>
          <m:sSupPr>
            <m:ctrlPr>
              <w:rPr>
                <w:rFonts w:ascii="Cambria Math" w:eastAsia="Batang" w:hAnsi="Cambria Math" w:cs="함초롬바탕" w:hint="eastAsia"/>
                <w:i/>
                <w:szCs w:val="22"/>
              </w:rPr>
            </m:ctrlPr>
          </m:sSupPr>
          <m:e>
            <m:r>
              <w:rPr>
                <w:rFonts w:ascii="Cambria Math" w:eastAsia="Batang" w:hAnsi="Cambria Math" w:cs="함초롬바탕" w:hint="eastAsia"/>
                <w:szCs w:val="22"/>
              </w:rPr>
              <m:t>w</m:t>
            </m:r>
          </m:e>
          <m:sup>
            <m:r>
              <w:rPr>
                <w:rFonts w:ascii="Cambria Math" w:eastAsia="Batang" w:hAnsi="Cambria Math" w:cs="함초롬바탕" w:hint="eastAsia"/>
                <w:szCs w:val="22"/>
              </w:rPr>
              <m:t>mkt</m:t>
            </m:r>
          </m:sup>
        </m:sSup>
        <m:r>
          <w:rPr>
            <w:rFonts w:ascii="Cambria Math" w:eastAsia="Batang" w:hAnsi="Cambria Math" w:cs="함초롬바탕"/>
            <w:szCs w:val="22"/>
          </w:rPr>
          <m:t>)</m:t>
        </m:r>
      </m:oMath>
      <w:r w:rsidR="00D25B8E" w:rsidRPr="00D25B8E">
        <w:rPr>
          <w:rFonts w:ascii="Batang" w:eastAsia="Batang" w:hAnsi="Batang" w:cs="함초롬바탕"/>
          <w:szCs w:val="22"/>
        </w:rPr>
        <w:t>은 위험회피계수</w:t>
      </w:r>
      <w:r w:rsidR="00D25B8E">
        <w:rPr>
          <w:rFonts w:ascii="Batang" w:eastAsia="Batang" w:hAnsi="Batang" w:cs="함초롬바탕" w:hint="eastAsia"/>
          <w:szCs w:val="22"/>
        </w:rPr>
        <w:t>(</w:t>
      </w:r>
      <w:proofErr w:type="spellStart"/>
      <w:r w:rsidR="00D25B8E" w:rsidRPr="00CD2777">
        <w:rPr>
          <w:rFonts w:ascii="Batang" w:eastAsia="Batang" w:hAnsi="Batang" w:cs="함초롬바탕" w:hint="eastAsia"/>
          <w:szCs w:val="22"/>
        </w:rPr>
        <w:t>λ</w:t>
      </w:r>
      <w:proofErr w:type="spellEnd"/>
      <w:r w:rsidR="00D25B8E">
        <w:rPr>
          <w:rFonts w:ascii="Batang" w:eastAsia="Batang" w:hAnsi="Batang" w:cs="함초롬바탕" w:hint="eastAsia"/>
          <w:szCs w:val="22"/>
        </w:rPr>
        <w:t>)</w:t>
      </w:r>
      <w:r w:rsidR="00D25B8E" w:rsidRPr="00D25B8E">
        <w:rPr>
          <w:rFonts w:ascii="Batang" w:eastAsia="Batang" w:hAnsi="Batang" w:cs="함초롬바탕"/>
          <w:szCs w:val="22"/>
        </w:rPr>
        <w:t>와 자산 간 초과수익률 공분산행렬</w:t>
      </w:r>
      <w:r w:rsidR="00D25B8E">
        <w:rPr>
          <w:rFonts w:ascii="Batang" w:eastAsia="Batang" w:hAnsi="Batang" w:cs="함초롬바탕" w:hint="eastAsia"/>
          <w:szCs w:val="22"/>
        </w:rPr>
        <w:t>(</w:t>
      </w:r>
      <w:proofErr w:type="spellStart"/>
      <w:r w:rsidR="00D25B8E" w:rsidRPr="00CD2777">
        <w:rPr>
          <w:rFonts w:ascii="Batang" w:eastAsia="Batang" w:hAnsi="Batang" w:cs="함초롬바탕" w:hint="eastAsia"/>
          <w:szCs w:val="22"/>
        </w:rPr>
        <w:t>Σ</w:t>
      </w:r>
      <w:proofErr w:type="spellEnd"/>
      <w:r w:rsidR="00D25B8E">
        <w:rPr>
          <w:rFonts w:ascii="Batang" w:eastAsia="Batang" w:hAnsi="Batang" w:cs="함초롬바탕" w:hint="eastAsia"/>
          <w:szCs w:val="22"/>
        </w:rPr>
        <w:t>)</w:t>
      </w:r>
      <w:r w:rsidR="00D25B8E" w:rsidRPr="00D25B8E">
        <w:rPr>
          <w:rFonts w:ascii="Batang" w:eastAsia="Batang" w:hAnsi="Batang" w:cs="함초롬바탕"/>
          <w:szCs w:val="22"/>
        </w:rPr>
        <w:t>, 시장 포트폴리오의 시가총액 가중치 벡터</w:t>
      </w:r>
      <w:r w:rsidR="00D25B8E">
        <w:rPr>
          <w:rFonts w:ascii="Batang" w:eastAsia="Batang" w:hAnsi="Batang" w:cs="함초롬바탕" w:hint="eastAsia"/>
          <w:szCs w:val="22"/>
        </w:rPr>
        <w:t>(</w:t>
      </w:r>
      <w:r w:rsidR="00D25B8E" w:rsidRPr="00CD2777">
        <w:rPr>
          <w:rFonts w:ascii="Batang" w:eastAsia="Batang" w:hAnsi="Batang" w:cs="함초롬바탕" w:hint="eastAsia"/>
          <w:szCs w:val="22"/>
        </w:rPr>
        <w:t>w</w:t>
      </w:r>
      <w:r w:rsidR="00D25B8E" w:rsidRPr="00CD2777">
        <w:rPr>
          <w:rFonts w:ascii="Times New Roman" w:eastAsia="Batang" w:hAnsi="Times New Roman" w:cs="Times New Roman"/>
          <w:szCs w:val="22"/>
        </w:rPr>
        <w:t>ᵐᵏᵗ</w:t>
      </w:r>
      <w:r w:rsidR="00D25B8E">
        <w:rPr>
          <w:rFonts w:ascii="Times New Roman" w:eastAsia="Batang" w:hAnsi="Times New Roman" w:cs="Times New Roman" w:hint="eastAsia"/>
          <w:szCs w:val="22"/>
        </w:rPr>
        <w:t>)</w:t>
      </w:r>
      <w:r w:rsidR="00D25B8E" w:rsidRPr="00D25B8E">
        <w:rPr>
          <w:rFonts w:ascii="Batang" w:eastAsia="Batang" w:hAnsi="Batang" w:cs="함초롬바탕"/>
          <w:szCs w:val="22"/>
        </w:rPr>
        <w:t>의 곱으로 산출된다.</w:t>
      </w:r>
      <w:r w:rsidR="00D25B8E">
        <w:rPr>
          <w:rFonts w:ascii="Batang" w:eastAsia="Batang" w:hAnsi="Batang" w:cs="함초롬바탕" w:hint="eastAsia"/>
          <w:szCs w:val="22"/>
        </w:rPr>
        <w:t xml:space="preserve"> </w:t>
      </w:r>
      <w:r w:rsidR="00D25B8E" w:rsidRPr="00D25B8E">
        <w:rPr>
          <w:rFonts w:ascii="Batang" w:eastAsia="Batang" w:hAnsi="Batang" w:cs="함초롬바탕"/>
          <w:szCs w:val="22"/>
        </w:rPr>
        <w:t>공분산행렬은 120개월 롤링 윈도우로 추정한 표본 공분산을 사용한다.</w:t>
      </w:r>
    </w:p>
    <w:p w14:paraId="6D484ACC" w14:textId="051C16AC" w:rsidR="00A179AA" w:rsidRPr="00CD2777" w:rsidDel="008F5C7A" w:rsidRDefault="00D25B8E">
      <w:pPr>
        <w:wordWrap/>
        <w:spacing w:line="360" w:lineRule="auto"/>
        <w:ind w:firstLineChars="100" w:firstLine="220"/>
        <w:jc w:val="both"/>
        <w:rPr>
          <w:del w:id="518" w:author="나현종" w:date="2025-11-06T14:02:00Z" w16du:dateUtc="2025-11-06T05:02:00Z"/>
          <w:rFonts w:ascii="Batang" w:eastAsia="Batang" w:hAnsi="Batang" w:cs="함초롬바탕"/>
          <w:szCs w:val="22"/>
        </w:rPr>
      </w:pPr>
      <w:r>
        <w:rPr>
          <w:rFonts w:ascii="Batang" w:eastAsia="Batang" w:hAnsi="Batang" w:cs="함초롬바탕" w:hint="eastAsia"/>
          <w:szCs w:val="22"/>
        </w:rPr>
        <w:t>시</w:t>
      </w:r>
      <w:r w:rsidR="00DC683E" w:rsidRPr="00CD2777">
        <w:rPr>
          <w:rFonts w:ascii="Batang" w:eastAsia="Batang" w:hAnsi="Batang" w:cs="함초롬바탕" w:hint="eastAsia"/>
          <w:szCs w:val="22"/>
        </w:rPr>
        <w:t>장 포트폴리오의</w:t>
      </w:r>
      <w:r w:rsidR="00A179AA" w:rsidRPr="00CD2777">
        <w:rPr>
          <w:rFonts w:ascii="Batang" w:eastAsia="Batang" w:hAnsi="Batang" w:cs="함초롬바탕" w:hint="eastAsia"/>
          <w:szCs w:val="22"/>
        </w:rPr>
        <w:t xml:space="preserve"> 가중치</w:t>
      </w:r>
      <w:r w:rsidR="00404A55" w:rsidRPr="00D25B8E">
        <w:rPr>
          <w:rFonts w:ascii="Batang" w:eastAsia="Batang" w:hAnsi="Batang" w:cs="Times New Roman"/>
          <w:szCs w:val="22"/>
          <w:rPrChange w:id="519" w:author="나현종" w:date="2025-11-06T13:58:00Z" w16du:dateUtc="2025-11-06T04:58:00Z">
            <w:rPr>
              <w:rFonts w:ascii="Batang" w:eastAsia="Batang" w:hAnsi="Batang" w:cs="Times New Roman"/>
              <w:b/>
              <w:bCs/>
              <w:szCs w:val="22"/>
            </w:rPr>
          </w:rPrChange>
        </w:rPr>
        <w:t>(w</w:t>
      </w:r>
      <w:r w:rsidR="00404A55" w:rsidRPr="00D25B8E">
        <w:rPr>
          <w:rFonts w:ascii="Times New Roman" w:eastAsia="Batang" w:hAnsi="Times New Roman" w:cs="Times New Roman"/>
          <w:szCs w:val="22"/>
          <w:rPrChange w:id="520" w:author="나현종" w:date="2025-11-06T13:58:00Z" w16du:dateUtc="2025-11-06T04:58:00Z">
            <w:rPr>
              <w:rFonts w:ascii="Times New Roman" w:eastAsia="Batang" w:hAnsi="Times New Roman" w:cs="Times New Roman"/>
              <w:b/>
              <w:bCs/>
              <w:szCs w:val="22"/>
            </w:rPr>
          </w:rPrChange>
        </w:rPr>
        <w:t>ᵐᵏᵗ</w:t>
      </w:r>
      <w:r w:rsidR="00404A55" w:rsidRPr="00D25B8E">
        <w:rPr>
          <w:rFonts w:ascii="Batang" w:eastAsia="Batang" w:hAnsi="Batang" w:cs="Times New Roman"/>
          <w:szCs w:val="22"/>
          <w:rPrChange w:id="521" w:author="나현종" w:date="2025-11-06T13:58:00Z" w16du:dateUtc="2025-11-06T04:58:00Z">
            <w:rPr>
              <w:rFonts w:ascii="Batang" w:eastAsia="Batang" w:hAnsi="Batang" w:cs="Times New Roman"/>
              <w:b/>
              <w:bCs/>
              <w:szCs w:val="22"/>
            </w:rPr>
          </w:rPrChange>
        </w:rPr>
        <w:t>)</w:t>
      </w:r>
      <w:r w:rsidR="00A179AA" w:rsidRPr="00CD2777">
        <w:rPr>
          <w:rFonts w:ascii="Batang" w:eastAsia="Batang" w:hAnsi="Batang" w:cs="함초롬바탕" w:hint="eastAsia"/>
          <w:szCs w:val="22"/>
        </w:rPr>
        <w:t xml:space="preserve">는 S&amp;P500 구성종목의 시가총액을 기준으로 11개 GICS 섹터별로 집계하여 산출한다. 각 섹터의 가중치는 </w:t>
      </w:r>
      <w:r w:rsidRPr="00D25B8E">
        <w:rPr>
          <w:rFonts w:ascii="Batang" w:eastAsia="Batang" w:hAnsi="Batang" w:cs="함초롬바탕" w:hint="eastAsia"/>
          <w:szCs w:val="22"/>
        </w:rPr>
        <w:t>해당</w:t>
      </w:r>
      <w:r w:rsidRPr="00D25B8E">
        <w:rPr>
          <w:rFonts w:ascii="Batang" w:eastAsia="Batang" w:hAnsi="Batang" w:cs="함초롬바탕"/>
          <w:szCs w:val="22"/>
        </w:rPr>
        <w:t xml:space="preserve"> 섹터</w:t>
      </w:r>
      <w:r>
        <w:rPr>
          <w:rFonts w:ascii="Batang" w:eastAsia="Batang" w:hAnsi="Batang" w:cs="함초롬바탕" w:hint="eastAsia"/>
          <w:szCs w:val="22"/>
        </w:rPr>
        <w:t xml:space="preserve"> s</w:t>
      </w:r>
      <w:r w:rsidRPr="00D25B8E">
        <w:rPr>
          <w:rFonts w:ascii="Batang" w:eastAsia="Batang" w:hAnsi="Batang" w:cs="함초롬바탕"/>
          <w:szCs w:val="22"/>
        </w:rPr>
        <w:t>의</w:t>
      </w:r>
      <w:r>
        <w:rPr>
          <w:rFonts w:ascii="Batang" w:eastAsia="Batang" w:hAnsi="Batang" w:cs="함초롬바탕" w:hint="eastAsia"/>
          <w:szCs w:val="22"/>
        </w:rPr>
        <w:t xml:space="preserve"> t기간 말</w:t>
      </w:r>
      <w:r w:rsidRPr="00D25B8E">
        <w:rPr>
          <w:rFonts w:ascii="Batang" w:eastAsia="Batang" w:hAnsi="Batang" w:cs="함초롬바탕"/>
          <w:szCs w:val="22"/>
        </w:rPr>
        <w:t xml:space="preserve"> 시가총액</w:t>
      </w:r>
      <w:r>
        <w:rPr>
          <w:rFonts w:ascii="Batang" w:eastAsia="Batang" w:hAnsi="Batang" w:cs="함초롬바탕" w:hint="eastAsia"/>
          <w:szCs w:val="22"/>
        </w:rPr>
        <w:t>(</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MCAP</m:t>
            </m:r>
          </m:e>
          <m:sub>
            <m:r>
              <w:rPr>
                <w:rFonts w:ascii="Cambria Math" w:eastAsia="Batang" w:hAnsi="Cambria Math" w:cs="함초롬바탕" w:hint="eastAsia"/>
                <w:szCs w:val="22"/>
              </w:rPr>
              <m:t>s,t</m:t>
            </m:r>
          </m:sub>
        </m:sSub>
      </m:oMath>
      <w:r>
        <w:rPr>
          <w:rFonts w:ascii="Batang" w:eastAsia="Batang" w:hAnsi="Batang" w:cs="함초롬바탕" w:hint="eastAsia"/>
          <w:szCs w:val="22"/>
        </w:rPr>
        <w:t>)</w:t>
      </w:r>
      <w:r w:rsidRPr="00D25B8E">
        <w:rPr>
          <w:rFonts w:ascii="Batang" w:eastAsia="Batang" w:hAnsi="Batang" w:cs="함초롬바탕"/>
          <w:szCs w:val="22"/>
        </w:rPr>
        <w:t xml:space="preserve">을 전체 </w:t>
      </w:r>
      <w:r>
        <w:rPr>
          <w:rFonts w:ascii="Batang" w:eastAsia="Batang" w:hAnsi="Batang" w:cs="함초롬바탕" w:hint="eastAsia"/>
          <w:szCs w:val="22"/>
        </w:rPr>
        <w:t xml:space="preserve">섹터의 </w:t>
      </w:r>
      <w:r w:rsidRPr="00D25B8E">
        <w:rPr>
          <w:rFonts w:ascii="Batang" w:eastAsia="Batang" w:hAnsi="Batang" w:cs="함초롬바탕"/>
          <w:szCs w:val="22"/>
        </w:rPr>
        <w:t>시가총액</w:t>
      </w:r>
      <w:r>
        <w:rPr>
          <w:rFonts w:ascii="Batang" w:eastAsia="Batang" w:hAnsi="Batang" w:cs="함초롬바탕" w:hint="eastAsia"/>
          <w:szCs w:val="22"/>
        </w:rPr>
        <w:t>(</w:t>
      </w:r>
      <m:oMath>
        <m:nary>
          <m:naryPr>
            <m:chr m:val="∑"/>
            <m:limLoc m:val="subSup"/>
            <m:ctrlPr>
              <w:rPr>
                <w:rFonts w:ascii="Cambria Math" w:eastAsia="Batang" w:hAnsi="Cambria Math" w:cs="함초롬바탕" w:hint="eastAsia"/>
                <w:i/>
                <w:szCs w:val="22"/>
              </w:rPr>
            </m:ctrlPr>
          </m:naryPr>
          <m:sub>
            <m:r>
              <w:rPr>
                <w:rFonts w:ascii="Cambria Math" w:eastAsia="Batang" w:hAnsi="Cambria Math" w:cs="함초롬바탕" w:hint="eastAsia"/>
                <w:szCs w:val="22"/>
              </w:rPr>
              <m:t>j=1</m:t>
            </m:r>
          </m:sub>
          <m:sup>
            <m:r>
              <w:rPr>
                <w:rFonts w:ascii="Cambria Math" w:eastAsia="Batang" w:hAnsi="Cambria Math" w:cs="함초롬바탕" w:hint="eastAsia"/>
                <w:szCs w:val="22"/>
              </w:rPr>
              <m:t>N</m:t>
            </m:r>
          </m:sup>
          <m:e>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MCAP</m:t>
                </m:r>
              </m:e>
              <m:sub>
                <m:r>
                  <w:rPr>
                    <w:rFonts w:ascii="Cambria Math" w:eastAsia="Batang" w:hAnsi="Cambria Math" w:cs="함초롬바탕" w:hint="eastAsia"/>
                    <w:szCs w:val="22"/>
                  </w:rPr>
                  <m:t>j,t</m:t>
                </m:r>
              </m:sub>
            </m:sSub>
          </m:e>
        </m:nary>
      </m:oMath>
      <w:r>
        <w:rPr>
          <w:rFonts w:ascii="Batang" w:eastAsia="Batang" w:hAnsi="Batang" w:cs="함초롬바탕" w:hint="eastAsia"/>
          <w:szCs w:val="22"/>
        </w:rPr>
        <w:t>)</w:t>
      </w:r>
      <w:r w:rsidRPr="00D25B8E">
        <w:rPr>
          <w:rFonts w:ascii="Batang" w:eastAsia="Batang" w:hAnsi="Batang" w:cs="함초롬바탕"/>
          <w:szCs w:val="22"/>
        </w:rPr>
        <w:t>으로 나눈 값으로 정의</w:t>
      </w:r>
      <w:r w:rsidR="008B137B">
        <w:rPr>
          <w:rStyle w:val="FootnoteReference"/>
          <w:rFonts w:ascii="Batang" w:eastAsia="Batang" w:hAnsi="Batang" w:cs="함초롬바탕"/>
          <w:szCs w:val="22"/>
        </w:rPr>
        <w:footnoteReference w:id="6"/>
      </w:r>
      <w:r w:rsidRPr="00D25B8E">
        <w:rPr>
          <w:rFonts w:ascii="Batang" w:eastAsia="Batang" w:hAnsi="Batang" w:cs="함초롬바탕"/>
          <w:szCs w:val="22"/>
        </w:rPr>
        <w:t xml:space="preserve">되며, 이는 S&amp;P 500의 자산구성 비중을 반영한다. </w:t>
      </w:r>
      <w:r w:rsidR="00A179AA" w:rsidRPr="00CD2777">
        <w:rPr>
          <w:rFonts w:ascii="Batang" w:eastAsia="Batang" w:hAnsi="Batang" w:cs="함초롬바탕" w:hint="eastAsia"/>
          <w:szCs w:val="22"/>
        </w:rPr>
        <w:t>시가총액 데이터는 S&amp;P500 구성종목의 월말 기준 공시자료를 사용하며,</w:t>
      </w:r>
      <w:r w:rsidR="00614C37" w:rsidRPr="00CD2777">
        <w:rPr>
          <w:rFonts w:ascii="Batang" w:eastAsia="Batang" w:hAnsi="Batang" w:cs="함초롬바탕" w:hint="eastAsia"/>
          <w:szCs w:val="22"/>
        </w:rPr>
        <w:t xml:space="preserve"> </w:t>
      </w:r>
      <w:r w:rsidR="00A179AA" w:rsidRPr="00CD2777">
        <w:rPr>
          <w:rFonts w:ascii="Batang" w:eastAsia="Batang" w:hAnsi="Batang" w:cs="함초롬바탕" w:hint="eastAsia"/>
          <w:szCs w:val="22"/>
        </w:rPr>
        <w:t xml:space="preserve">비중은 매월 갱신된다. </w:t>
      </w:r>
    </w:p>
    <w:p w14:paraId="203A9029" w14:textId="653D8CD4" w:rsidR="00DC5843" w:rsidRPr="00CD2777" w:rsidDel="008F5C7A" w:rsidRDefault="00DC5843">
      <w:pPr>
        <w:wordWrap/>
        <w:spacing w:line="360" w:lineRule="auto"/>
        <w:ind w:firstLineChars="100" w:firstLine="220"/>
        <w:jc w:val="both"/>
        <w:rPr>
          <w:del w:id="522" w:author="나현종" w:date="2025-11-06T14:02:00Z" w16du:dateUtc="2025-11-06T05:02:00Z"/>
          <w:rFonts w:ascii="Batang" w:eastAsia="Batang" w:hAnsi="Batang" w:cs="함초롬바탕"/>
          <w:szCs w:val="22"/>
        </w:rPr>
        <w:pPrChange w:id="523" w:author="나현종" w:date="2025-11-06T14:03:00Z" w16du:dateUtc="2025-11-06T05:03:00Z">
          <w:pPr>
            <w:wordWrap/>
            <w:spacing w:line="360" w:lineRule="auto"/>
            <w:jc w:val="both"/>
          </w:pPr>
        </w:pPrChange>
      </w:pPr>
    </w:p>
    <w:p w14:paraId="1CD22F6D" w14:textId="77777777" w:rsidR="008F5C7A" w:rsidRDefault="008F5C7A">
      <w:pPr>
        <w:wordWrap/>
        <w:spacing w:line="360" w:lineRule="auto"/>
        <w:ind w:firstLineChars="100" w:firstLine="220"/>
        <w:jc w:val="both"/>
        <w:rPr>
          <w:ins w:id="524" w:author="나현종" w:date="2025-11-06T14:02:00Z" w16du:dateUtc="2025-11-06T05:02:00Z"/>
          <w:rFonts w:ascii="Batang" w:eastAsia="Batang" w:hAnsi="Batang" w:cs="함초롬바탕"/>
          <w:szCs w:val="22"/>
        </w:rPr>
        <w:pPrChange w:id="525" w:author="나현종" w:date="2025-11-06T14:03:00Z" w16du:dateUtc="2025-11-06T05:03:00Z">
          <w:pPr>
            <w:wordWrap/>
            <w:spacing w:line="360" w:lineRule="auto"/>
            <w:jc w:val="both"/>
          </w:pPr>
        </w:pPrChange>
      </w:pPr>
    </w:p>
    <w:p w14:paraId="470AC4E5" w14:textId="53F876BC" w:rsidR="00A179AA" w:rsidRPr="00CD2777" w:rsidRDefault="000A4111">
      <w:pPr>
        <w:wordWrap/>
        <w:spacing w:line="360" w:lineRule="auto"/>
        <w:ind w:firstLineChars="100" w:firstLine="220"/>
        <w:jc w:val="both"/>
        <w:rPr>
          <w:rFonts w:ascii="Batang" w:eastAsia="Batang" w:hAnsi="Batang" w:cs="함초롬바탕"/>
          <w:szCs w:val="22"/>
        </w:rPr>
        <w:pPrChange w:id="526" w:author="나현종" w:date="2025-11-06T14:03:00Z" w16du:dateUtc="2025-11-06T05:03:00Z">
          <w:pPr>
            <w:wordWrap/>
            <w:spacing w:line="360" w:lineRule="auto"/>
            <w:jc w:val="both"/>
          </w:pPr>
        </w:pPrChange>
      </w:pPr>
      <w:r w:rsidRPr="00CD2777">
        <w:rPr>
          <w:rFonts w:ascii="Batang" w:eastAsia="Batang" w:hAnsi="Batang" w:cs="함초롬바탕" w:hint="eastAsia"/>
          <w:szCs w:val="22"/>
        </w:rPr>
        <w:t>위험회피계수</w:t>
      </w:r>
      <w:r w:rsidR="008F5C7A">
        <w:rPr>
          <w:rFonts w:ascii="Batang" w:eastAsia="Batang" w:hAnsi="Batang" w:cs="함초롬바탕" w:hint="eastAsia"/>
          <w:szCs w:val="22"/>
        </w:rPr>
        <w:t>(</w:t>
      </w:r>
      <m:oMath>
        <m:r>
          <w:rPr>
            <w:rFonts w:ascii="Cambria Math" w:eastAsia="Batang" w:hAnsi="Cambria Math" w:cs="함초롬바탕" w:hint="eastAsia"/>
            <w:szCs w:val="22"/>
          </w:rPr>
          <m:t>λ</m:t>
        </m:r>
      </m:oMath>
      <w:r w:rsidR="008F5C7A">
        <w:rPr>
          <w:rFonts w:ascii="Batang" w:eastAsia="Batang" w:hAnsi="Batang" w:cs="함초롬바탕" w:hint="eastAsia"/>
          <w:szCs w:val="22"/>
        </w:rPr>
        <w:t>)</w:t>
      </w:r>
      <w:r w:rsidRPr="00CD2777">
        <w:rPr>
          <w:rFonts w:ascii="Batang" w:eastAsia="Batang" w:hAnsi="Batang" w:cs="함초롬바탕" w:hint="eastAsia"/>
          <w:szCs w:val="22"/>
        </w:rPr>
        <w:t xml:space="preserve">는 시장의 초과수익률 대비 위험 보상의 정도를 나타내며, </w:t>
      </w:r>
      <w:r w:rsidR="008F5C7A" w:rsidRPr="008F5C7A">
        <w:rPr>
          <w:rFonts w:ascii="Batang" w:eastAsia="Batang" w:hAnsi="Batang" w:cs="함초롬바탕" w:hint="eastAsia"/>
          <w:szCs w:val="22"/>
        </w:rPr>
        <w:t>시장</w:t>
      </w:r>
      <w:r w:rsidR="008F5C7A" w:rsidRPr="008F5C7A">
        <w:rPr>
          <w:rFonts w:ascii="Batang" w:eastAsia="Batang" w:hAnsi="Batang" w:cs="함초롬바탕"/>
          <w:szCs w:val="22"/>
        </w:rPr>
        <w:t xml:space="preserve"> 포트폴리오의 기대 초과수익률</w:t>
      </w:r>
      <w:r w:rsidR="008F5C7A">
        <w:rPr>
          <w:rFonts w:ascii="Batang" w:eastAsia="Batang" w:hAnsi="Batang" w:cs="함초롬바탕" w:hint="eastAsia"/>
          <w:szCs w:val="22"/>
        </w:rPr>
        <w:t>(</w:t>
      </w:r>
      <m:oMath>
        <m:r>
          <w:rPr>
            <w:rFonts w:ascii="Cambria Math" w:eastAsia="Batang" w:hAnsi="Cambria Math" w:cs="함초롬바탕" w:hint="eastAsia"/>
            <w:szCs w:val="22"/>
          </w:rPr>
          <m:t>E</m:t>
        </m:r>
        <m:d>
          <m:dPr>
            <m:ctrlPr>
              <w:rPr>
                <w:rFonts w:ascii="Cambria Math" w:eastAsia="Batang" w:hAnsi="Cambria Math" w:cs="함초롬바탕" w:hint="eastAsia"/>
                <w:i/>
                <w:szCs w:val="22"/>
              </w:rPr>
            </m:ctrlPr>
          </m:dPr>
          <m:e>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m</m:t>
                </m:r>
              </m:sub>
            </m:sSub>
            <m:r>
              <w:rPr>
                <w:rFonts w:ascii="Cambria Math" w:eastAsia="Batang" w:hAnsi="Cambria Math" w:cs="Cambria Math"/>
                <w:szCs w:val="22"/>
              </w:rPr>
              <m:t>-</m:t>
            </m:r>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f</m:t>
                </m:r>
              </m:sub>
            </m:sSub>
          </m:e>
        </m:d>
      </m:oMath>
      <w:r w:rsidR="008F5C7A">
        <w:rPr>
          <w:rFonts w:ascii="Batang" w:eastAsia="Batang" w:hAnsi="Batang" w:cs="함초롬바탕" w:hint="eastAsia"/>
          <w:szCs w:val="22"/>
        </w:rPr>
        <w:t>)</w:t>
      </w:r>
      <w:r w:rsidR="008F5C7A" w:rsidRPr="008F5C7A">
        <w:rPr>
          <w:rFonts w:ascii="Batang" w:eastAsia="Batang" w:hAnsi="Batang" w:cs="함초롬바탕"/>
          <w:szCs w:val="22"/>
        </w:rPr>
        <w:t>을 시장수익률의 분산</w:t>
      </w:r>
      <w:r w:rsidR="008F5C7A">
        <w:rPr>
          <w:rFonts w:ascii="Batang" w:eastAsia="Batang" w:hAnsi="Batang" w:cs="함초롬바탕" w:hint="eastAsia"/>
          <w:szCs w:val="22"/>
        </w:rPr>
        <w:t>(</w:t>
      </w:r>
      <m:oMath>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σ</m:t>
            </m:r>
          </m:e>
          <m:sub>
            <m:r>
              <w:rPr>
                <w:rFonts w:ascii="Cambria Math" w:eastAsia="Batang" w:hAnsi="Cambria Math" w:cs="함초롬바탕" w:hint="eastAsia"/>
                <w:szCs w:val="22"/>
              </w:rPr>
              <m:t>m</m:t>
            </m:r>
          </m:sub>
          <m:sup>
            <m:r>
              <w:rPr>
                <w:rFonts w:ascii="Cambria Math" w:eastAsia="Batang" w:hAnsi="Cambria Math" w:cs="함초롬바탕" w:hint="eastAsia"/>
                <w:szCs w:val="22"/>
              </w:rPr>
              <m:t>2</m:t>
            </m:r>
          </m:sup>
        </m:sSubSup>
      </m:oMath>
      <w:r w:rsidR="008F5C7A" w:rsidRPr="00CD2777">
        <w:rPr>
          <w:rFonts w:ascii="Times New Roman" w:eastAsia="Batang" w:hAnsi="Times New Roman" w:cs="Times New Roman"/>
          <w:szCs w:val="22"/>
        </w:rPr>
        <w:t>​</w:t>
      </w:r>
      <w:r w:rsidR="008F5C7A">
        <w:rPr>
          <w:rFonts w:ascii="Batang" w:eastAsia="Batang" w:hAnsi="Batang" w:cs="함초롬바탕" w:hint="eastAsia"/>
          <w:szCs w:val="22"/>
        </w:rPr>
        <w:t>)</w:t>
      </w:r>
      <w:r w:rsidR="008F5C7A" w:rsidRPr="008F5C7A">
        <w:rPr>
          <w:rFonts w:ascii="Batang" w:eastAsia="Batang" w:hAnsi="Batang" w:cs="함초롬바탕"/>
          <w:szCs w:val="22"/>
        </w:rPr>
        <w:t>으로 나눈 값</w:t>
      </w:r>
      <w:r w:rsidR="008F5C7A">
        <w:rPr>
          <w:rFonts w:ascii="Batang" w:eastAsia="Batang" w:hAnsi="Batang" w:cs="함초롬바탕" w:hint="eastAsia"/>
          <w:szCs w:val="22"/>
        </w:rPr>
        <w:t>(</w:t>
      </w:r>
      <m:oMath>
        <m:r>
          <w:rPr>
            <w:rFonts w:ascii="Cambria Math" w:eastAsia="Batang" w:hAnsi="Cambria Math" w:cs="함초롬바탕" w:hint="eastAsia"/>
            <w:szCs w:val="22"/>
          </w:rPr>
          <m:t>λ =</m:t>
        </m:r>
        <m:f>
          <m:fPr>
            <m:ctrlPr>
              <w:rPr>
                <w:rFonts w:ascii="Cambria Math" w:eastAsia="Batang" w:hAnsi="Cambria Math" w:cs="함초롬바탕" w:hint="eastAsia"/>
                <w:i/>
                <w:szCs w:val="22"/>
              </w:rPr>
            </m:ctrlPr>
          </m:fPr>
          <m:num>
            <m:r>
              <w:rPr>
                <w:rFonts w:ascii="Cambria Math" w:eastAsia="Batang" w:hAnsi="Cambria Math" w:cs="함초롬바탕" w:hint="eastAsia"/>
                <w:szCs w:val="22"/>
              </w:rPr>
              <m:t>E</m:t>
            </m:r>
            <m:d>
              <m:dPr>
                <m:ctrlPr>
                  <w:rPr>
                    <w:rFonts w:ascii="Cambria Math" w:eastAsia="Batang" w:hAnsi="Cambria Math" w:cs="함초롬바탕" w:hint="eastAsia"/>
                    <w:i/>
                    <w:szCs w:val="22"/>
                  </w:rPr>
                </m:ctrlPr>
              </m:dPr>
              <m:e>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m</m:t>
                    </m:r>
                  </m:sub>
                </m:sSub>
                <m:r>
                  <w:rPr>
                    <w:rFonts w:ascii="Cambria Math" w:eastAsia="Batang" w:hAnsi="Cambria Math" w:cs="Cambria Math"/>
                    <w:szCs w:val="22"/>
                  </w:rPr>
                  <m:t>-</m:t>
                </m:r>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R</m:t>
                    </m:r>
                  </m:e>
                  <m:sub>
                    <m:r>
                      <w:rPr>
                        <w:rFonts w:ascii="Cambria Math" w:eastAsia="Batang" w:hAnsi="Cambria Math" w:cs="함초롬바탕" w:hint="eastAsia"/>
                        <w:szCs w:val="22"/>
                      </w:rPr>
                      <m:t>f</m:t>
                    </m:r>
                  </m:sub>
                </m:sSub>
              </m:e>
            </m:d>
          </m:num>
          <m:den>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σ</m:t>
                </m:r>
              </m:e>
              <m:sub>
                <m:r>
                  <w:rPr>
                    <w:rFonts w:ascii="Cambria Math" w:eastAsia="Batang" w:hAnsi="Cambria Math" w:cs="함초롬바탕" w:hint="eastAsia"/>
                    <w:szCs w:val="22"/>
                  </w:rPr>
                  <m:t>m</m:t>
                </m:r>
              </m:sub>
              <m:sup>
                <m:r>
                  <w:rPr>
                    <w:rFonts w:ascii="Cambria Math" w:eastAsia="Batang" w:hAnsi="Cambria Math" w:cs="함초롬바탕" w:hint="eastAsia"/>
                    <w:szCs w:val="22"/>
                  </w:rPr>
                  <m:t>2</m:t>
                </m:r>
              </m:sup>
            </m:sSubSup>
          </m:den>
        </m:f>
        <m:r>
          <w:rPr>
            <w:rFonts w:ascii="Cambria Math" w:eastAsia="Batang" w:hAnsi="Cambria Math" w:cs="함초롬바탕" w:hint="eastAsia"/>
            <w:szCs w:val="22"/>
          </w:rPr>
          <m:t xml:space="preserve"> </m:t>
        </m:r>
      </m:oMath>
      <w:r w:rsidR="008F5C7A">
        <w:rPr>
          <w:rFonts w:ascii="Batang" w:eastAsia="Batang" w:hAnsi="Batang" w:cs="함초롬바탕" w:hint="eastAsia"/>
          <w:szCs w:val="22"/>
        </w:rPr>
        <w:t>)</w:t>
      </w:r>
      <w:proofErr w:type="spellStart"/>
      <w:r w:rsidR="008F5C7A" w:rsidRPr="008F5C7A">
        <w:rPr>
          <w:rFonts w:ascii="Batang" w:eastAsia="Batang" w:hAnsi="Batang" w:cs="함초롬바탕"/>
          <w:szCs w:val="22"/>
        </w:rPr>
        <w:t>으로</w:t>
      </w:r>
      <w:proofErr w:type="spellEnd"/>
      <w:r w:rsidR="008F5C7A" w:rsidRPr="008F5C7A">
        <w:rPr>
          <w:rFonts w:ascii="Batang" w:eastAsia="Batang" w:hAnsi="Batang" w:cs="함초롬바탕"/>
          <w:szCs w:val="22"/>
        </w:rPr>
        <w:t xml:space="preserve"> 정의된다</w:t>
      </w:r>
      <w:r w:rsidR="008F5C7A">
        <w:rPr>
          <w:rFonts w:ascii="Batang" w:eastAsia="Batang" w:hAnsi="Batang" w:cs="함초롬바탕" w:hint="eastAsia"/>
          <w:szCs w:val="22"/>
        </w:rPr>
        <w:t>(</w:t>
      </w:r>
      <w:proofErr w:type="spellStart"/>
      <w:r w:rsidR="008F5C7A">
        <w:rPr>
          <w:rFonts w:ascii="Batang" w:eastAsia="Batang" w:hAnsi="Batang" w:cs="함초롬바탕" w:hint="eastAsia"/>
          <w:szCs w:val="22"/>
        </w:rPr>
        <w:t>Idzorek</w:t>
      </w:r>
      <w:proofErr w:type="spellEnd"/>
      <w:r w:rsidR="008F5C7A">
        <w:rPr>
          <w:rFonts w:ascii="Batang" w:eastAsia="Batang" w:hAnsi="Batang" w:cs="함초롬바탕" w:hint="eastAsia"/>
          <w:szCs w:val="22"/>
        </w:rPr>
        <w:t>, 2004)</w:t>
      </w:r>
      <w:r w:rsidRPr="00CD2777">
        <w:rPr>
          <w:rFonts w:ascii="Batang" w:eastAsia="Batang" w:hAnsi="Batang" w:cs="함초롬바탕" w:hint="eastAsia"/>
          <w:szCs w:val="22"/>
        </w:rPr>
        <w:t>.</w:t>
      </w:r>
      <w:r w:rsidR="008F5C7A">
        <w:rPr>
          <w:rFonts w:ascii="Batang" w:eastAsia="Batang" w:hAnsi="Batang" w:cs="함초롬바탕" w:hint="eastAsia"/>
          <w:szCs w:val="22"/>
        </w:rPr>
        <w:t xml:space="preserve"> </w:t>
      </w:r>
      <w:r w:rsidR="00A179AA" w:rsidRPr="00CD2777">
        <w:rPr>
          <w:rFonts w:ascii="Batang" w:eastAsia="Batang" w:hAnsi="Batang" w:cs="함초롬바탕" w:hint="eastAsia"/>
          <w:szCs w:val="22"/>
        </w:rPr>
        <w:t xml:space="preserve">이는 단위 위험당 기대수익으로 해석되며, 투자자의 위험기피 정도를 </w:t>
      </w:r>
      <w:proofErr w:type="spellStart"/>
      <w:r w:rsidR="00DC683E" w:rsidRPr="00CD2777">
        <w:rPr>
          <w:rFonts w:ascii="Batang" w:eastAsia="Batang" w:hAnsi="Batang" w:cs="함초롬바탕" w:hint="eastAsia"/>
          <w:szCs w:val="22"/>
        </w:rPr>
        <w:t>정량화한</w:t>
      </w:r>
      <w:proofErr w:type="spellEnd"/>
      <w:r w:rsidR="00A179AA" w:rsidRPr="00CD2777">
        <w:rPr>
          <w:rFonts w:ascii="Batang" w:eastAsia="Batang" w:hAnsi="Batang" w:cs="함초롬바탕" w:hint="eastAsia"/>
          <w:szCs w:val="22"/>
        </w:rPr>
        <w:t xml:space="preserve"> 척도이다. 본 연구는 </w:t>
      </w:r>
      <w:proofErr w:type="spellStart"/>
      <w:r w:rsidR="00A179AA" w:rsidRPr="00CD2777">
        <w:rPr>
          <w:rFonts w:ascii="Batang" w:eastAsia="Batang" w:hAnsi="Batang" w:cs="함초롬바탕" w:hint="eastAsia"/>
          <w:szCs w:val="22"/>
        </w:rPr>
        <w:t>Idzorek</w:t>
      </w:r>
      <w:proofErr w:type="spellEnd"/>
      <w:r w:rsidR="00A179AA" w:rsidRPr="00CD2777">
        <w:rPr>
          <w:rFonts w:ascii="Batang" w:eastAsia="Batang" w:hAnsi="Batang" w:cs="함초롬바탕" w:hint="eastAsia"/>
          <w:szCs w:val="22"/>
        </w:rPr>
        <w:t>(2004)의 접근을 적용하여 각 포트폴리오 구성 시점에서 직전 120</w:t>
      </w:r>
      <w:r w:rsidR="00581C01" w:rsidRPr="00CD2777">
        <w:rPr>
          <w:rFonts w:ascii="Batang" w:eastAsia="Batang" w:hAnsi="Batang" w:cs="함초롬바탕" w:hint="eastAsia"/>
          <w:szCs w:val="22"/>
        </w:rPr>
        <w:t>개월의 시장</w:t>
      </w:r>
      <w:r w:rsidRPr="00CD2777">
        <w:rPr>
          <w:rFonts w:ascii="Batang" w:eastAsia="Batang" w:hAnsi="Batang" w:cs="함초롬바탕" w:hint="eastAsia"/>
          <w:szCs w:val="22"/>
        </w:rPr>
        <w:t xml:space="preserve"> 초과</w:t>
      </w:r>
      <w:r w:rsidR="00A179AA" w:rsidRPr="00CD2777">
        <w:rPr>
          <w:rFonts w:ascii="Batang" w:eastAsia="Batang" w:hAnsi="Batang" w:cs="함초롬바탕" w:hint="eastAsia"/>
          <w:szCs w:val="22"/>
        </w:rPr>
        <w:t xml:space="preserve">수익률 평균과 분산을 이용하여 </w:t>
      </w:r>
      <w:r w:rsidR="008F5C7A">
        <w:rPr>
          <w:rFonts w:ascii="Batang" w:eastAsia="Batang" w:hAnsi="Batang" w:cs="함초롬바탕" w:hint="eastAsia"/>
          <w:szCs w:val="22"/>
        </w:rPr>
        <w:t>위험회피계수</w:t>
      </w:r>
      <w:r w:rsidR="00A179AA" w:rsidRPr="00CD2777">
        <w:rPr>
          <w:rFonts w:ascii="Batang" w:eastAsia="Batang" w:hAnsi="Batang" w:cs="함초롬바탕" w:hint="eastAsia"/>
          <w:szCs w:val="22"/>
        </w:rPr>
        <w:t>를 계산하였다.</w:t>
      </w:r>
      <w:r w:rsidR="008F5C7A">
        <w:rPr>
          <w:rFonts w:ascii="Batang" w:eastAsia="Batang" w:hAnsi="Batang" w:cs="함초롬바탕" w:hint="eastAsia"/>
          <w:szCs w:val="22"/>
        </w:rPr>
        <w:t xml:space="preserve"> 이러한 </w:t>
      </w:r>
      <w:r w:rsidR="008F5C7A" w:rsidRPr="008F5C7A">
        <w:rPr>
          <w:rFonts w:ascii="Batang" w:eastAsia="Batang" w:hAnsi="Batang" w:cs="함초롬바탕" w:hint="eastAsia"/>
          <w:szCs w:val="22"/>
        </w:rPr>
        <w:t>시점별</w:t>
      </w:r>
      <w:r w:rsidR="008F5C7A" w:rsidRPr="008F5C7A">
        <w:rPr>
          <w:rFonts w:ascii="Batang" w:eastAsia="Batang" w:hAnsi="Batang" w:cs="함초롬바탕"/>
          <w:szCs w:val="22"/>
        </w:rPr>
        <w:t xml:space="preserve"> 추정 방식은 시장 환경의 변화에 따라 위험회피계수가 조정되도록 하며, 보다 적응적인 시장균형 수익률 추정을 가능하게 한다.</w:t>
      </w:r>
    </w:p>
    <w:p w14:paraId="7EE2BF79" w14:textId="75B18F79" w:rsidR="006E15F3" w:rsidRPr="00CD2777" w:rsidRDefault="008F5C7A" w:rsidP="008F5C7A">
      <w:pPr>
        <w:wordWrap/>
        <w:spacing w:line="360" w:lineRule="auto"/>
        <w:ind w:firstLineChars="100" w:firstLine="220"/>
        <w:jc w:val="both"/>
        <w:rPr>
          <w:rFonts w:ascii="Batang" w:eastAsia="Batang" w:hAnsi="Batang" w:cs="함초롬바탕"/>
          <w:szCs w:val="22"/>
        </w:rPr>
      </w:pPr>
      <w:r>
        <w:rPr>
          <w:rFonts w:ascii="Batang" w:eastAsia="Batang" w:hAnsi="Batang" w:cs="함초롬바탕" w:hint="eastAsia"/>
          <w:szCs w:val="22"/>
        </w:rPr>
        <w:t xml:space="preserve">본 연구는 </w:t>
      </w:r>
      <w:r w:rsidRPr="008F5C7A">
        <w:rPr>
          <w:rFonts w:ascii="Batang" w:eastAsia="Batang" w:hAnsi="Batang" w:cs="함초롬바탕" w:hint="eastAsia"/>
          <w:szCs w:val="22"/>
        </w:rPr>
        <w:t>투자자</w:t>
      </w:r>
      <w:r w:rsidRPr="008F5C7A">
        <w:rPr>
          <w:rFonts w:ascii="Batang" w:eastAsia="Batang" w:hAnsi="Batang" w:cs="함초롬바탕"/>
          <w:szCs w:val="22"/>
        </w:rPr>
        <w:t xml:space="preserve"> 견해 관련 행렬들</w:t>
      </w:r>
      <w:r>
        <w:rPr>
          <w:rFonts w:ascii="Batang" w:eastAsia="Batang" w:hAnsi="Batang" w:cs="함초롬바탕" w:hint="eastAsia"/>
          <w:szCs w:val="22"/>
        </w:rPr>
        <w:t>을</w:t>
      </w:r>
      <w:r w:rsidRPr="008F5C7A">
        <w:rPr>
          <w:rFonts w:ascii="Batang" w:eastAsia="Batang" w:hAnsi="Batang" w:cs="함초롬바탕"/>
          <w:szCs w:val="22"/>
        </w:rPr>
        <w:t xml:space="preserve"> </w:t>
      </w:r>
      <w:r>
        <w:rPr>
          <w:rFonts w:ascii="Batang" w:eastAsia="Batang" w:hAnsi="Batang" w:cs="함초롬바탕" w:hint="eastAsia"/>
          <w:szCs w:val="22"/>
        </w:rPr>
        <w:t xml:space="preserve">섹터들에 대한 </w:t>
      </w:r>
      <w:r w:rsidRPr="008F5C7A">
        <w:rPr>
          <w:rFonts w:ascii="Batang" w:eastAsia="Batang" w:hAnsi="Batang" w:cs="함초롬바탕"/>
          <w:szCs w:val="22"/>
        </w:rPr>
        <w:t>상대적 견해에 기반하여 산출</w:t>
      </w:r>
      <w:r>
        <w:rPr>
          <w:rFonts w:ascii="Batang" w:eastAsia="Batang" w:hAnsi="Batang" w:cs="함초롬바탕" w:hint="eastAsia"/>
          <w:szCs w:val="22"/>
        </w:rPr>
        <w:t>하였</w:t>
      </w:r>
      <w:r w:rsidRPr="008F5C7A">
        <w:rPr>
          <w:rFonts w:ascii="Batang" w:eastAsia="Batang" w:hAnsi="Batang" w:cs="함초롬바탕"/>
          <w:szCs w:val="22"/>
        </w:rPr>
        <w:t>다</w:t>
      </w:r>
      <w:r w:rsidR="006E15F3" w:rsidRPr="00CD2777">
        <w:rPr>
          <w:rFonts w:ascii="Batang" w:eastAsia="Batang" w:hAnsi="Batang" w:cs="함초롬바탕" w:hint="eastAsia"/>
          <w:szCs w:val="22"/>
        </w:rPr>
        <w:t xml:space="preserve">. </w:t>
      </w:r>
      <w:r>
        <w:rPr>
          <w:rFonts w:ascii="Batang" w:eastAsia="Batang" w:hAnsi="Batang" w:cs="함초롬바탕" w:hint="eastAsia"/>
          <w:szCs w:val="22"/>
        </w:rPr>
        <w:t>상대적인 견해를 채택한 이유는</w:t>
      </w:r>
      <w:r w:rsidR="006E15F3" w:rsidRPr="00CD2777">
        <w:rPr>
          <w:rFonts w:ascii="Batang" w:eastAsia="Batang" w:hAnsi="Batang" w:cs="함초롬바탕" w:hint="eastAsia"/>
          <w:szCs w:val="22"/>
        </w:rPr>
        <w:t xml:space="preserve"> </w:t>
      </w:r>
      <w:r w:rsidR="0040719B" w:rsidRPr="00CD2777">
        <w:rPr>
          <w:rFonts w:ascii="Batang" w:eastAsia="Batang" w:hAnsi="Batang" w:cs="함초롬바탕" w:hint="eastAsia"/>
          <w:szCs w:val="22"/>
        </w:rPr>
        <w:t>단일 섹터에 대</w:t>
      </w:r>
      <w:r>
        <w:rPr>
          <w:rFonts w:ascii="Batang" w:eastAsia="Batang" w:hAnsi="Batang" w:cs="함초롬바탕" w:hint="eastAsia"/>
          <w:szCs w:val="22"/>
        </w:rPr>
        <w:t>한</w:t>
      </w:r>
      <w:r w:rsidR="0040719B" w:rsidRPr="00CD2777">
        <w:rPr>
          <w:rFonts w:ascii="Batang" w:eastAsia="Batang" w:hAnsi="Batang" w:cs="함초롬바탕" w:hint="eastAsia"/>
          <w:szCs w:val="22"/>
        </w:rPr>
        <w:t xml:space="preserve"> </w:t>
      </w:r>
      <w:r w:rsidR="006E15F3" w:rsidRPr="00CD2777">
        <w:rPr>
          <w:rFonts w:ascii="Batang" w:eastAsia="Batang" w:hAnsi="Batang" w:cs="함초롬바탕" w:hint="eastAsia"/>
          <w:szCs w:val="22"/>
        </w:rPr>
        <w:t>절대적 기대수익률 수준을 직접 예측하는 것보다</w:t>
      </w:r>
      <w:r>
        <w:rPr>
          <w:rFonts w:ascii="Batang" w:eastAsia="Batang" w:hAnsi="Batang" w:cs="함초롬바탕" w:hint="eastAsia"/>
          <w:szCs w:val="22"/>
        </w:rPr>
      </w:r>
      <w:r w:rsidR="006E15F3" w:rsidRPr="00CD2777">
        <w:rPr>
          <w:rFonts w:ascii="Batang" w:eastAsia="Batang" w:hAnsi="Batang" w:cs="함초롬바탕" w:hint="eastAsia"/>
          <w:szCs w:val="22"/>
        </w:rPr>
        <w:t>, 자산 간 상대적 초과성과를 비교함으로써 주관적 예측오차를 정규화하고 일관된 판단 구조를 확보할 수 있기 때문이다. 또한 상대</w:t>
      </w:r>
      <w:r>
        <w:rPr>
          <w:rFonts w:ascii="Batang" w:eastAsia="Batang" w:hAnsi="Batang" w:cs="함초롬바탕" w:hint="eastAsia"/>
          <w:szCs w:val="22"/>
        </w:rPr>
        <w:t>적 견해</w:t>
      </w:r>
      <w:r w:rsidR="006E15F3" w:rsidRPr="00CD2777">
        <w:rPr>
          <w:rFonts w:ascii="Batang" w:eastAsia="Batang" w:hAnsi="Batang" w:cs="함초롬바탕" w:hint="eastAsia"/>
          <w:szCs w:val="22"/>
        </w:rPr>
        <w:t>는 투자자의 판단을 특정 섹터 간의 쌍대비교로 단순화함으로써, 정보처리 부담을 완화하고 견해 간 충돌을 방지한다는 장점이 있다</w:t>
      </w:r>
      <w:r w:rsidR="0040719B" w:rsidRPr="00CD2777">
        <w:rPr>
          <w:rFonts w:ascii="Batang" w:eastAsia="Batang" w:hAnsi="Batang" w:hint="eastAsia"/>
        </w:rPr>
        <w:t xml:space="preserve"> </w:t>
      </w:r>
      <w:r w:rsidR="0040719B" w:rsidRPr="00CD2777">
        <w:rPr>
          <w:rFonts w:ascii="Batang" w:eastAsia="Batang" w:hAnsi="Batang" w:cs="함초롬바탕" w:hint="eastAsia"/>
          <w:szCs w:val="22"/>
        </w:rPr>
        <w:t xml:space="preserve">(He &amp; </w:t>
      </w:r>
      <w:proofErr w:type="spellStart"/>
      <w:r w:rsidR="0040719B" w:rsidRPr="00CD2777">
        <w:rPr>
          <w:rFonts w:ascii="Batang" w:eastAsia="Batang" w:hAnsi="Batang" w:cs="함초롬바탕" w:hint="eastAsia"/>
          <w:szCs w:val="22"/>
        </w:rPr>
        <w:t>Litterman</w:t>
      </w:r>
      <w:proofErr w:type="spellEnd"/>
      <w:r w:rsidR="0040719B" w:rsidRPr="00CD2777">
        <w:rPr>
          <w:rFonts w:ascii="Batang" w:eastAsia="Batang" w:hAnsi="Batang" w:cs="함초롬바탕" w:hint="eastAsia"/>
          <w:szCs w:val="22"/>
        </w:rPr>
        <w:t>, 1999)</w:t>
      </w:r>
      <w:r>
        <w:rPr>
          <w:rFonts w:ascii="Batang" w:eastAsia="Batang" w:hAnsi="Batang" w:cs="함초롬바탕" w:hint="eastAsia"/>
          <w:szCs w:val="22"/>
        </w:rPr>
        <w:t>.</w:t>
      </w:r>
    </w:p>
    <w:p w14:paraId="2F77F5F3" w14:textId="309148B7" w:rsidR="005D7EBB" w:rsidRPr="00CD2777" w:rsidRDefault="008F5C7A" w:rsidP="008F5C7A">
      <w:pPr>
        <w:wordWrap/>
        <w:spacing w:line="360" w:lineRule="auto"/>
        <w:ind w:firstLineChars="100" w:firstLine="220"/>
        <w:jc w:val="both"/>
        <w:rPr>
          <w:rFonts w:ascii="Batang" w:eastAsia="Batang" w:hAnsi="Batang" w:cs="함초롬바탕"/>
          <w:szCs w:val="22"/>
        </w:rPr>
      </w:pPr>
      <w:r w:rsidRPr="008F5C7A">
        <w:rPr>
          <w:rFonts w:ascii="Batang" w:eastAsia="Batang" w:hAnsi="Batang" w:cs="함초롬바탕" w:hint="eastAsia"/>
          <w:szCs w:val="22"/>
        </w:rPr>
        <w:t>견해</w:t>
      </w:r>
      <w:r w:rsidRPr="008F5C7A">
        <w:rPr>
          <w:rFonts w:ascii="Batang" w:eastAsia="Batang" w:hAnsi="Batang" w:cs="함초롬바탕"/>
          <w:szCs w:val="22"/>
        </w:rPr>
        <w:t xml:space="preserve"> 매핑 행렬</w:t>
      </w:r>
      <w:r>
        <w:rPr>
          <w:rFonts w:ascii="Batang" w:eastAsia="Batang" w:hAnsi="Batang" w:cs="함초롬바탕" w:hint="eastAsia"/>
          <w:szCs w:val="22"/>
        </w:rPr>
        <w:t>(</w:t>
      </w:r>
      <w:r w:rsidRPr="00CD2777">
        <w:rPr>
          <w:rFonts w:ascii="Batang" w:eastAsia="Batang" w:hAnsi="Batang" w:cs="함초롬바탕" w:hint="eastAsia"/>
          <w:szCs w:val="22"/>
        </w:rPr>
        <w:t>P</w:t>
      </w:r>
      <w:r>
        <w:rPr>
          <w:rFonts w:ascii="Batang" w:eastAsia="Batang" w:hAnsi="Batang" w:cs="함초롬바탕" w:hint="eastAsia"/>
          <w:szCs w:val="22"/>
        </w:rPr>
        <w:t>)</w:t>
      </w:r>
      <w:r w:rsidRPr="008F5C7A">
        <w:rPr>
          <w:rFonts w:ascii="Batang" w:eastAsia="Batang" w:hAnsi="Batang" w:cs="함초롬바탕"/>
          <w:szCs w:val="22"/>
        </w:rPr>
        <w:t xml:space="preserve">은 두 섹터를 비교하는 하나의 견해에 대하여 상대적으로 수익률이 상승할 것이라고 예상되는 섹터에는 양의 1을, 상대적으로 수익률이 하락할 것이라고 예상되는 섹터에는 음의 1을, 두 섹터를 제외한 나머지 섹터는 모두 0으로 인코딩한다. </w:t>
      </w:r>
      <w:r w:rsidR="009206BB" w:rsidRPr="00CD2777">
        <w:rPr>
          <w:rFonts w:ascii="Batang" w:eastAsia="Batang" w:hAnsi="Batang" w:cs="함초롬바탕" w:hint="eastAsia"/>
          <w:szCs w:val="22"/>
        </w:rPr>
        <w:t xml:space="preserve">예를 들어, </w:t>
      </w:r>
      <w:r>
        <w:rPr>
          <w:rFonts w:ascii="Batang" w:eastAsia="Batang" w:hAnsi="Batang" w:cs="함초롬바탕" w:hint="eastAsia"/>
          <w:szCs w:val="22"/>
        </w:rPr>
        <w:t>정보기술 섹터의 수익률이 금융 섹터보다</w:t>
      </w:r>
      <w:r w:rsidR="009206BB" w:rsidRPr="00CD2777">
        <w:rPr>
          <w:rFonts w:ascii="Batang" w:eastAsia="Batang" w:hAnsi="Batang" w:cs="함초롬바탕" w:hint="eastAsia"/>
          <w:szCs w:val="22"/>
        </w:rPr>
      </w:r>
      <w:r>
        <w:rPr>
          <w:rFonts w:ascii="Batang" w:eastAsia="Batang" w:hAnsi="Batang" w:cs="함초롬바탕" w:hint="eastAsia"/>
          <w:szCs w:val="22"/>
        </w:rPr>
      </w:r>
      <w:r w:rsidR="009206BB" w:rsidRPr="00CD2777">
        <w:rPr>
          <w:rFonts w:ascii="Batang" w:eastAsia="Batang" w:hAnsi="Batang" w:cs="함초롬바탕" w:hint="eastAsia"/>
          <w:szCs w:val="22"/>
        </w:rPr>
        <w:t xml:space="preserve"> </w:t>
      </w:r>
      <w:r>
        <w:rPr>
          <w:rFonts w:ascii="Batang" w:eastAsia="Batang" w:hAnsi="Batang" w:cs="함초롬바탕" w:hint="eastAsia"/>
          <w:szCs w:val="22"/>
        </w:rPr>
        <w:t>높</w:t>
      </w:r>
      <w:r w:rsidR="009206BB" w:rsidRPr="00CD2777">
        <w:rPr>
          <w:rFonts w:ascii="Batang" w:eastAsia="Batang" w:hAnsi="Batang" w:cs="함초롬바탕" w:hint="eastAsia"/>
          <w:szCs w:val="22"/>
        </w:rPr>
        <w:t xml:space="preserve">을 것이라는 견해의 경우, </w:t>
      </w:r>
      <w:r w:rsidR="00A10DEC" w:rsidRPr="00A10DEC">
        <w:rPr>
          <w:rFonts w:ascii="Batang" w:eastAsia="Batang" w:hAnsi="Batang" w:cs="함초롬바탕" w:hint="eastAsia"/>
          <w:szCs w:val="22"/>
        </w:rPr>
        <w:t>금융</w:t>
      </w:r>
      <w:r w:rsidR="00A10DEC" w:rsidRPr="00A10DEC">
        <w:rPr>
          <w:rFonts w:ascii="Batang" w:eastAsia="Batang" w:hAnsi="Batang" w:cs="함초롬바탕"/>
          <w:szCs w:val="22"/>
        </w:rPr>
        <w:t xml:space="preserve"> 섹터에 해당하는 위치에 음의 1을, 정보기술 섹터에 해당하는 위치에 양의 1을, 나머지 위치에 0을 할당한다</w:t>
      </w:r>
      <w:r w:rsidR="00A10DEC">
        <w:rPr>
          <w:rFonts w:ascii="Batang" w:eastAsia="Batang" w:hAnsi="Batang" w:cs="함초롬바탕" w:hint="eastAsia"/>
          <w:szCs w:val="22"/>
        </w:rPr>
        <w:t>(</w:t>
      </w:r>
      <w:proofErr w:type="spellStart"/>
      <w:r w:rsidR="00A10DEC">
        <w:rPr>
          <w:rFonts w:ascii="Batang" w:eastAsia="Batang" w:hAnsi="Batang" w:cs="함초롬바탕" w:hint="eastAsia"/>
          <w:szCs w:val="22"/>
        </w:rPr>
        <w:t>i.e</w:t>
      </w:r>
      <w:proofErr w:type="spellEnd"/>
      <w:r w:rsidR="00A10DEC">
        <w:rPr>
          <w:rFonts w:ascii="Batang" w:eastAsia="Batang" w:hAnsi="Batang" w:cs="함초롬바탕" w:hint="eastAsia"/>
          <w:szCs w:val="22"/>
        </w:rPr>
        <w:t xml:space="preserve">, </w:t>
      </w:r>
      <m:oMath>
        <m:sSub>
          <m:sSubPr>
            <m:ctrlPr>
              <w:rPr>
                <w:rFonts w:ascii="Cambria Math" w:eastAsia="Batang" w:hAnsi="Cambria Math" w:cs="함초롬바탕" w:hint="eastAsia"/>
                <w:szCs w:val="22"/>
              </w:rPr>
            </m:ctrlPr>
          </m:sSubPr>
          <m:e>
            <m:r>
              <w:rPr>
                <w:rFonts w:ascii="Cambria Math" w:eastAsia="Batang" w:hAnsi="Cambria Math" w:cs="함초롬바탕" w:hint="eastAsia"/>
                <w:szCs w:val="22"/>
              </w:rPr>
              <m:t>P</m:t>
            </m:r>
          </m:e>
          <m:sub>
            <m:r>
              <w:rPr>
                <w:rFonts w:ascii="Cambria Math" w:eastAsia="Batang" w:hAnsi="Cambria Math" w:cs="함초롬바탕" w:hint="eastAsia"/>
                <w:szCs w:val="22"/>
              </w:rPr>
              <m:t>i</m:t>
            </m:r>
          </m:sub>
        </m:sSub>
        <m:r>
          <w:rPr>
            <w:rFonts w:ascii="Cambria Math" w:eastAsia="Batang" w:hAnsi="Cambria Math" w:cs="함초롬바탕" w:hint="eastAsia"/>
            <w:szCs w:val="22"/>
          </w:rPr>
          <m:t>=</m:t>
        </m:r>
        <m:d>
          <m:dPr>
            <m:begChr m:val="["/>
            <m:endChr m:val="]"/>
            <m:ctrlPr>
              <w:rPr>
                <w:rFonts w:ascii="Cambria Math" w:eastAsia="Batang" w:hAnsi="Cambria Math" w:cs="함초롬바탕" w:hint="eastAsia"/>
                <w:i/>
                <w:szCs w:val="22"/>
              </w:rPr>
            </m:ctrlPr>
          </m:dPr>
          <m:e>
            <m:r>
              <w:rPr>
                <w:rFonts w:ascii="Cambria Math" w:eastAsia="Batang" w:hAnsi="Cambria Math" w:cs="함초롬바탕" w:hint="eastAsia"/>
                <w:szCs w:val="22"/>
              </w:rPr>
              <m:t>0,</m:t>
            </m:r>
            <m:r>
              <w:rPr>
                <w:rFonts w:ascii="Cambria Math" w:eastAsia="Batang" w:hAnsi="Cambria Math" w:cs="함초롬바탕" w:hint="eastAsia"/>
                <w:szCs w:val="22"/>
              </w:rPr>
              <m:t>…</m:t>
            </m:r>
            <m:r>
              <w:rPr>
                <w:rFonts w:ascii="Cambria Math" w:eastAsia="Batang" w:hAnsi="Cambria Math" w:cs="함초롬바탕" w:hint="eastAsia"/>
                <w:szCs w:val="22"/>
              </w:rPr>
              <m:t>,+</m:t>
            </m:r>
            <m:sSub>
              <m:sSubPr>
                <m:ctrlPr>
                  <w:rPr>
                    <w:rFonts w:ascii="Cambria Math" w:eastAsia="Batang" w:hAnsi="Cambria Math" w:cs="함초롬바탕" w:hint="eastAsia"/>
                    <w:szCs w:val="22"/>
                  </w:rPr>
                </m:ctrlPr>
              </m:sSubPr>
              <m:e>
                <m:r>
                  <w:rPr>
                    <w:rFonts w:ascii="Cambria Math" w:eastAsia="Batang" w:hAnsi="Cambria Math" w:cs="함초롬바탕" w:hint="eastAsia"/>
                    <w:szCs w:val="22"/>
                  </w:rPr>
                  <m:t>1</m:t>
                </m:r>
              </m:e>
              <m:sub>
                <m:r>
                  <w:rPr>
                    <w:rFonts w:ascii="Cambria Math" w:eastAsia="Batang" w:hAnsi="Cambria Math" w:cs="함초롬바탕" w:hint="eastAsia"/>
                    <w:szCs w:val="22"/>
                  </w:rPr>
                  <m:t>IT</m:t>
                </m:r>
              </m:sub>
            </m:sSub>
            <m:r>
              <w:rPr>
                <w:rFonts w:ascii="Cambria Math" w:eastAsia="Batang" w:hAnsi="Cambria Math" w:cs="함초롬바탕" w:hint="eastAsia"/>
                <w:szCs w:val="22"/>
              </w:rPr>
              <m:t>,</m:t>
            </m:r>
            <m:r>
              <w:rPr>
                <w:rFonts w:ascii="Cambria Math" w:eastAsia="Batang" w:hAnsi="Cambria Math" w:cs="함초롬바탕" w:hint="eastAsia"/>
                <w:szCs w:val="22"/>
              </w:rPr>
              <m:t>…</m:t>
            </m:r>
            <m:r>
              <w:rPr>
                <w:rFonts w:ascii="Cambria Math" w:eastAsia="Batang" w:hAnsi="Cambria Math" w:cs="함초롬바탕" w:hint="eastAsia"/>
                <w:szCs w:val="22"/>
              </w:rPr>
              <m:t>,</m:t>
            </m:r>
            <m:r>
              <w:rPr>
                <w:rFonts w:ascii="Cambria Math" w:eastAsia="Batang" w:hAnsi="Cambria Math" w:cs="Cambria Math"/>
                <w:szCs w:val="22"/>
              </w:rPr>
              <m:t>-</m:t>
            </m:r>
            <m:sSub>
              <m:sSubPr>
                <m:ctrlPr>
                  <w:rPr>
                    <w:rFonts w:ascii="Cambria Math" w:eastAsia="Batang" w:hAnsi="Cambria Math" w:cs="함초롬바탕" w:hint="eastAsia"/>
                    <w:szCs w:val="22"/>
                  </w:rPr>
                </m:ctrlPr>
              </m:sSubPr>
              <m:e>
                <m:r>
                  <w:rPr>
                    <w:rFonts w:ascii="Cambria Math" w:eastAsia="Batang" w:hAnsi="Cambria Math" w:cs="함초롬바탕" w:hint="eastAsia"/>
                    <w:szCs w:val="22"/>
                  </w:rPr>
                  <m:t>1</m:t>
                </m:r>
              </m:e>
              <m:sub>
                <m:r>
                  <w:rPr>
                    <w:rFonts w:ascii="Cambria Math" w:eastAsia="Batang" w:hAnsi="Cambria Math" w:cs="함초롬바탕" w:hint="eastAsia"/>
                    <w:szCs w:val="22"/>
                  </w:rPr>
                  <m:t>Fin</m:t>
                </m:r>
              </m:sub>
            </m:sSub>
            <m:r>
              <w:rPr>
                <w:rFonts w:ascii="Cambria Math" w:eastAsia="Batang" w:hAnsi="Cambria Math" w:cs="함초롬바탕" w:hint="eastAsia"/>
                <w:szCs w:val="22"/>
              </w:rPr>
              <m:t>,</m:t>
            </m:r>
            <m:r>
              <w:rPr>
                <w:rFonts w:ascii="Cambria Math" w:eastAsia="Batang" w:hAnsi="Cambria Math" w:cs="함초롬바탕" w:hint="eastAsia"/>
                <w:szCs w:val="22"/>
              </w:rPr>
              <m:t>…</m:t>
            </m:r>
            <m:r>
              <w:rPr>
                <w:rFonts w:ascii="Cambria Math" w:eastAsia="Batang" w:hAnsi="Cambria Math" w:cs="함초롬바탕" w:hint="eastAsia"/>
                <w:szCs w:val="22"/>
              </w:rPr>
              <m:t>,0</m:t>
            </m:r>
          </m:e>
        </m:d>
      </m:oMath>
      <w:r w:rsidR="00A10DEC">
        <w:rPr>
          <w:rFonts w:ascii="Batang" w:eastAsia="Batang" w:hAnsi="Batang" w:cs="함초롬바탕" w:hint="eastAsia"/>
          <w:szCs w:val="22"/>
        </w:rPr>
        <w:t>).</w:t>
      </w:r>
    </w:p>
    <w:p w14:paraId="49C5DE7D" w14:textId="78AA0227" w:rsidR="007D0222" w:rsidRPr="00CD2777" w:rsidRDefault="007D0222" w:rsidP="008F5C7A">
      <w:pPr>
        <w:wordWrap/>
        <w:spacing w:line="360" w:lineRule="auto"/>
        <w:ind w:firstLineChars="100" w:firstLine="220"/>
        <w:jc w:val="both"/>
        <w:rPr>
          <w:rFonts w:ascii="Batang" w:eastAsia="Batang" w:hAnsi="Batang" w:cs="함초롬바탕"/>
          <w:szCs w:val="22"/>
        </w:rPr>
      </w:pPr>
      <w:r w:rsidRPr="00CD2777">
        <w:rPr>
          <w:rFonts w:ascii="Batang" w:eastAsia="Batang" w:hAnsi="Batang" w:cs="함초롬바탕" w:hint="eastAsia"/>
          <w:szCs w:val="22"/>
        </w:rPr>
        <w:t>본 연구에서 11개의 섹터에 대한 상대</w:t>
      </w:r>
      <w:r w:rsidR="00A10DEC">
        <w:rPr>
          <w:rFonts w:ascii="Batang" w:eastAsia="Batang" w:hAnsi="Batang" w:cs="함초롬바탕"/>
          <w:szCs w:val="22"/>
        </w:rPr>
        <w:t>적</w:t>
      </w:r>
      <w:r w:rsidR="00A10DEC">
        <w:rPr>
          <w:rFonts w:ascii="Batang" w:eastAsia="Batang" w:hAnsi="Batang" w:cs="함초롬바탕" w:hint="eastAsia"/>
          <w:szCs w:val="22"/>
        </w:rPr>
        <w:t xml:space="preserve"> 견해</w:t>
      </w:r>
      <w:r w:rsidRPr="00CD2777">
        <w:rPr>
          <w:rFonts w:ascii="Batang" w:eastAsia="Batang" w:hAnsi="Batang" w:cs="함초롬바탕" w:hint="eastAsia"/>
          <w:szCs w:val="22"/>
        </w:rPr>
        <w:t xml:space="preserve">를 구성하는 과정에서 </w:t>
      </w:r>
      <w:r w:rsidR="00A10DEC">
        <w:rPr>
          <w:rFonts w:ascii="Batang" w:eastAsia="Batang" w:hAnsi="Batang" w:cs="함초롬바탕" w:hint="eastAsia"/>
          <w:szCs w:val="22"/>
        </w:rPr>
        <w:t>견해</w:t>
      </w:r>
      <w:r w:rsidRPr="00CD2777">
        <w:rPr>
          <w:rFonts w:ascii="Batang" w:eastAsia="Batang" w:hAnsi="Batang" w:cs="함초롬바탕" w:hint="eastAsia"/>
          <w:szCs w:val="22"/>
        </w:rPr>
        <w:t xml:space="preserve">의 개수는 </w:t>
      </w:r>
      <w:r w:rsidR="00A10DEC">
        <w:rPr>
          <w:rFonts w:ascii="Batang" w:eastAsia="Batang" w:hAnsi="Batang" w:cs="함초롬바탕" w:hint="eastAsia"/>
          <w:szCs w:val="22"/>
        </w:rPr>
        <w:t>모형의 성과에 중요한 영향을 미친다</w:t>
      </w:r>
      <w:r w:rsidRPr="00CD2777">
        <w:rPr>
          <w:rFonts w:ascii="Batang" w:eastAsia="Batang" w:hAnsi="Batang" w:cs="함초롬바탕" w:hint="eastAsia"/>
          <w:szCs w:val="22"/>
        </w:rPr>
        <w:t xml:space="preserve">. </w:t>
      </w:r>
      <w:r w:rsidR="00A10DEC">
        <w:rPr>
          <w:rFonts w:ascii="Batang" w:eastAsia="Batang" w:hAnsi="Batang" w:cs="함초롬바탕" w:hint="eastAsia"/>
          <w:szCs w:val="22"/>
        </w:rPr>
        <w:t>견해</w:t>
      </w:r>
      <w:r w:rsidRPr="00CD2777">
        <w:rPr>
          <w:rFonts w:ascii="Batang" w:eastAsia="Batang" w:hAnsi="Batang" w:cs="함초롬바탕" w:hint="eastAsia"/>
          <w:szCs w:val="22"/>
        </w:rPr>
        <w:t xml:space="preserve">의 개수가 너무 많아 대상 </w:t>
      </w:r>
      <w:r w:rsidR="00A10DEC">
        <w:rPr>
          <w:rFonts w:ascii="Batang" w:eastAsia="Batang" w:hAnsi="Batang" w:cs="함초롬바탕" w:hint="eastAsia"/>
          <w:szCs w:val="22"/>
        </w:rPr>
        <w:t>섹터</w:t>
      </w:r>
      <w:r w:rsidRPr="00CD2777">
        <w:rPr>
          <w:rFonts w:ascii="Batang" w:eastAsia="Batang" w:hAnsi="Batang" w:cs="함초롬바탕" w:hint="eastAsia"/>
          <w:szCs w:val="22"/>
        </w:rPr>
        <w:t xml:space="preserve">의 개수에 가까워질수록 시장 균형 수익률이 반영되는 정도가 매우 미미해지는 경향이 있다. </w:t>
      </w:r>
      <w:r w:rsidR="00A10DEC">
        <w:rPr>
          <w:rFonts w:ascii="Batang" w:eastAsia="Batang" w:hAnsi="Batang" w:cs="함초롬바탕" w:hint="eastAsia"/>
          <w:szCs w:val="22"/>
        </w:rPr>
        <w:t>반면,</w:t>
      </w:r>
      <w:r w:rsidRPr="00CD2777">
        <w:rPr>
          <w:rFonts w:ascii="Batang" w:eastAsia="Batang" w:hAnsi="Batang" w:cs="함초롬바탕" w:hint="eastAsia"/>
          <w:szCs w:val="22"/>
        </w:rPr>
        <w:t xml:space="preserve"> </w:t>
      </w:r>
      <w:r w:rsidR="00A10DEC">
        <w:rPr>
          <w:rFonts w:ascii="Batang" w:eastAsia="Batang" w:hAnsi="Batang" w:cs="함초롬바탕" w:hint="eastAsia"/>
          <w:szCs w:val="22"/>
        </w:rPr>
        <w:t>견해</w:t>
      </w:r>
      <w:r w:rsidRPr="00CD2777">
        <w:rPr>
          <w:rFonts w:ascii="Batang" w:eastAsia="Batang" w:hAnsi="Batang" w:cs="함초롬바탕" w:hint="eastAsia"/>
          <w:szCs w:val="22"/>
        </w:rPr>
        <w:t xml:space="preserve">의 개수가 매우 적을 경우, </w:t>
      </w:r>
      <w:r w:rsidR="00A10DEC">
        <w:rPr>
          <w:rFonts w:ascii="Batang" w:eastAsia="Batang" w:hAnsi="Batang" w:cs="함초롬바탕" w:hint="eastAsia"/>
          <w:szCs w:val="22"/>
        </w:rPr>
        <w:t>견해</w:t>
      </w:r>
      <w:r w:rsidRPr="00CD2777">
        <w:rPr>
          <w:rFonts w:ascii="Batang" w:eastAsia="Batang" w:hAnsi="Batang" w:cs="함초롬바탕" w:hint="eastAsia"/>
          <w:szCs w:val="22"/>
        </w:rPr>
        <w:t xml:space="preserve">의 반영정도가 미미하여 시장 균형 수익률을 그대로 따라가는 경향이 있다. 이에 본 연구에서는 </w:t>
      </w:r>
      <w:r w:rsidR="00A10DEC">
        <w:rPr>
          <w:rFonts w:ascii="Batang" w:eastAsia="Batang" w:hAnsi="Batang" w:cs="함초롬바탕" w:hint="eastAsia"/>
          <w:szCs w:val="22"/>
        </w:rPr>
        <w:t>[</w:t>
      </w:r>
      <w:r w:rsidR="00A10DEC" w:rsidRPr="00A10DEC">
        <w:rPr>
          <w:rFonts w:ascii="Batang" w:eastAsia="Batang" w:hAnsi="Batang" w:cs="함초롬바탕" w:hint="eastAsia"/>
          <w:szCs w:val="22"/>
          <w:highlight w:val="yellow"/>
          <w:rPrChange w:id="527" w:author="나현종" w:date="2025-11-06T14:14:00Z" w16du:dateUtc="2025-11-06T05:14:00Z">
            <w:rPr>
              <w:rFonts w:ascii="Batang" w:eastAsia="Batang" w:hAnsi="Batang" w:cs="함초롬바탕" w:hint="eastAsia"/>
              <w:szCs w:val="22"/>
            </w:rPr>
          </w:rPrChange>
        </w:rPr>
        <w:t>어떻게</w:t>
      </w:r>
      <w:r w:rsidR="00A10DEC">
        <w:rPr>
          <w:rFonts w:ascii="Batang" w:eastAsia="Batang" w:hAnsi="Batang" w:cs="함초롬바탕" w:hint="eastAsia"/>
          <w:szCs w:val="22"/>
        </w:rPr>
        <w:t>]</w:t>
      </w:r>
      <w:del w:id="528" w:author="나현종" w:date="2025-11-06T14:12:00Z" w16du:dateUtc="2025-11-06T05:12:00Z">
        <w:r w:rsidRPr="00CD2777" w:rsidDel="00A10DEC">
          <w:rPr>
            <w:rFonts w:ascii="Batang" w:eastAsia="Batang" w:hAnsi="Batang" w:cs="함초롬바탕" w:hint="eastAsia"/>
            <w:szCs w:val="22"/>
          </w:rPr>
          <w:delText>View의</w:delText>
        </w:r>
      </w:del>
      <w:del w:id="529" w:author="나현종" w:date="2025-11-06T14:13:00Z" w16du:dateUtc="2025-11-06T05:13:00Z">
        <w:r w:rsidRPr="00CD2777" w:rsidDel="00A10DEC">
          <w:rPr>
            <w:rFonts w:ascii="Batang" w:eastAsia="Batang" w:hAnsi="Batang" w:cs="함초롬바탕" w:hint="eastAsia"/>
            <w:szCs w:val="22"/>
          </w:rPr>
          <w:delText xml:space="preserve"> 개수에 대한 후보를 5,6,7로 설정하고 Out-of-sample인 112개월 동안 그리드 서치를 통해 최적의 View 개수를 K로 결정하였다(Meucci, A, 2010)</w:delText>
        </w:r>
      </w:del>
      <w:r w:rsidRPr="00CD2777">
        <w:rPr>
          <w:rFonts w:ascii="Batang" w:eastAsia="Batang" w:hAnsi="Batang" w:cs="함초롬바탕" w:hint="eastAsia"/>
          <w:szCs w:val="22"/>
        </w:rPr>
        <w:t>.</w:t>
      </w:r>
    </w:p>
    <w:p w14:paraId="05A30DB2" w14:textId="28A733CA" w:rsidR="00A179AA" w:rsidRPr="00CD2777" w:rsidRDefault="00A10DEC" w:rsidP="00A10DEC">
      <w:pPr>
        <w:wordWrap/>
        <w:spacing w:line="360" w:lineRule="auto"/>
        <w:ind w:firstLineChars="100" w:firstLine="220"/>
        <w:jc w:val="both"/>
        <w:rPr>
          <w:rFonts w:ascii="Batang" w:eastAsia="Batang" w:hAnsi="Batang" w:cs="함초롬바탕"/>
          <w:szCs w:val="22"/>
        </w:rPr>
      </w:pPr>
      <w:r>
        <w:rPr>
          <w:rFonts w:ascii="Batang" w:eastAsia="Batang" w:hAnsi="Batang" w:cs="함초롬바탕" w:hint="eastAsia"/>
          <w:color w:val="000000" w:themeColor="text1"/>
        </w:rPr>
        <w:t>견해의 기대수익률 벡터</w:t>
      </w:r>
      <w:r>
        <w:rPr>
          <w:rFonts w:ascii="Batang" w:eastAsia="Batang" w:hAnsi="Batang" w:cs="함초롬바탕" w:hint="eastAsia"/>
          <w:szCs w:val="22"/>
        </w:rPr>
        <w:t>(</w:t>
      </w:r>
      <m:oMath>
        <m:r>
          <w:rPr>
            <w:rFonts w:ascii="Cambria Math" w:eastAsia="Batang" w:hAnsi="Cambria Math" w:cs="함초롬바탕" w:hint="eastAsia"/>
            <w:szCs w:val="22"/>
          </w:rPr>
          <m:t>Q</m:t>
        </m:r>
      </m:oMath>
      <w:r>
        <w:rPr>
          <w:rFonts w:ascii="Batang" w:eastAsia="Batang" w:hAnsi="Batang" w:cs="함초롬바탕" w:hint="eastAsia"/>
          <w:szCs w:val="22"/>
        </w:rPr>
        <w:t>)</w:t>
      </w:r>
      <w:r w:rsidR="000E1E21" w:rsidRPr="00CD2777">
        <w:rPr>
          <w:rFonts w:ascii="Batang" w:eastAsia="Batang" w:hAnsi="Batang" w:cs="함초롬바탕" w:hint="eastAsia"/>
          <w:szCs w:val="22"/>
        </w:rPr>
        <w:t xml:space="preserve">는 각 상대 견해에 대응하는 기대 초과수익률을 포함한다. </w:t>
      </w:r>
      <w:r w:rsidRPr="00A10DEC">
        <w:rPr>
          <w:rFonts w:ascii="Batang" w:eastAsia="Batang" w:hAnsi="Batang" w:cs="함초롬바탕" w:hint="eastAsia"/>
          <w:szCs w:val="22"/>
        </w:rPr>
        <w:t>예를</w:t>
      </w:r>
      <w:r w:rsidRPr="00A10DEC">
        <w:rPr>
          <w:rFonts w:ascii="Batang" w:eastAsia="Batang" w:hAnsi="Batang" w:cs="함초롬바탕"/>
          <w:szCs w:val="22"/>
        </w:rPr>
        <w:t xml:space="preserve"> 들어, 정보기술 섹터의 수익률이 금융 섹터보다 높을 것이라는 견해의 경우, </w:t>
      </w:r>
      <m:oMath>
        <m:sSub>
          <m:sSubPr>
            <m:ctrlPr>
              <w:rPr>
                <w:rFonts w:ascii="Cambria Math" w:eastAsia="Batang" w:hAnsi="Cambria Math" w:cs="함초롬바탕" w:hint="eastAsia"/>
                <w:szCs w:val="22"/>
              </w:rPr>
            </m:ctrlPr>
          </m:sSubPr>
          <m:e>
            <m:r>
              <w:rPr>
                <w:rFonts w:ascii="Cambria Math" w:eastAsia="Batang" w:hAnsi="Cambria Math" w:cs="함초롬바탕" w:hint="eastAsia"/>
                <w:szCs w:val="22"/>
              </w:rPr>
              <m:t>Q</m:t>
            </m:r>
          </m:e>
          <m:sub>
            <m:r>
              <w:rPr>
                <w:rFonts w:ascii="Cambria Math" w:eastAsia="Batang" w:hAnsi="Cambria Math" w:cs="함초롬바탕" w:hint="eastAsia"/>
                <w:szCs w:val="22"/>
              </w:rPr>
              <m:t>i</m:t>
            </m:r>
          </m:sub>
        </m:sSub>
        <m:r>
          <w:rPr>
            <w:rFonts w:ascii="Cambria Math" w:eastAsia="Batang" w:hAnsi="Cambria Math" w:cs="함초롬바탕" w:hint="eastAsia"/>
            <w:szCs w:val="22"/>
          </w:rPr>
          <m:t>=</m:t>
        </m:r>
        <m:d>
          <m:dPr>
            <m:begChr m:val="["/>
            <m:endChr m:val="]"/>
            <m:ctrlPr>
              <w:rPr>
                <w:rFonts w:ascii="Cambria Math" w:eastAsia="Batang" w:hAnsi="Cambria Math" w:cs="함초롬바탕" w:hint="eastAsia"/>
                <w:i/>
                <w:szCs w:val="22"/>
              </w:rPr>
            </m:ctrlPr>
          </m:dPr>
          <m:e>
            <m:r>
              <w:rPr>
                <w:rFonts w:ascii="Cambria Math" w:eastAsia="Batang" w:hAnsi="Cambria Math" w:cs="함초롬바탕" w:hint="eastAsia"/>
                <w:szCs w:val="22"/>
              </w:rPr>
              <m:t>0,</m:t>
            </m:r>
            <m:r>
              <w:rPr>
                <w:rFonts w:ascii="Cambria Math" w:eastAsia="Batang" w:hAnsi="Cambria Math" w:cs="함초롬바탕" w:hint="eastAsia"/>
                <w:szCs w:val="22"/>
              </w:rPr>
              <m:t>…</m:t>
            </m:r>
            <m:r>
              <w:rPr>
                <w:rFonts w:ascii="Cambria Math" w:eastAsia="Batang" w:hAnsi="Cambria Math" w:cs="함초롬바탕" w:hint="eastAsia"/>
                <w:szCs w:val="22"/>
              </w:rPr>
              <m:t>,+</m:t>
            </m:r>
            <m:sSub>
              <m:sSubPr>
                <m:ctrlPr>
                  <w:rPr>
                    <w:rFonts w:ascii="Cambria Math" w:eastAsia="Batang" w:hAnsi="Cambria Math" w:cs="함초롬바탕" w:hint="eastAsia"/>
                    <w:szCs w:val="22"/>
                  </w:rPr>
                </m:ctrlPr>
              </m:sSubPr>
              <m:e>
                <m:r>
                  <w:rPr>
                    <w:rFonts w:ascii="Cambria Math" w:eastAsia="Batang" w:hAnsi="Cambria Math" w:cs="함초롬바탕" w:hint="eastAsia"/>
                    <w:szCs w:val="22"/>
                  </w:rPr>
                  <m:t>2.4</m:t>
                </m:r>
              </m:e>
              <m:sub>
                <m:r>
                  <w:rPr>
                    <w:rFonts w:ascii="Cambria Math" w:eastAsia="Batang" w:hAnsi="Cambria Math" w:cs="함초롬바탕" w:hint="eastAsia"/>
                    <w:szCs w:val="22"/>
                  </w:rPr>
                  <m:t>IT</m:t>
                </m:r>
              </m:sub>
            </m:sSub>
            <m:r>
              <w:rPr>
                <w:rFonts w:ascii="Cambria Math" w:eastAsia="Batang" w:hAnsi="Cambria Math" w:cs="함초롬바탕" w:hint="eastAsia"/>
                <w:szCs w:val="22"/>
              </w:rPr>
              <m:t>,</m:t>
            </m:r>
            <m:r>
              <w:rPr>
                <w:rFonts w:ascii="Cambria Math" w:eastAsia="Batang" w:hAnsi="Cambria Math" w:cs="함초롬바탕" w:hint="eastAsia"/>
                <w:szCs w:val="22"/>
              </w:rPr>
              <m:t>…</m:t>
            </m:r>
            <m:r>
              <w:rPr>
                <w:rFonts w:ascii="Cambria Math" w:eastAsia="Batang" w:hAnsi="Cambria Math" w:cs="함초롬바탕" w:hint="eastAsia"/>
                <w:szCs w:val="22"/>
              </w:rPr>
              <m:t>,</m:t>
            </m:r>
            <m:r>
              <w:rPr>
                <w:rFonts w:ascii="Cambria Math" w:eastAsia="Batang" w:hAnsi="Cambria Math" w:cs="Cambria Math"/>
                <w:szCs w:val="22"/>
              </w:rPr>
              <m:t>-</m:t>
            </m:r>
            <m:sSub>
              <m:sSubPr>
                <m:ctrlPr>
                  <w:rPr>
                    <w:rFonts w:ascii="Cambria Math" w:eastAsia="Batang" w:hAnsi="Cambria Math" w:cs="함초롬바탕" w:hint="eastAsia"/>
                    <w:szCs w:val="22"/>
                  </w:rPr>
                </m:ctrlPr>
              </m:sSubPr>
              <m:e>
                <m:r>
                  <w:rPr>
                    <w:rFonts w:ascii="Cambria Math" w:eastAsia="Batang" w:hAnsi="Cambria Math" w:cs="함초롬바탕" w:hint="eastAsia"/>
                    <w:szCs w:val="22"/>
                  </w:rPr>
                  <m:t>2.4</m:t>
                </m:r>
              </m:e>
              <m:sub>
                <m:r>
                  <w:rPr>
                    <w:rFonts w:ascii="Cambria Math" w:eastAsia="Batang" w:hAnsi="Cambria Math" w:cs="함초롬바탕" w:hint="eastAsia"/>
                    <w:szCs w:val="22"/>
                  </w:rPr>
                  <m:t>Fin</m:t>
                </m:r>
              </m:sub>
            </m:sSub>
            <m:r>
              <w:rPr>
                <w:rFonts w:ascii="Cambria Math" w:eastAsia="Batang" w:hAnsi="Cambria Math" w:cs="함초롬바탕" w:hint="eastAsia"/>
                <w:szCs w:val="22"/>
              </w:rPr>
              <m:t>,</m:t>
            </m:r>
            <m:r>
              <w:rPr>
                <w:rFonts w:ascii="Cambria Math" w:eastAsia="Batang" w:hAnsi="Cambria Math" w:cs="함초롬바탕" w:hint="eastAsia"/>
                <w:szCs w:val="22"/>
              </w:rPr>
              <m:t>…</m:t>
            </m:r>
            <m:r>
              <w:rPr>
                <w:rFonts w:ascii="Cambria Math" w:eastAsia="Batang" w:hAnsi="Cambria Math" w:cs="함초롬바탕" w:hint="eastAsia"/>
                <w:szCs w:val="22"/>
              </w:rPr>
              <m:t>,0</m:t>
            </m:r>
          </m:e>
        </m:d>
      </m:oMath>
      <w:r w:rsidR="0040719B" w:rsidRPr="00CD2777">
        <w:rPr>
          <w:rFonts w:ascii="Batang" w:eastAsia="Batang" w:hAnsi="Batang" w:cs="함초롬바탕" w:hint="eastAsia"/>
          <w:szCs w:val="22"/>
        </w:rPr>
        <w:t xml:space="preserve"> 와 같은 행렬로 나오게 된다.</w:t>
      </w:r>
      <w:r w:rsidR="008D334D" w:rsidRPr="00CD2777">
        <w:rPr>
          <w:rFonts w:ascii="Batang" w:eastAsia="Batang" w:hAnsi="Batang" w:cs="함초롬바탕" w:hint="eastAsia"/>
          <w:color w:val="000000" w:themeColor="text1"/>
        </w:rPr>
        <w:t xml:space="preserve"> </w:t>
      </w:r>
      <w:r>
        <w:rPr>
          <w:rFonts w:ascii="Batang" w:eastAsia="Batang" w:hAnsi="Batang" w:cs="함초롬바탕" w:hint="eastAsia"/>
          <w:color w:val="000000" w:themeColor="text1"/>
        </w:rPr>
        <w:t xml:space="preserve">견해 불확실성의 공분산 </w:t>
      </w:r>
      <w:r w:rsidR="00DC683E" w:rsidRPr="00CD2777">
        <w:rPr>
          <w:rFonts w:ascii="Batang" w:eastAsia="Batang" w:hAnsi="Batang" w:cs="함초롬바탕" w:hint="eastAsia"/>
          <w:szCs w:val="22"/>
        </w:rPr>
        <w:t xml:space="preserve">행렬 </w:t>
      </w:r>
      <w:r>
        <w:rPr>
          <w:rFonts w:ascii="Batang" w:eastAsia="Batang" w:hAnsi="Batang" w:cs="함초롬바탕" w:hint="eastAsia"/>
          <w:szCs w:val="22"/>
        </w:rPr>
        <w:t>(</w:t>
      </w:r>
      <w:proofErr w:type="spellStart"/>
      <w:r w:rsidR="00DC683E" w:rsidRPr="00CD2777">
        <w:rPr>
          <w:rFonts w:ascii="Batang" w:eastAsia="Batang" w:hAnsi="Batang" w:cs="함초롬바탕" w:hint="eastAsia"/>
          <w:szCs w:val="22"/>
        </w:rPr>
        <w:t>Ω</w:t>
      </w:r>
      <w:proofErr w:type="spellEnd"/>
      <w:r>
        <w:rPr>
          <w:rFonts w:ascii="Batang" w:eastAsia="Batang" w:hAnsi="Batang" w:cs="함초롬바탕" w:hint="eastAsia"/>
          <w:szCs w:val="22"/>
        </w:rPr>
        <w:t>)은 각 견해의 불확실성을</w:t>
      </w:r>
      <w:r w:rsidR="00A179AA" w:rsidRPr="00CD2777">
        <w:rPr>
          <w:rFonts w:ascii="Batang" w:eastAsia="Batang" w:hAnsi="Batang" w:cs="함초롬바탕" w:hint="eastAsia"/>
          <w:szCs w:val="22"/>
        </w:rPr>
        <w:t xml:space="preserve"> 나타내며 </w:t>
      </w:r>
      <w:r w:rsidRPr="00A10DEC">
        <w:rPr>
          <w:rFonts w:ascii="Batang" w:eastAsia="Batang" w:hAnsi="Batang" w:cs="함초롬바탕" w:hint="eastAsia"/>
          <w:szCs w:val="22"/>
        </w:rPr>
        <w:t>불확실성</w:t>
      </w:r>
      <w:r w:rsidRPr="00A10DEC">
        <w:rPr>
          <w:rFonts w:ascii="Batang" w:eastAsia="Batang" w:hAnsi="Batang" w:cs="함초롬바탕"/>
          <w:szCs w:val="22"/>
        </w:rPr>
        <w:t xml:space="preserve"> 조정 계수</w:t>
      </w:r>
      <w:r>
        <w:rPr>
          <w:rFonts w:ascii="Batang" w:eastAsia="Batang" w:hAnsi="Batang" w:cs="함초롬바탕" w:hint="eastAsia"/>
          <w:szCs w:val="22"/>
        </w:rPr>
        <w:t>(</w:t>
      </w:r>
      <w:proofErr w:type="spellStart"/>
      <w:r w:rsidRPr="00A10DEC">
        <w:rPr>
          <w:rFonts w:ascii="Batang" w:eastAsia="Batang" w:hAnsi="Batang" w:cs="함초롬바탕" w:hint="eastAsia"/>
          <w:szCs w:val="22"/>
        </w:rPr>
        <w:t>τ</w:t>
      </w:r>
      <w:proofErr w:type="spellEnd"/>
      <w:r>
        <w:rPr>
          <w:rFonts w:ascii="Batang" w:eastAsia="Batang" w:hAnsi="Batang" w:cs="함초롬바탕" w:hint="eastAsia"/>
          <w:szCs w:val="22"/>
        </w:rPr>
        <w:t>)</w:t>
      </w:r>
      <w:r w:rsidRPr="00A10DEC">
        <w:rPr>
          <w:rFonts w:ascii="Batang" w:eastAsia="Batang" w:hAnsi="Batang" w:cs="함초롬바탕"/>
          <w:szCs w:val="22"/>
        </w:rPr>
        <w:t>와 에이전트 간 출력 결과로부터 산출된 예측 변동성</w:t>
      </w:r>
      <w:r>
        <w:rPr>
          <w:rFonts w:ascii="Batang" w:eastAsia="Batang" w:hAnsi="Batang" w:cs="함초롬바탕" w:hint="eastAsia"/>
          <w:szCs w:val="22"/>
        </w:rPr>
        <w:t>(</w:t>
      </w:r>
      <m:oMath>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σ</m:t>
            </m:r>
          </m:e>
          <m:sub>
            <m:r>
              <w:rPr>
                <w:rFonts w:ascii="Cambria Math" w:eastAsia="Batang" w:hAnsi="Cambria Math" w:cs="함초롬바탕" w:hint="eastAsia"/>
                <w:szCs w:val="22"/>
              </w:rPr>
              <m:t>q,  i</m:t>
            </m:r>
          </m:sub>
          <m:sup>
            <m:r>
              <w:rPr>
                <w:rFonts w:ascii="Cambria Math" w:eastAsia="Batang" w:hAnsi="Cambria Math" w:cs="함초롬바탕" w:hint="eastAsia"/>
                <w:szCs w:val="22"/>
              </w:rPr>
              <m:t>2</m:t>
            </m:r>
          </m:sup>
        </m:sSubSup>
      </m:oMath>
      <w:r>
        <w:rPr>
          <w:rFonts w:ascii="Batang" w:eastAsia="Batang" w:hAnsi="Batang" w:cs="함초롬바탕" w:hint="eastAsia"/>
          <w:szCs w:val="22"/>
        </w:rPr>
        <w:t>)</w:t>
      </w:r>
      <w:r w:rsidRPr="00A10DEC">
        <w:rPr>
          <w:rFonts w:ascii="Batang" w:eastAsia="Batang" w:hAnsi="Batang" w:cs="함초롬바탕"/>
          <w:szCs w:val="22"/>
        </w:rPr>
        <w:t>, 그리고 자산 자체의 변동성</w:t>
      </w:r>
      <w:r>
        <w:rPr>
          <w:rFonts w:ascii="Batang" w:eastAsia="Batang" w:hAnsi="Batang" w:cs="함초롬바탕" w:hint="eastAsia"/>
          <w:szCs w:val="22"/>
        </w:rPr>
        <w:t>(</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P</m:t>
            </m:r>
          </m:e>
          <m:sub>
            <m:r>
              <w:rPr>
                <w:rFonts w:ascii="Cambria Math" w:eastAsia="Batang" w:hAnsi="Cambria Math" w:cs="함초롬바탕" w:hint="eastAsia"/>
                <w:szCs w:val="22"/>
              </w:rPr>
              <m:t>i</m:t>
            </m:r>
          </m:sub>
        </m:sSub>
        <m:r>
          <w:rPr>
            <w:rFonts w:ascii="Cambria Math" w:eastAsia="Batang" w:hAnsi="Cambria Math" w:cs="함초롬바탕" w:hint="eastAsia"/>
            <w:szCs w:val="22"/>
          </w:rPr>
          <m:t xml:space="preserve">Σ </m:t>
        </m:r>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P</m:t>
            </m:r>
          </m:e>
          <m:sub>
            <m:r>
              <w:rPr>
                <w:rFonts w:ascii="Cambria Math" w:eastAsia="Batang" w:hAnsi="Cambria Math" w:cs="함초롬바탕" w:hint="eastAsia"/>
                <w:szCs w:val="22"/>
              </w:rPr>
              <m:t>i</m:t>
            </m:r>
          </m:sub>
          <m:sup>
            <m:r>
              <w:rPr>
                <w:rFonts w:ascii="Cambria Math" w:eastAsia="Batang" w:hAnsi="Cambria Math" w:cs="함초롬바탕" w:hint="eastAsia"/>
                <w:szCs w:val="22"/>
              </w:rPr>
              <m:t>T</m:t>
            </m:r>
          </m:sup>
        </m:sSubSup>
      </m:oMath>
      <w:r>
        <w:rPr>
          <w:rFonts w:ascii="Batang" w:eastAsia="Batang" w:hAnsi="Batang" w:cs="함초롬바탕" w:hint="eastAsia"/>
          <w:szCs w:val="22"/>
        </w:rPr>
        <w:t>)</w:t>
      </w:r>
      <w:r w:rsidRPr="00A10DEC">
        <w:rPr>
          <w:rFonts w:ascii="Batang" w:eastAsia="Batang" w:hAnsi="Batang" w:cs="함초롬바탕"/>
          <w:szCs w:val="22"/>
        </w:rPr>
        <w:t>을 결합하여 계산</w:t>
      </w:r>
      <w:r>
        <w:rPr>
          <w:rFonts w:ascii="Batang" w:eastAsia="Batang" w:hAnsi="Batang" w:cs="함초롬바탕" w:hint="eastAsia"/>
          <w:szCs w:val="22"/>
        </w:rPr>
        <w:t>한</w:t>
      </w:r>
      <w:r w:rsidRPr="00A10DEC">
        <w:rPr>
          <w:rFonts w:ascii="Batang" w:eastAsia="Batang" w:hAnsi="Batang" w:cs="함초롬바탕"/>
          <w:szCs w:val="22"/>
        </w:rPr>
        <w:t>다</w:t>
      </w:r>
      <w:r>
        <w:rPr>
          <w:rFonts w:ascii="Batang" w:eastAsia="Batang" w:hAnsi="Batang" w:cs="함초롬바탕" w:hint="eastAsia"/>
          <w:szCs w:val="22"/>
        </w:rPr>
        <w:t xml:space="preserve">(i.e., </w:t>
      </w:r>
      <m:oMath>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Ω</m:t>
            </m:r>
          </m:e>
          <m:sub>
            <m:r>
              <w:rPr>
                <w:rFonts w:ascii="Cambria Math" w:eastAsia="Batang" w:hAnsi="Cambria Math" w:cs="함초롬바탕" w:hint="eastAsia"/>
                <w:szCs w:val="22"/>
              </w:rPr>
              <m:t>i,i</m:t>
            </m:r>
          </m:sub>
        </m:sSub>
        <m:r>
          <w:rPr>
            <w:rFonts w:ascii="Cambria Math" w:eastAsia="Batang" w:hAnsi="Cambria Math" w:cs="함초롬바탕" w:hint="eastAsia"/>
            <w:szCs w:val="22"/>
          </w:rPr>
          <m:t xml:space="preserve">= τ </m:t>
        </m:r>
        <m:r>
          <w:rPr>
            <w:rFonts w:ascii="Cambria Math" w:eastAsia="Batang" w:hAnsi="Cambria Math" w:cs="함초롬바탕" w:hint="eastAsia"/>
            <w:szCs w:val="22"/>
          </w:rPr>
          <m:t>×</m:t>
        </m:r>
        <m:r>
          <w:rPr>
            <w:rFonts w:ascii="Cambria Math" w:eastAsia="Batang" w:hAnsi="Cambria Math" w:cs="함초롬바탕" w:hint="eastAsia"/>
            <w:szCs w:val="22"/>
          </w:rPr>
          <m:t xml:space="preserve"> </m:t>
        </m:r>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σ</m:t>
            </m:r>
          </m:e>
          <m:sub>
            <m:r>
              <w:rPr>
                <w:rFonts w:ascii="Cambria Math" w:eastAsia="Batang" w:hAnsi="Cambria Math" w:cs="함초롬바탕" w:hint="eastAsia"/>
                <w:szCs w:val="22"/>
              </w:rPr>
              <m:t>q,  i</m:t>
            </m:r>
          </m:sub>
          <m:sup>
            <m:r>
              <w:rPr>
                <w:rFonts w:ascii="Cambria Math" w:eastAsia="Batang" w:hAnsi="Cambria Math" w:cs="함초롬바탕" w:hint="eastAsia"/>
                <w:szCs w:val="22"/>
              </w:rPr>
              <m:t>2</m:t>
            </m:r>
          </m:sup>
        </m:sSubSup>
        <m:r>
          <w:rPr>
            <w:rFonts w:ascii="Cambria Math" w:eastAsia="Batang" w:hAnsi="Cambria Math" w:cs="함초롬바탕" w:hint="eastAsia"/>
            <w:szCs w:val="22"/>
          </w:rPr>
          <m:t xml:space="preserve"> </m:t>
        </m:r>
        <m:r>
          <w:rPr>
            <w:rFonts w:ascii="Cambria Math" w:eastAsia="Batang" w:hAnsi="Cambria Math" w:cs="함초롬바탕" w:hint="eastAsia"/>
            <w:szCs w:val="22"/>
          </w:rPr>
          <m:t>×</m:t>
        </m:r>
        <m:r>
          <w:rPr>
            <w:rFonts w:ascii="Cambria Math" w:eastAsia="Batang" w:hAnsi="Cambria Math" w:cs="함초롬바탕" w:hint="eastAsia"/>
            <w:szCs w:val="22"/>
          </w:rPr>
          <m:t xml:space="preserve"> </m:t>
        </m:r>
        <m:d>
          <m:dPr>
            <m:ctrlPr>
              <w:rPr>
                <w:rFonts w:ascii="Cambria Math" w:eastAsia="Batang" w:hAnsi="Cambria Math" w:cs="함초롬바탕" w:hint="eastAsia"/>
                <w:i/>
                <w:szCs w:val="22"/>
              </w:rPr>
            </m:ctrlPr>
          </m:dPr>
          <m:e>
            <m:sSub>
              <m:sSubPr>
                <m:ctrlPr>
                  <w:rPr>
                    <w:rFonts w:ascii="Cambria Math" w:eastAsia="Batang" w:hAnsi="Cambria Math" w:cs="함초롬바탕" w:hint="eastAsia"/>
                    <w:i/>
                    <w:szCs w:val="22"/>
                  </w:rPr>
                </m:ctrlPr>
              </m:sSubPr>
              <m:e>
                <m:r>
                  <w:rPr>
                    <w:rFonts w:ascii="Cambria Math" w:eastAsia="Batang" w:hAnsi="Cambria Math" w:cs="함초롬바탕" w:hint="eastAsia"/>
                    <w:szCs w:val="22"/>
                  </w:rPr>
                  <m:t>P</m:t>
                </m:r>
              </m:e>
              <m:sub>
                <m:r>
                  <w:rPr>
                    <w:rFonts w:ascii="Cambria Math" w:eastAsia="Batang" w:hAnsi="Cambria Math" w:cs="함초롬바탕" w:hint="eastAsia"/>
                    <w:szCs w:val="22"/>
                  </w:rPr>
                  <m:t>i</m:t>
                </m:r>
              </m:sub>
            </m:sSub>
            <m:r>
              <w:rPr>
                <w:rFonts w:ascii="Cambria Math" w:eastAsia="Batang" w:hAnsi="Cambria Math" w:cs="함초롬바탕" w:hint="eastAsia"/>
                <w:szCs w:val="22"/>
              </w:rPr>
              <m:t xml:space="preserve">Σ </m:t>
            </m:r>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P</m:t>
                </m:r>
              </m:e>
              <m:sub>
                <m:r>
                  <w:rPr>
                    <w:rFonts w:ascii="Cambria Math" w:eastAsia="Batang" w:hAnsi="Cambria Math" w:cs="함초롬바탕" w:hint="eastAsia"/>
                    <w:szCs w:val="22"/>
                  </w:rPr>
                  <m:t>i</m:t>
                </m:r>
              </m:sub>
              <m:sup>
                <m:r>
                  <w:rPr>
                    <w:rFonts w:ascii="Cambria Math" w:eastAsia="Batang" w:hAnsi="Cambria Math" w:cs="함초롬바탕" w:hint="eastAsia"/>
                    <w:szCs w:val="22"/>
                  </w:rPr>
                  <m:t>T</m:t>
                </m:r>
              </m:sup>
            </m:sSubSup>
          </m:e>
        </m:d>
      </m:oMath>
      <w:r>
        <w:rPr>
          <w:rFonts w:ascii="Batang" w:eastAsia="Batang" w:hAnsi="Batang" w:cs="함초롬바탕" w:hint="eastAsia"/>
          <w:szCs w:val="22"/>
        </w:rPr>
        <w:t>)</w:t>
      </w:r>
      <w:r w:rsidRPr="00A10DEC">
        <w:rPr>
          <w:rFonts w:ascii="Batang" w:eastAsia="Batang" w:hAnsi="Batang" w:cs="함초롬바탕"/>
          <w:szCs w:val="22"/>
        </w:rPr>
        <w:t>.</w:t>
      </w:r>
      <w:r>
        <w:rPr>
          <w:rFonts w:ascii="Batang" w:eastAsia="Batang" w:hAnsi="Batang" w:cs="함초롬바탕" w:hint="eastAsia"/>
          <w:szCs w:val="22"/>
        </w:rPr>
        <w:t xml:space="preserve"> </w:t>
      </w:r>
    </w:p>
    <w:p w14:paraId="1EF83D5A" w14:textId="60AD51D6" w:rsidR="005D7EBB" w:rsidRPr="00CD2777" w:rsidRDefault="00C477FB" w:rsidP="008F5C7A">
      <w:pPr>
        <w:wordWrap/>
        <w:spacing w:line="360" w:lineRule="auto"/>
        <w:ind w:firstLineChars="100" w:firstLine="220"/>
        <w:jc w:val="both"/>
        <w:rPr>
          <w:rFonts w:ascii="Batang" w:eastAsia="Batang" w:hAnsi="Batang" w:cs="함초롬바탕"/>
          <w:szCs w:val="22"/>
        </w:rPr>
      </w:pPr>
      <w:r w:rsidRPr="00C477FB">
        <w:rPr>
          <w:rFonts w:ascii="Batang" w:eastAsia="Batang" w:hAnsi="Batang" w:cs="함초롬바탕" w:hint="eastAsia"/>
          <w:szCs w:val="22"/>
        </w:rPr>
        <w:t>이렇게</w:t>
      </w:r>
      <w:r w:rsidRPr="00C477FB">
        <w:rPr>
          <w:rFonts w:ascii="Batang" w:eastAsia="Batang" w:hAnsi="Batang" w:cs="함초롬바탕"/>
          <w:szCs w:val="22"/>
        </w:rPr>
        <w:t xml:space="preserve"> 산출된 모든 입력을 사용하여 Black-</w:t>
      </w:r>
      <w:proofErr w:type="spellStart"/>
      <w:r w:rsidRPr="00C477FB">
        <w:rPr>
          <w:rFonts w:ascii="Batang" w:eastAsia="Batang" w:hAnsi="Batang" w:cs="함초롬바탕"/>
          <w:szCs w:val="22"/>
        </w:rPr>
        <w:t>Litterman</w:t>
      </w:r>
      <w:proofErr w:type="spellEnd"/>
      <w:r w:rsidRPr="00C477FB">
        <w:rPr>
          <w:rFonts w:ascii="Batang" w:eastAsia="Batang" w:hAnsi="Batang" w:cs="함초롬바탕"/>
          <w:szCs w:val="22"/>
        </w:rPr>
        <w:t xml:space="preserve"> 사후 기대수익률을 계산한다. 본 연구에서는 계산 정확도를 높이기 위해 </w:t>
      </w:r>
      <w:proofErr w:type="spellStart"/>
      <w:r w:rsidRPr="00C477FB">
        <w:rPr>
          <w:rFonts w:ascii="Batang" w:eastAsia="Batang" w:hAnsi="Batang" w:cs="함초롬바탕"/>
          <w:szCs w:val="22"/>
        </w:rPr>
        <w:t>레이블된</w:t>
      </w:r>
      <w:proofErr w:type="spellEnd"/>
      <w:r w:rsidRPr="00C477FB">
        <w:rPr>
          <w:rFonts w:ascii="Batang" w:eastAsia="Batang" w:hAnsi="Batang" w:cs="함초롬바탕"/>
          <w:szCs w:val="22"/>
        </w:rPr>
        <w:t xml:space="preserve"> 데이터에 대해서는 pandas 라이브러리를 사용하였고, 행렬 계산 등의 수학적 계산에는 </w:t>
      </w:r>
      <w:proofErr w:type="spellStart"/>
      <w:r w:rsidRPr="00C477FB">
        <w:rPr>
          <w:rFonts w:ascii="Batang" w:eastAsia="Batang" w:hAnsi="Batang" w:cs="함초롬바탕"/>
          <w:szCs w:val="22"/>
        </w:rPr>
        <w:t>numpy</w:t>
      </w:r>
      <w:proofErr w:type="spellEnd"/>
      <w:r w:rsidRPr="00C477FB">
        <w:rPr>
          <w:rFonts w:ascii="Batang" w:eastAsia="Batang" w:hAnsi="Batang" w:cs="함초롬바탕"/>
          <w:szCs w:val="22"/>
        </w:rPr>
        <w:t xml:space="preserve"> 라이브러리를 사용하였다. </w:t>
      </w:r>
    </w:p>
    <w:p w14:paraId="5C4CACC1" w14:textId="4ED75C39" w:rsidR="00C477FB" w:rsidRPr="00CD2777" w:rsidRDefault="00C477FB" w:rsidP="00C477FB">
      <w:pPr>
        <w:wordWrap/>
        <w:spacing w:line="360" w:lineRule="auto"/>
        <w:ind w:firstLineChars="100" w:firstLine="220"/>
        <w:jc w:val="both"/>
        <w:rPr>
          <w:rFonts w:ascii="Batang" w:eastAsia="Batang" w:hAnsi="Batang" w:cs="함초롬바탕"/>
          <w:szCs w:val="22"/>
        </w:rPr>
      </w:pPr>
      <w:r w:rsidRPr="00C477FB">
        <w:rPr>
          <w:rFonts w:ascii="Batang" w:eastAsia="Batang" w:hAnsi="Batang" w:cs="함초롬바탕" w:hint="eastAsia"/>
          <w:szCs w:val="22"/>
        </w:rPr>
        <w:t>포트폴리오</w:t>
      </w:r>
      <w:r w:rsidRPr="00C477FB">
        <w:rPr>
          <w:rFonts w:ascii="Batang" w:eastAsia="Batang" w:hAnsi="Batang" w:cs="함초롬바탕"/>
          <w:szCs w:val="22"/>
        </w:rPr>
        <w:t xml:space="preserve"> 최적화 단계에서는 전통적 평균-분산 최적화와 달리 효율적 프런티어 전체를 생성하지 않고 샤프 비율을 극대화하는 </w:t>
      </w:r>
      <w:proofErr w:type="spellStart"/>
      <w:r w:rsidRPr="00C477FB">
        <w:rPr>
          <w:rFonts w:ascii="Batang" w:eastAsia="Batang" w:hAnsi="Batang" w:cs="함초롬바탕"/>
          <w:szCs w:val="22"/>
        </w:rPr>
        <w:t>탄젠시</w:t>
      </w:r>
      <w:proofErr w:type="spellEnd"/>
      <w:r w:rsidRPr="00C477FB">
        <w:rPr>
          <w:rFonts w:ascii="Batang" w:eastAsia="Batang" w:hAnsi="Batang" w:cs="함초롬바탕"/>
          <w:szCs w:val="22"/>
        </w:rPr>
        <w:t xml:space="preserve"> 포트폴리오를 직접 산출한다.</w:t>
      </w:r>
      <w:r w:rsidR="00A179AA" w:rsidRPr="00CD2777">
        <w:rPr>
          <w:rFonts w:ascii="Batang" w:eastAsia="Batang" w:hAnsi="Batang" w:cs="함초롬바탕" w:hint="eastAsia"/>
          <w:szCs w:val="22"/>
        </w:rPr>
        <w:t xml:space="preserve"> </w:t>
      </w:r>
      <w:r w:rsidRPr="00C477FB">
        <w:rPr>
          <w:rFonts w:ascii="Batang" w:eastAsia="Batang" w:hAnsi="Batang" w:cs="함초롬바탕" w:hint="eastAsia"/>
          <w:szCs w:val="22"/>
        </w:rPr>
        <w:t>이러한</w:t>
      </w:r>
      <w:r w:rsidRPr="00C477FB">
        <w:rPr>
          <w:rFonts w:ascii="Batang" w:eastAsia="Batang" w:hAnsi="Batang" w:cs="함초롬바탕"/>
          <w:szCs w:val="22"/>
        </w:rPr>
        <w:t xml:space="preserve"> 접근을 채택한 이유는 </w:t>
      </w:r>
      <w:proofErr w:type="spellStart"/>
      <w:r w:rsidRPr="00C477FB">
        <w:rPr>
          <w:rFonts w:ascii="Batang" w:eastAsia="Batang" w:hAnsi="Batang" w:cs="함초롬바탕"/>
          <w:szCs w:val="22"/>
        </w:rPr>
        <w:t>탄젠시</w:t>
      </w:r>
      <w:proofErr w:type="spellEnd"/>
      <w:r w:rsidRPr="00C477FB">
        <w:rPr>
          <w:rFonts w:ascii="Batang" w:eastAsia="Batang" w:hAnsi="Batang" w:cs="함초롬바탕"/>
          <w:szCs w:val="22"/>
        </w:rPr>
        <w:t xml:space="preserve"> 포트폴리오가 위험 대비 수익률을 직접적으로 반영하며, 모든 최소 분산-수익률 조합을 계산해야 하는 전통적 방식에 비해 계산적으로 효율적이기 때문이다.</w:t>
      </w:r>
      <w:r>
        <w:rPr>
          <w:rFonts w:ascii="Batang" w:eastAsia="Batang" w:hAnsi="Batang" w:cs="함초롬바탕" w:hint="eastAsia"/>
          <w:szCs w:val="22"/>
        </w:rPr>
        <w:t xml:space="preserve"> </w:t>
      </w:r>
      <w:r w:rsidR="00A179AA" w:rsidRPr="00CD2777">
        <w:rPr>
          <w:rFonts w:ascii="Batang" w:eastAsia="Batang" w:hAnsi="Batang" w:cs="함초롬바탕" w:hint="eastAsia"/>
          <w:szCs w:val="22"/>
        </w:rPr>
        <w:t>본 연구에서는 공매도는 허용하지 않으며(W</w:t>
      </w:r>
      <m:oMath>
        <m:r>
          <w:rPr>
            <w:rFonts w:ascii="Cambria Math" w:eastAsia="Batang" w:hAnsi="Cambria Math" w:cs="함초롬바탕" w:hint="eastAsia"/>
          </w:rPr>
          <m:t>≥</m:t>
        </m:r>
      </m:oMath>
      <w:r w:rsidR="00A179AA" w:rsidRPr="00CD2777">
        <w:rPr>
          <w:rFonts w:ascii="Batang" w:eastAsia="Batang" w:hAnsi="Batang" w:cs="함초롬바탕" w:hint="eastAsia"/>
          <w:szCs w:val="22"/>
        </w:rPr>
        <w:t xml:space="preserve">0) </w:t>
      </w:r>
      <w:r w:rsidRPr="00C477FB">
        <w:rPr>
          <w:rFonts w:ascii="Batang" w:eastAsia="Batang" w:hAnsi="Batang" w:cs="함초롬바탕" w:hint="eastAsia"/>
          <w:szCs w:val="22"/>
        </w:rPr>
        <w:t>포트폴리오</w:t>
      </w:r>
      <w:r w:rsidRPr="00C477FB">
        <w:rPr>
          <w:rFonts w:ascii="Batang" w:eastAsia="Batang" w:hAnsi="Batang" w:cs="함초롬바탕"/>
          <w:szCs w:val="22"/>
        </w:rPr>
        <w:t xml:space="preserve"> 가중치는 모두 0 이상이고 합이 1이 되도록 제약을 설정한다.</w:t>
      </w:r>
      <w:r>
        <w:rPr>
          <w:rFonts w:ascii="Batang" w:eastAsia="Batang" w:hAnsi="Batang" w:cs="함초롬바탕" w:hint="eastAsia"/>
          <w:szCs w:val="22"/>
        </w:rPr>
        <w:t xml:space="preserve"> 샤프 비율 </w:t>
      </w:r>
      <w:r w:rsidR="00A179AA" w:rsidRPr="00CD2777">
        <w:rPr>
          <w:rFonts w:ascii="Batang" w:eastAsia="Batang" w:hAnsi="Batang" w:cs="함초롬바탕" w:hint="eastAsia"/>
          <w:szCs w:val="22"/>
        </w:rPr>
        <w:t xml:space="preserve">최적화는 </w:t>
      </w:r>
      <w:proofErr w:type="spellStart"/>
      <w:r w:rsidR="00A179AA" w:rsidRPr="00CD2777">
        <w:rPr>
          <w:rFonts w:ascii="Batang" w:eastAsia="Batang" w:hAnsi="Batang" w:cs="함초롬바탕" w:hint="eastAsia"/>
          <w:szCs w:val="22"/>
        </w:rPr>
        <w:t>scipy.optimize.minimize</w:t>
      </w:r>
      <w:proofErr w:type="spellEnd"/>
      <w:r w:rsidR="00A179AA" w:rsidRPr="00CD2777">
        <w:rPr>
          <w:rFonts w:ascii="Batang" w:eastAsia="Batang" w:hAnsi="Batang" w:cs="함초롬바탕" w:hint="eastAsia"/>
          <w:szCs w:val="22"/>
        </w:rPr>
        <w:t xml:space="preserve"> </w:t>
      </w:r>
      <w:r w:rsidR="008C1697" w:rsidRPr="00CD2777">
        <w:rPr>
          <w:rFonts w:ascii="Batang" w:eastAsia="Batang" w:hAnsi="Batang" w:cs="함초롬바탕" w:hint="eastAsia"/>
          <w:szCs w:val="22"/>
        </w:rPr>
        <w:t>라이브러리</w:t>
      </w:r>
      <w:r w:rsidR="00A179AA" w:rsidRPr="00CD2777">
        <w:rPr>
          <w:rFonts w:ascii="Batang" w:eastAsia="Batang" w:hAnsi="Batang" w:cs="함초롬바탕" w:hint="eastAsia"/>
          <w:szCs w:val="22"/>
        </w:rPr>
        <w:t>를 사용하</w:t>
      </w:r>
      <w:r w:rsidR="008C1697" w:rsidRPr="00CD2777">
        <w:rPr>
          <w:rFonts w:ascii="Batang" w:eastAsia="Batang" w:hAnsi="Batang" w:cs="함초롬바탕" w:hint="eastAsia"/>
          <w:szCs w:val="22"/>
        </w:rPr>
        <w:t>여 구현하였다.</w:t>
      </w:r>
      <w:r>
        <w:rPr>
          <w:rFonts w:ascii="Batang" w:eastAsia="Batang" w:hAnsi="Batang" w:cs="함초롬바탕" w:hint="eastAsia"/>
          <w:szCs w:val="22"/>
        </w:rPr>
        <w:t xml:space="preserve"> </w:t>
      </w:r>
      <w:r w:rsidRPr="00C477FB">
        <w:rPr>
          <w:rFonts w:ascii="Batang" w:eastAsia="Batang" w:hAnsi="Batang" w:cs="함초롬바탕" w:hint="eastAsia"/>
          <w:szCs w:val="22"/>
        </w:rPr>
        <w:t>이렇게</w:t>
      </w:r>
      <w:r w:rsidRPr="00C477FB">
        <w:rPr>
          <w:rFonts w:ascii="Batang" w:eastAsia="Batang" w:hAnsi="Batang" w:cs="함초롬바탕"/>
          <w:szCs w:val="22"/>
        </w:rPr>
        <w:t xml:space="preserve"> 산출된 포트폴리오 가중치는 표본 외 기간의 성과 평가에 사용되며, 동일한 절차를 벤치마크 포트폴리오에도 적용하여 비교의 일관성을 확보한다.</w:t>
      </w:r>
    </w:p>
    <w:p w14:paraId="14525825" w14:textId="77777777" w:rsidR="00DC5843" w:rsidRPr="00CD2777" w:rsidRDefault="00DC5843">
      <w:pPr>
        <w:wordWrap/>
        <w:spacing w:line="360" w:lineRule="auto"/>
        <w:ind w:firstLineChars="100" w:firstLine="220"/>
        <w:jc w:val="both"/>
        <w:rPr>
          <w:rFonts w:ascii="Batang" w:eastAsia="Batang" w:hAnsi="Batang" w:cs="Times New Roman"/>
          <w:b/>
          <w:bCs/>
        </w:rPr>
        <w:pPrChange w:id="530" w:author="나현종" w:date="2025-11-06T14:03:00Z" w16du:dateUtc="2025-11-06T05:03:00Z">
          <w:pPr>
            <w:wordWrap/>
            <w:spacing w:line="360" w:lineRule="auto"/>
            <w:jc w:val="both"/>
          </w:pPr>
        </w:pPrChange>
      </w:pPr>
    </w:p>
    <w:p w14:paraId="49A50019" w14:textId="49588FF6" w:rsidR="00A179AA" w:rsidRPr="00C477FB" w:rsidRDefault="00A179AA" w:rsidP="008F5C7A">
      <w:pPr>
        <w:wordWrap/>
        <w:spacing w:line="360" w:lineRule="auto"/>
        <w:ind w:firstLineChars="100" w:firstLine="220"/>
        <w:jc w:val="both"/>
        <w:rPr>
          <w:rFonts w:ascii="Batang" w:eastAsia="Batang" w:hAnsi="Batang" w:cs="Times New Roman"/>
          <w:i/>
          <w:iCs/>
          <w:rPrChange w:id="531" w:author="나현종" w:date="2025-11-06T14:23:00Z" w16du:dateUtc="2025-11-06T05:23:00Z">
            <w:rPr>
              <w:rFonts w:ascii="Batang" w:eastAsia="Batang" w:hAnsi="Batang" w:cs="Times New Roman"/>
              <w:b/>
              <w:bCs/>
            </w:rPr>
          </w:rPrChange>
        </w:rPr>
      </w:pPr>
      <w:r w:rsidRPr="00C477FB">
        <w:rPr>
          <w:rFonts w:ascii="Batang" w:eastAsia="Batang" w:hAnsi="Batang" w:cs="Times New Roman"/>
          <w:i/>
          <w:iCs/>
          <w:rPrChange w:id="532" w:author="나현종" w:date="2025-11-06T14:23:00Z" w16du:dateUtc="2025-11-06T05:23:00Z">
            <w:rPr>
              <w:rFonts w:ascii="Batang" w:eastAsia="Batang" w:hAnsi="Batang" w:cs="Times New Roman"/>
              <w:b/>
              <w:bCs/>
            </w:rPr>
          </w:rPrChange>
        </w:rPr>
        <w:t>3.2.</w:t>
      </w:r>
      <w:r w:rsidR="00C477FB" w:rsidRPr="00C477FB">
        <w:rPr>
          <w:rFonts w:ascii="Batang" w:eastAsia="Batang" w:hAnsi="Batang" w:cs="Times New Roman"/>
          <w:i/>
          <w:iCs/>
          <w:rPrChange w:id="533" w:author="나현종" w:date="2025-11-06T14:23:00Z" w16du:dateUtc="2025-11-06T05:23:00Z">
            <w:rPr>
              <w:rFonts w:ascii="Batang" w:eastAsia="Batang" w:hAnsi="Batang" w:cs="Times New Roman"/>
              <w:b/>
              <w:bCs/>
            </w:rPr>
          </w:rPrChange>
        </w:rPr>
        <w:t>2</w:t>
      </w:r>
      <w:r w:rsidRPr="00C477FB">
        <w:rPr>
          <w:rFonts w:ascii="Batang" w:eastAsia="Batang" w:hAnsi="Batang" w:cs="Times New Roman"/>
          <w:i/>
          <w:iCs/>
          <w:rPrChange w:id="534" w:author="나현종" w:date="2025-11-06T14:23:00Z" w16du:dateUtc="2025-11-06T05:23:00Z">
            <w:rPr>
              <w:rFonts w:ascii="Batang" w:eastAsia="Batang" w:hAnsi="Batang" w:cs="Times New Roman"/>
              <w:b/>
              <w:bCs/>
            </w:rPr>
          </w:rPrChange>
        </w:rPr>
        <w:t xml:space="preserve">. </w:t>
      </w:r>
      <w:r w:rsidR="00C477FB" w:rsidRPr="00C477FB">
        <w:rPr>
          <w:rFonts w:ascii="Batang" w:eastAsia="Batang" w:hAnsi="Batang" w:cs="Times New Roman" w:hint="eastAsia"/>
          <w:i/>
          <w:iCs/>
          <w:rPrChange w:id="535" w:author="나현종" w:date="2025-11-06T14:23:00Z" w16du:dateUtc="2025-11-06T05:23:00Z">
            <w:rPr>
              <w:rFonts w:ascii="Batang" w:eastAsia="Batang" w:hAnsi="Batang" w:cs="Times New Roman" w:hint="eastAsia"/>
              <w:b/>
              <w:bCs/>
            </w:rPr>
          </w:rPrChange>
        </w:rPr>
        <w:t>인공지능</w:t>
      </w:r>
      <w:r w:rsidR="00C477FB" w:rsidRPr="00C477FB">
        <w:rPr>
          <w:rFonts w:ascii="Batang" w:eastAsia="Batang" w:hAnsi="Batang" w:cs="Times New Roman"/>
          <w:i/>
          <w:iCs/>
          <w:rPrChange w:id="536" w:author="나현종" w:date="2025-11-06T14:23:00Z" w16du:dateUtc="2025-11-06T05:23:00Z">
            <w:rPr>
              <w:rFonts w:ascii="Batang" w:eastAsia="Batang" w:hAnsi="Batang" w:cs="Times New Roman"/>
              <w:b/>
              <w:bCs/>
            </w:rPr>
          </w:rPrChange>
        </w:rPr>
        <w:t xml:space="preserve"> 에이전트 기반 </w:t>
      </w:r>
      <w:r w:rsidR="00C477FB" w:rsidRPr="00C477FB">
        <w:rPr>
          <w:rFonts w:ascii="Batang" w:eastAsia="Batang" w:hAnsi="Batang" w:cs="Times New Roman" w:hint="eastAsia"/>
          <w:i/>
          <w:iCs/>
          <w:rPrChange w:id="537" w:author="나현종" w:date="2025-11-06T14:23:00Z" w16du:dateUtc="2025-11-06T05:23:00Z">
            <w:rPr>
              <w:rFonts w:ascii="Batang" w:eastAsia="Batang" w:hAnsi="Batang" w:cs="Times New Roman" w:hint="eastAsia"/>
              <w:b/>
              <w:bCs/>
            </w:rPr>
          </w:rPrChange>
        </w:rPr>
        <w:t>견해</w:t>
      </w:r>
      <w:r w:rsidR="00C477FB" w:rsidRPr="00C477FB">
        <w:rPr>
          <w:rFonts w:ascii="Batang" w:eastAsia="Batang" w:hAnsi="Batang" w:cs="Times New Roman"/>
          <w:i/>
          <w:iCs/>
          <w:rPrChange w:id="538" w:author="나현종" w:date="2025-11-06T14:23:00Z" w16du:dateUtc="2025-11-06T05:23:00Z">
            <w:rPr>
              <w:rFonts w:ascii="Batang" w:eastAsia="Batang" w:hAnsi="Batang" w:cs="Times New Roman"/>
              <w:b/>
              <w:bCs/>
            </w:rPr>
          </w:rPrChange>
        </w:rPr>
        <w:t xml:space="preserve"> 생성 메커니즘</w:t>
      </w:r>
    </w:p>
    <w:p w14:paraId="7AAFF49D" w14:textId="77777777" w:rsidR="00C477FB" w:rsidRPr="00C477FB" w:rsidRDefault="00C477FB" w:rsidP="00C477FB">
      <w:pPr>
        <w:wordWrap/>
        <w:spacing w:line="360" w:lineRule="auto"/>
        <w:ind w:firstLineChars="100" w:firstLine="220"/>
        <w:jc w:val="both"/>
        <w:rPr>
          <w:rFonts w:ascii="Batang" w:eastAsia="Batang" w:hAnsi="Batang" w:cs="Times New Roman"/>
        </w:rPr>
      </w:pPr>
      <w:r w:rsidRPr="00C477FB">
        <w:rPr>
          <w:rFonts w:ascii="Batang" w:eastAsia="Batang" w:hAnsi="Batang" w:cs="Times New Roman" w:hint="eastAsia"/>
        </w:rPr>
        <w:t>본</w:t>
      </w:r>
      <w:r w:rsidRPr="00C477FB">
        <w:rPr>
          <w:rFonts w:ascii="Batang" w:eastAsia="Batang" w:hAnsi="Batang" w:cs="Times New Roman"/>
        </w:rPr>
        <w:t xml:space="preserve"> 연구의 핵심은 대규모 언어모델 기반 인공지능 에이전트가 견해와 신뢰도를 체계적으로 생성하는 구체적 메커니즘에 있다. 이 절에서는 에이전트의 구조, 입력 데이터 설계, 프롬프트 엔지니어링, 출력 파싱 및 행렬 산출 과정을 상세히 기술한다.</w:t>
      </w:r>
    </w:p>
    <w:p w14:paraId="4B482B89" w14:textId="77777777" w:rsidR="00C477FB" w:rsidRPr="00C477FB" w:rsidRDefault="00C477FB" w:rsidP="00C477FB">
      <w:pPr>
        <w:wordWrap/>
        <w:spacing w:line="360" w:lineRule="auto"/>
        <w:ind w:firstLineChars="100" w:firstLine="220"/>
        <w:jc w:val="both"/>
        <w:rPr>
          <w:rFonts w:ascii="Batang" w:eastAsia="Batang" w:hAnsi="Batang" w:cs="Times New Roman"/>
        </w:rPr>
      </w:pPr>
      <w:r w:rsidRPr="00C477FB">
        <w:rPr>
          <w:rFonts w:ascii="Batang" w:eastAsia="Batang" w:hAnsi="Batang" w:cs="Times New Roman" w:hint="eastAsia"/>
        </w:rPr>
        <w:t>본 연구는 Llama 3 모형을 로컬 환경에서 구동하여 사용한다. Llama 3는 80억 개의 파라미터를 가진 대규모 언어모델로, 2024년 4월 18일에 출시되어 2024년 3월까지의 데이터를 기반으로 사전 학습되었다. 각 시점에서 인공지능 에이전트는 단일 호출을 통해 섹터 간 상대적 견해의 집합을 일괄 생성한다. 대규모 언어모델은 확률적(stochastic) 출력 특성을 가지므로 동일한 입력에 대해서도 호출마다 견해가 달라질 수 있으며, 본 연구는 전체 시뮬레이션을 50회 독립적으로 반복 수행하여 이러한 출력 변동을 포착하고 견해 생성의 안정성과 결과의 재현성을 평가한다.</w:t>
      </w:r>
      <w:r w:rsidRPr="00C477FB">
        <w:rPr>
          <w:rFonts w:ascii="Batang" w:eastAsia="Batang" w:hAnsi="Batang" w:cs="Times New Roman"/>
        </w:rPr>
      </w:r>
      <w:proofErr w:type="spellStart"/>
      <w:r w:rsidRPr="00C477FB">
        <w:rPr>
          <w:rFonts w:ascii="Batang" w:eastAsia="Batang" w:hAnsi="Batang" w:cs="Times New Roman"/>
        </w:rPr>
      </w:r>
      <w:proofErr w:type="spellEnd"/>
      <w:r w:rsidRPr="00C477FB">
        <w:rPr>
          <w:rFonts w:ascii="Batang" w:eastAsia="Batang" w:hAnsi="Batang" w:cs="Times New Roman"/>
        </w:rPr>
      </w:r>
      <w:r w:rsidRPr="00C477FB">
        <w:rPr>
          <w:rFonts w:ascii="Batang" w:eastAsia="Batang" w:hAnsi="Batang" w:cs="Times New Roman" w:hint="eastAsia"/>
        </w:rPr>
      </w:r>
      <w:r w:rsidRPr="00C477FB">
        <w:rPr>
          <w:rFonts w:ascii="Batang" w:eastAsia="Batang" w:hAnsi="Batang" w:cs="Times New Roman"/>
        </w:rPr>
      </w:r>
    </w:p>
    <w:p w14:paraId="2ABB1464" w14:textId="20A86AA3" w:rsidR="00C477FB" w:rsidRPr="00C477FB" w:rsidRDefault="00C477FB" w:rsidP="00C477FB">
      <w:pPr>
        <w:wordWrap/>
        <w:spacing w:line="360" w:lineRule="auto"/>
        <w:ind w:firstLineChars="100" w:firstLine="220"/>
        <w:jc w:val="both"/>
        <w:rPr>
          <w:rFonts w:ascii="Batang" w:eastAsia="Batang" w:hAnsi="Batang" w:cs="Times New Roman"/>
        </w:rPr>
      </w:pPr>
      <w:r w:rsidRPr="00C477FB">
        <w:rPr>
          <w:rFonts w:ascii="Batang" w:eastAsia="Batang" w:hAnsi="Batang" w:cs="Times New Roman" w:hint="eastAsia"/>
        </w:rPr>
        <w:t>에이전트의 출력은 온도(temperature) 파라미터 0.2와 누적확률(top-p) 0.80의 샘플링 설정으로 생성된다. 온도 파라미터는 모델 출력 분포의 엔트로피를 조절하는 변수로, 0에 가까울수록 결정론적이고 1에 가까울수록 확률적이다. 본 연구는 비교적 낮은 온도를 사용하여 데이터에 근거한 일관된 견해를 유도하되, 확률적 샘플링(do_sample)을 활성화하여 반복 간 출력의 다양성을 확보한다. 별도의 난수 시드는 고정하지 않으며, 반복 시행에서 관찰되는 견해의 분포를 통해 견해 생성의 변동성을 평가한다.</w:t>
      </w:r>
      <w:r w:rsidRPr="00C477FB">
        <w:rPr>
          <w:rFonts w:ascii="Batang" w:eastAsia="Batang" w:hAnsi="Batang" w:cs="Times New Roman"/>
        </w:rPr>
      </w:r>
      <w:proofErr w:type="spellStart"/>
      <w:r w:rsidRPr="00C477FB">
        <w:rPr>
          <w:rFonts w:ascii="Batang" w:eastAsia="Batang" w:hAnsi="Batang" w:cs="Times New Roman"/>
        </w:rPr>
      </w:r>
      <w:proofErr w:type="spellEnd"/>
      <w:r w:rsidR="00796C8E">
        <w:rPr>
          <w:rFonts w:ascii="Batang" w:eastAsia="Batang" w:hAnsi="Batang" w:cs="Times New Roman" w:hint="eastAsia"/>
        </w:rPr>
      </w:r>
      <w:r w:rsidR="00053FD7">
        <w:rPr>
          <w:rFonts w:ascii="Batang" w:eastAsia="Batang" w:hAnsi="Batang" w:cs="Times New Roman" w:hint="eastAsia"/>
        </w:rPr>
      </w:r>
      <w:r w:rsidR="00796C8E">
        <w:rPr>
          <w:rFonts w:ascii="Batang" w:eastAsia="Batang" w:hAnsi="Batang" w:cs="Times New Roman" w:hint="eastAsia"/>
        </w:rPr>
      </w:r>
      <w:r w:rsidRPr="00C477FB">
        <w:rPr>
          <w:rFonts w:ascii="Batang" w:eastAsia="Batang" w:hAnsi="Batang" w:cs="Times New Roman"/>
        </w:rPr>
      </w:r>
      <w:proofErr w:type="spellStart"/>
      <w:r w:rsidRPr="00C477FB">
        <w:rPr>
          <w:rFonts w:ascii="Batang" w:eastAsia="Batang" w:hAnsi="Batang" w:cs="Times New Roman"/>
        </w:rPr>
      </w:r>
      <w:proofErr w:type="spellEnd"/>
      <w:r w:rsidRPr="00C477FB">
        <w:rPr>
          <w:rFonts w:ascii="Batang" w:eastAsia="Batang" w:hAnsi="Batang" w:cs="Times New Roman"/>
        </w:rPr>
      </w:r>
      <w:proofErr w:type="spellStart"/>
      <w:r w:rsidRPr="00C477FB">
        <w:rPr>
          <w:rFonts w:ascii="Batang" w:eastAsia="Batang" w:hAnsi="Batang" w:cs="Times New Roman"/>
        </w:rPr>
      </w:r>
      <w:proofErr w:type="spellEnd"/>
      <w:r w:rsidRPr="00C477FB">
        <w:rPr>
          <w:rFonts w:ascii="Batang" w:eastAsia="Batang" w:hAnsi="Batang" w:cs="Times New Roman"/>
        </w:rPr>
      </w:r>
      <w:proofErr w:type="spellStart"/>
      <w:r w:rsidRPr="00C477FB">
        <w:rPr>
          <w:rFonts w:ascii="Batang" w:eastAsia="Batang" w:hAnsi="Batang" w:cs="Times New Roman"/>
        </w:rPr>
      </w:r>
      <w:proofErr w:type="spellEnd"/>
      <w:r w:rsidRPr="00C477FB">
        <w:rPr>
          <w:rFonts w:ascii="Batang" w:eastAsia="Batang" w:hAnsi="Batang" w:cs="Times New Roman"/>
        </w:rPr>
      </w:r>
      <w:r w:rsidRPr="00C477FB">
        <w:rPr>
          <w:rFonts w:ascii="Batang" w:eastAsia="Batang" w:hAnsi="Batang" w:cs="Times New Roman" w:hint="eastAsia"/>
        </w:rPr>
      </w:r>
      <w:r w:rsidRPr="00C477FB">
        <w:rPr>
          <w:rFonts w:ascii="Batang" w:eastAsia="Batang" w:hAnsi="Batang" w:cs="Times New Roman"/>
        </w:rPr>
      </w:r>
    </w:p>
    <w:p w14:paraId="660A1033" w14:textId="39359B5D" w:rsidR="00C477FB" w:rsidRPr="00C477FB" w:rsidRDefault="00C477FB" w:rsidP="00C477FB">
      <w:pPr>
        <w:wordWrap/>
        <w:spacing w:line="360" w:lineRule="auto"/>
        <w:ind w:firstLineChars="100" w:firstLine="220"/>
        <w:jc w:val="both"/>
        <w:rPr>
          <w:rFonts w:ascii="Batang" w:eastAsia="Batang" w:hAnsi="Batang" w:cs="Times New Roman"/>
        </w:rPr>
      </w:pPr>
      <w:r w:rsidRPr="00C477FB">
        <w:rPr>
          <w:rFonts w:ascii="Batang" w:eastAsia="Batang" w:hAnsi="Batang" w:cs="Times New Roman" w:hint="eastAsia"/>
        </w:rPr>
        <w:t>입력</w:t>
      </w:r>
      <w:r w:rsidRPr="00C477FB">
        <w:rPr>
          <w:rFonts w:ascii="Batang" w:eastAsia="Batang" w:hAnsi="Batang" w:cs="Times New Roman"/>
        </w:rPr>
        <w:t xml:space="preserve"> 데이터 구조는 정보 통합 범위에 따라 세 단계로 설계된다. </w:t>
      </w:r>
      <w:r>
        <w:rPr>
          <w:rFonts w:ascii="Batang" w:eastAsia="Batang" w:hAnsi="Batang" w:cs="Times New Roman" w:hint="eastAsia"/>
        </w:rPr>
        <w:t xml:space="preserve">입력 데이터의 예시는 첨부 1을 통해 구체적으로 확인할 수 있다. </w:t>
      </w:r>
      <w:r w:rsidRPr="00C477FB">
        <w:rPr>
          <w:rFonts w:ascii="Batang" w:eastAsia="Batang" w:hAnsi="Batang" w:cs="Times New Roman"/>
        </w:rPr>
        <w:t xml:space="preserve">첫 번째 단계는 과거 수익률만을 입력으로 사용하는 경우이며, </w:t>
      </w:r>
      <w:r w:rsidR="003110D2" w:rsidRPr="003110D2">
        <w:rPr>
          <w:rFonts w:ascii="Batang" w:eastAsia="Batang" w:hAnsi="Batang" w:cs="Times New Roman"/>
        </w:rPr>
        <w:t>각 에이전트에게 제공되는 입력은 최근 12개월 월별 수익률, 평균 회귀 신호, 변동성, 추세 강도, 그리고 3년 평균 복리수익률(CAGR)이다.</w:t>
      </w:r>
      <w:r w:rsidRPr="00C477FB">
        <w:rPr>
          <w:rFonts w:ascii="Batang" w:eastAsia="Batang" w:hAnsi="Batang" w:cs="Times New Roman"/>
        </w:rPr>
        <w:t xml:space="preserve"> 이러한 시계열 정보는 </w:t>
      </w:r>
      <w:r w:rsidR="00053FD7" w:rsidRPr="004C4F24">
        <w:rPr>
          <w:rFonts w:ascii="Batang" w:eastAsia="Batang" w:hAnsi="Batang" w:cs="Times New Roman" w:hint="eastAsia"/>
        </w:rPr>
        <w:t>JSON 형태의 수치와 Text 형식의 해석</w:t>
      </w:r>
      <w:r w:rsidR="00796C8E">
        <w:rPr>
          <w:rFonts w:ascii="Batang" w:eastAsia="Batang" w:hAnsi="Batang" w:cs="Times New Roman" w:hint="eastAsia"/>
        </w:rPr>
        <w:t xml:space="preserve"> </w:t>
      </w:r>
      <w:r w:rsidRPr="00C477FB">
        <w:rPr>
          <w:rFonts w:ascii="Batang" w:eastAsia="Batang" w:hAnsi="Batang" w:cs="Times New Roman"/>
        </w:rPr>
        <w:t>형태로 구조화되어 제공</w:t>
      </w:r>
      <w:r w:rsidR="00652A13">
        <w:rPr>
          <w:rFonts w:ascii="Batang" w:eastAsia="Batang" w:hAnsi="Batang" w:cs="Times New Roman" w:hint="eastAsia"/>
        </w:rPr>
        <w:t>된다.</w:t>
      </w:r>
      <w:r w:rsidRPr="00C477FB">
        <w:rPr>
          <w:rFonts w:ascii="Batang" w:eastAsia="Batang" w:hAnsi="Batang" w:cs="Times New Roman"/>
        </w:rPr>
        <w:t xml:space="preserve"> 에이전트는 이를 바탕으로 </w:t>
      </w:r>
      <w:r w:rsidR="00652A13" w:rsidRPr="00652A13">
        <w:rPr>
          <w:rFonts w:ascii="Batang" w:eastAsia="Batang" w:hAnsi="Batang" w:cs="Times New Roman"/>
        </w:rPr>
        <w:t>과거 가격 흐름의 추세적 패턴을 학습</w:t>
      </w:r>
      <w:r w:rsidR="00652A13">
        <w:rPr>
          <w:rFonts w:ascii="Batang" w:eastAsia="Batang" w:hAnsi="Batang" w:cs="Times New Roman" w:hint="eastAsia"/>
        </w:rPr>
        <w:t xml:space="preserve">하여 </w:t>
      </w:r>
      <w:r w:rsidRPr="00C477FB">
        <w:rPr>
          <w:rFonts w:ascii="Batang" w:eastAsia="Batang" w:hAnsi="Batang" w:cs="Times New Roman"/>
        </w:rPr>
        <w:t>향후 1개월 동안의 상대적 성과를 예측한다.</w:t>
      </w:r>
    </w:p>
    <w:p w14:paraId="33F9F6CE" w14:textId="77777777" w:rsidR="008737F9" w:rsidRDefault="00B71953" w:rsidP="00C477FB">
      <w:pPr>
        <w:wordWrap/>
        <w:spacing w:line="360" w:lineRule="auto"/>
        <w:ind w:firstLineChars="100" w:firstLine="220"/>
        <w:jc w:val="both"/>
        <w:rPr>
          <w:rFonts w:ascii="Batang" w:eastAsia="Batang" w:hAnsi="Batang" w:cs="Times New Roman"/>
        </w:rPr>
      </w:pPr>
      <w:r w:rsidRPr="00B71953">
        <w:rPr>
          <w:rFonts w:ascii="Batang" w:eastAsia="Batang" w:hAnsi="Batang" w:cs="Times New Roman"/>
        </w:rPr>
        <w:t xml:space="preserve">두 번째 단계는 과거 수익률에 더해 회계 정보를 통합하는 경우이며, 이는 Book-to-Market 비율(B/M), Shiller CAPE(CAPEI), 총자산이익률(ROA), 자기자본이익률(ROE), 총자산대비 </w:t>
      </w:r>
      <w:proofErr w:type="spellStart"/>
      <w:r w:rsidRPr="00B71953">
        <w:rPr>
          <w:rFonts w:ascii="Batang" w:eastAsia="Batang" w:hAnsi="Batang" w:cs="Times New Roman"/>
        </w:rPr>
        <w:t>매출총이익률</w:t>
      </w:r>
      <w:proofErr w:type="spellEnd"/>
      <w:r w:rsidRPr="00B71953">
        <w:rPr>
          <w:rFonts w:ascii="Batang" w:eastAsia="Batang" w:hAnsi="Batang" w:cs="Times New Roman"/>
        </w:rPr>
        <w:t xml:space="preserve">(GPROF), 순이익률(NPM), 그리고 투하자본 대비 부채비율(Total Debt/Invested Capital)을 포함한다. 이러한 지표들은 해당 섹터에 속한 기업들의 중앙값으로 계산된다. 회계 정보는 분기별로 업데이트되며, 가장 최근에 공시된 재무제표 자료를 사용한다. </w:t>
      </w:r>
      <w:r w:rsidR="008737F9" w:rsidRPr="008737F9">
        <w:rPr>
          <w:rFonts w:ascii="Batang" w:eastAsia="Batang" w:hAnsi="Batang" w:cs="Times New Roman"/>
        </w:rPr>
        <w:t xml:space="preserve">에이전트는 이러한 펀더멘털 정보를 바탕으로 현재의 주가 흐름이 실질적인 기업 이익과 재무 건전성에 의해 뒷받침되는 합리적인 추세인지, 아니면 단순한 가격 과열인지를 평가하여 밸류에이션 부담을 고려한 견해를 형성한다. </w:t>
      </w:r>
    </w:p>
    <w:p w14:paraId="04E8D466" w14:textId="5BE5D932" w:rsidR="005521E1" w:rsidRDefault="005521E1" w:rsidP="00C477FB">
      <w:pPr>
        <w:wordWrap/>
        <w:spacing w:line="360" w:lineRule="auto"/>
        <w:ind w:firstLineChars="100" w:firstLine="220"/>
        <w:jc w:val="both"/>
        <w:rPr>
          <w:rFonts w:ascii="Batang" w:eastAsia="Batang" w:hAnsi="Batang" w:cs="Times New Roman"/>
        </w:rPr>
      </w:pPr>
      <w:r w:rsidRPr="005521E1">
        <w:rPr>
          <w:rFonts w:ascii="Batang" w:eastAsia="Batang" w:hAnsi="Batang" w:cs="Times New Roman"/>
        </w:rPr>
        <w:t xml:space="preserve">세 번째 단계는 수익률과 회계 정보에 더해 거시경제 지표를 통합하는 경우이며, 이는 기준금리(FFR), 소비자물가지수(CPI), 미국 내 민간 고정자본투자(CAPEX), 장단기금리차(10Y-2Y Spread), 경기선행지수(CLI)를 포괄한다. 이러한 지표들은 매월 말 최신 </w:t>
      </w:r>
      <w:proofErr w:type="spellStart"/>
      <w:r w:rsidRPr="005521E1">
        <w:rPr>
          <w:rFonts w:ascii="Batang" w:eastAsia="Batang" w:hAnsi="Batang" w:cs="Times New Roman"/>
        </w:rPr>
        <w:t>공시값을</w:t>
      </w:r>
      <w:proofErr w:type="spellEnd"/>
      <w:r w:rsidRPr="005521E1">
        <w:rPr>
          <w:rFonts w:ascii="Batang" w:eastAsia="Batang" w:hAnsi="Batang" w:cs="Times New Roman"/>
        </w:rPr>
        <w:t xml:space="preserve"> 사용하며, 각 지표의 수준과 전년 동월 대비 변화율을 함께 </w:t>
      </w:r>
      <w:r w:rsidRPr="007E71F3">
        <w:rPr>
          <w:rFonts w:ascii="Batang" w:eastAsia="Batang" w:hAnsi="Batang" w:cs="Times New Roman"/>
        </w:rPr>
        <w:t>제공한다</w:t>
      </w:r>
      <w:r w:rsidRPr="007E71F3">
        <w:rPr>
          <w:rFonts w:ascii="Batang" w:eastAsia="Batang" w:hAnsi="Batang" w:cs="Times New Roman" w:hint="eastAsia"/>
        </w:rPr>
        <w:t>.</w:t>
      </w:r>
      <w:r w:rsidR="007E71F3" w:rsidRPr="0095465A">
        <w:rPr>
          <w:rFonts w:ascii="Batang" w:eastAsia="Batang" w:hAnsi="Batang" w:cs="Times New Roman" w:hint="eastAsia"/>
        </w:rPr>
        <w:t xml:space="preserve"> </w:t>
      </w:r>
      <w:r w:rsidR="0095465A" w:rsidRPr="0095465A">
        <w:rPr>
          <w:rFonts w:ascii="Batang" w:eastAsia="Batang" w:hAnsi="Batang" w:cs="Times New Roman"/>
        </w:rPr>
        <w:t>이를 통해 에이전트는 개별 기업 정보를 넘어 체계적 위험 요인이 섹터별 수익률에 미치는 영향을 식별하고, 현재 경기 상황에 부합하는 투자 비중을 산출한다.</w:t>
      </w:r>
    </w:p>
    <w:p w14:paraId="179CAB7A" w14:textId="421D9BA5" w:rsidR="00C477FB" w:rsidRPr="00C477FB" w:rsidRDefault="00C477FB" w:rsidP="00C477FB">
      <w:pPr>
        <w:wordWrap/>
        <w:spacing w:line="360" w:lineRule="auto"/>
        <w:ind w:firstLineChars="100" w:firstLine="220"/>
        <w:jc w:val="both"/>
        <w:rPr>
          <w:rFonts w:ascii="Batang" w:eastAsia="Batang" w:hAnsi="Batang" w:cs="Times New Roman"/>
        </w:rPr>
      </w:pPr>
      <w:r w:rsidRPr="00C477FB">
        <w:rPr>
          <w:rFonts w:ascii="Batang" w:eastAsia="Batang" w:hAnsi="Batang" w:cs="Times New Roman" w:hint="eastAsia"/>
        </w:rPr>
        <w:t>각</w:t>
      </w:r>
      <w:r w:rsidRPr="00C477FB">
        <w:rPr>
          <w:rFonts w:ascii="Batang" w:eastAsia="Batang" w:hAnsi="Batang" w:cs="Times New Roman"/>
        </w:rPr>
        <w:t xml:space="preserve"> 단계별로 동일한 에이전트 구조와 프롬프트 설계를 사용하되 입력 데이터의 범위만을 변화시킴으로써, 정보 통합 범위의 확장이 견해의 품질과 포트폴리오 성과에 미치는 한계 효과를 식별할 수 있다. 이러한 단계적 설계는 본 연구의 두 번째 가설을 검증하기 위한 핵심 요소이다.</w:t>
      </w:r>
    </w:p>
    <w:p w14:paraId="706B14CD" w14:textId="77777777" w:rsidR="00C477FB" w:rsidRPr="00C477FB" w:rsidRDefault="00C477FB" w:rsidP="00C477FB">
      <w:pPr>
        <w:wordWrap/>
        <w:spacing w:line="360" w:lineRule="auto"/>
        <w:ind w:firstLineChars="100" w:firstLine="220"/>
        <w:jc w:val="both"/>
        <w:rPr>
          <w:rFonts w:ascii="Batang" w:eastAsia="Batang" w:hAnsi="Batang" w:cs="Times New Roman"/>
        </w:rPr>
      </w:pPr>
      <w:r w:rsidRPr="00C477FB">
        <w:rPr>
          <w:rFonts w:ascii="Batang" w:eastAsia="Batang" w:hAnsi="Batang" w:cs="Times New Roman" w:hint="eastAsia"/>
        </w:rPr>
        <w:t>프롬프트</w:t>
      </w:r>
      <w:r w:rsidRPr="00C477FB">
        <w:rPr>
          <w:rFonts w:ascii="Batang" w:eastAsia="Batang" w:hAnsi="Batang" w:cs="Times New Roman"/>
        </w:rPr>
        <w:t xml:space="preserve"> 엔지니어링은 에이전트가 일관되고 구조화된 출력을 생성하도록 설계된다. 각 에이전트에게 제공되는 프롬프트는 시스템 프롬프트와 작업 설명, 제약 조건, 출력 형식으로 구성된다. 시스템 프롬프트는 에이전트의 역할을 금융 분석가로 정의하며, 섹터 로테이션 전략에 특화된 전문가로서 합리적이고 데이터 기반의 투자 견해를 제공하는 것이 목표임을 명시한다. 작업 설명은 주어진 정보를 바탕으로 두 섹터를 비교하는 상대적 견해를 생성하도록 요청하며, 각 견해는 롱 포지션을 취할 섹터, 숏 포지션을 취할 섹터, 예상 수익률 차이, 신뢰도 수준을 명시해야 함을 설명한다.</w:t>
      </w:r>
    </w:p>
    <w:p w14:paraId="5709E020" w14:textId="77777777" w:rsidR="00C477FB" w:rsidRPr="00C477FB" w:rsidRDefault="00C477FB" w:rsidP="00C477FB">
      <w:pPr>
        <w:wordWrap/>
        <w:spacing w:line="360" w:lineRule="auto"/>
        <w:ind w:firstLineChars="100" w:firstLine="220"/>
        <w:jc w:val="both"/>
        <w:rPr>
          <w:rFonts w:ascii="Batang" w:eastAsia="Batang" w:hAnsi="Batang" w:cs="Times New Roman"/>
        </w:rPr>
      </w:pPr>
      <w:r w:rsidRPr="00C477FB">
        <w:rPr>
          <w:rFonts w:ascii="Batang" w:eastAsia="Batang" w:hAnsi="Batang" w:cs="Times New Roman" w:hint="eastAsia"/>
        </w:rPr>
        <w:t>제약</w:t>
      </w:r>
      <w:r w:rsidRPr="00C477FB">
        <w:rPr>
          <w:rFonts w:ascii="Batang" w:eastAsia="Batang" w:hAnsi="Batang" w:cs="Times New Roman"/>
        </w:rPr>
        <w:t xml:space="preserve"> 조건은 에이전트가 명확한 상대적 추세가 있는 섹터에 집중하고, 순환적 논리를 피하며, 제공된 데이터를 바탕으로 각 견해를 정당화하고, 데이터가 모호한 경우 신뢰도를 보수적으로 설정하도록 지시한다. 이러한 제약 조건은 에이전트가 일관되고 논리적인 견해를 생성하도록 유도하며, 내적 충돌을 방지한다. 출력 형식은 에이전트가 오직 유효한 JSON 객체만을 응답하도록 요구하며, JSON 구조 외부의 텍스트를 포함하지 않도록 명시한다. 이러한 엄격한 형식 요구</w:t>
      </w:r>
      <w:r w:rsidRPr="00C477FB">
        <w:rPr>
          <w:rFonts w:ascii="Batang" w:eastAsia="Batang" w:hAnsi="Batang" w:cs="Times New Roman" w:hint="eastAsia"/>
        </w:rPr>
        <w:t>는</w:t>
      </w:r>
      <w:r w:rsidRPr="00C477FB">
        <w:rPr>
          <w:rFonts w:ascii="Batang" w:eastAsia="Batang" w:hAnsi="Batang" w:cs="Times New Roman"/>
        </w:rPr>
        <w:t xml:space="preserve"> 출력 파싱의 안정성을 보장하기 위함이다.</w:t>
      </w:r>
    </w:p>
    <w:p w14:paraId="30E81BF2" w14:textId="3DC20F4D" w:rsidR="00C477FB" w:rsidRPr="00C477FB" w:rsidRDefault="00C477FB" w:rsidP="00C477FB">
      <w:pPr>
        <w:wordWrap/>
        <w:spacing w:line="360" w:lineRule="auto"/>
        <w:ind w:firstLineChars="100" w:firstLine="220"/>
        <w:jc w:val="both"/>
        <w:rPr>
          <w:rFonts w:ascii="Batang" w:eastAsia="Batang" w:hAnsi="Batang" w:cs="Times New Roman"/>
        </w:rPr>
      </w:pPr>
      <w:r w:rsidRPr="00C477FB">
        <w:rPr>
          <w:rFonts w:ascii="Batang" w:eastAsia="Batang" w:hAnsi="Batang" w:cs="Times New Roman" w:hint="eastAsia"/>
        </w:rPr>
        <w:t>출력 파싱 및 행렬 산출 과정은 다음과 같이 진행된다. 각 시점에서 에이전트가 생성한 JSON 출력으로부터 각 상대 견해의 수익률 차이 값을 추출하여 해당 견해의 기대 초과수익률로 사용하며, 이렇게 산출된 값들이 견해 기대수익률 벡터(Q)를 구성한다.</w:t>
      </w:r>
      <w:r w:rsidRPr="00C477FB">
        <w:rPr>
          <w:rFonts w:ascii="Batang" w:eastAsia="Batang" w:hAnsi="Batang" w:cs="Times New Roman"/>
        </w:rPr>
      </w:r>
      <w:r w:rsidRPr="00C477FB">
        <w:rPr>
          <w:rFonts w:ascii="Batang" w:eastAsia="Batang" w:hAnsi="Batang" w:cs="Times New Roman"/>
          <w:color w:val="EE0000"/>
          <w:highlight w:val="yellow"/>
          <w:rPrChange w:id="539" w:author="나현종" w:date="2025-11-06T14:29:00Z" w16du:dateUtc="2025-11-06T05:29:00Z">
            <w:rPr>
              <w:rFonts w:ascii="Batang" w:eastAsia="Batang" w:hAnsi="Batang" w:cs="Times New Roman"/>
            </w:rPr>
          </w:rPrChange>
        </w:rPr>
      </w:r>
      <w:r w:rsidRPr="00C477FB">
        <w:rPr>
          <w:rFonts w:ascii="Batang" w:eastAsia="Batang" w:hAnsi="Batang" w:cs="Times New Roman"/>
        </w:rPr>
      </w:r>
      <w:r w:rsidRPr="00C477FB">
        <w:rPr>
          <w:rFonts w:ascii="Batang" w:eastAsia="Batang" w:hAnsi="Batang" w:cs="Times New Roman"/>
          <w:color w:val="EE0000"/>
          <w:highlight w:val="yellow"/>
          <w:rPrChange w:id="540" w:author="나현종" w:date="2025-11-06T14:29:00Z" w16du:dateUtc="2025-11-06T05:29:00Z">
            <w:rPr>
              <w:rFonts w:ascii="Batang" w:eastAsia="Batang" w:hAnsi="Batang" w:cs="Times New Roman"/>
            </w:rPr>
          </w:rPrChange>
        </w:rPr>
      </w:r>
      <w:r w:rsidRPr="00C477FB">
        <w:rPr>
          <w:rFonts w:ascii="Batang" w:eastAsia="Batang" w:hAnsi="Batang" w:cs="Times New Roman"/>
        </w:rPr>
      </w:r>
    </w:p>
    <w:p w14:paraId="5384D11B" w14:textId="77777777" w:rsidR="00C477FB" w:rsidRPr="00C477FB" w:rsidRDefault="00C477FB" w:rsidP="00C477FB">
      <w:pPr>
        <w:wordWrap/>
        <w:spacing w:line="360" w:lineRule="auto"/>
        <w:ind w:firstLineChars="100" w:firstLine="220"/>
        <w:jc w:val="both"/>
        <w:rPr>
          <w:rFonts w:ascii="Batang" w:eastAsia="Batang" w:hAnsi="Batang" w:cs="Times New Roman"/>
        </w:rPr>
      </w:pPr>
      <w:r w:rsidRPr="00C477FB">
        <w:rPr>
          <w:rFonts w:ascii="Batang" w:eastAsia="Batang" w:hAnsi="Batang" w:cs="Times New Roman" w:hint="eastAsia"/>
        </w:rPr>
        <w:t>견해 불확실성 행렬(Ω)은 He and Litterman(1999)이 제시한 표준적 방법에 따라 시장 정보로부터 직접 산출한다. Ω는 대각 행렬로 설정되며, 각 견해 i에 대한 대각 원소는 Ω_ii = τ · P_i · Σ · P_iᵀ로 정의된다. 즉 각 견해의 불확실성은 해당 견해의 매핑 벡터(P_i), 자산 간 공분산행렬(Σ), 불확실성 조정 계수(τ)에 의해 결정되며, 이는 견해가 함의하는 분산에 비례하여 신뢰도를 부여하는 방식이다.</w:t>
      </w:r>
      <w:r w:rsidRPr="00C477FB">
        <w:rPr>
          <w:rFonts w:ascii="Batang" w:eastAsia="Batang" w:hAnsi="Batang" w:cs="Times New Roman"/>
        </w:rPr>
      </w:r>
      <w:proofErr w:type="spellStart"/>
      <w:r w:rsidRPr="00C477FB">
        <w:rPr>
          <w:rFonts w:ascii="Batang" w:eastAsia="Batang" w:hAnsi="Batang" w:cs="Times New Roman"/>
        </w:rPr>
      </w:r>
      <w:proofErr w:type="spellEnd"/>
      <w:r w:rsidRPr="00C477FB">
        <w:rPr>
          <w:rFonts w:ascii="Batang" w:eastAsia="Batang" w:hAnsi="Batang" w:cs="Times New Roman"/>
        </w:rPr>
      </w:r>
      <w:r w:rsidRPr="00C477FB">
        <w:rPr>
          <w:rFonts w:ascii="Batang" w:eastAsia="Batang" w:hAnsi="Batang" w:cs="Times New Roman" w:hint="eastAsia"/>
        </w:rPr>
      </w:r>
      <w:r w:rsidRPr="00C477FB">
        <w:rPr>
          <w:rFonts w:ascii="Batang" w:eastAsia="Batang" w:hAnsi="Batang" w:cs="Times New Roman"/>
        </w:rPr>
      </w:r>
    </w:p>
    <w:p w14:paraId="4D93705F" w14:textId="5624CDC9" w:rsidR="00C477FB" w:rsidRPr="00C477FB" w:rsidRDefault="00C477FB">
      <w:pPr>
        <w:wordWrap/>
        <w:spacing w:line="360" w:lineRule="auto"/>
        <w:ind w:firstLineChars="100" w:firstLine="220"/>
        <w:jc w:val="both"/>
        <w:rPr>
          <w:rFonts w:ascii="Batang" w:eastAsia="Batang" w:hAnsi="Batang" w:cs="Times New Roman"/>
        </w:rPr>
        <w:pPrChange w:id="541" w:author="나현종" w:date="2025-11-06T14:03:00Z" w16du:dateUtc="2025-11-06T05:03:00Z">
          <w:pPr>
            <w:wordWrap/>
            <w:spacing w:line="360" w:lineRule="auto"/>
            <w:jc w:val="both"/>
          </w:pPr>
        </w:pPrChange>
      </w:pPr>
      <w:r w:rsidRPr="00C477FB">
        <w:rPr>
          <w:rFonts w:ascii="Batang" w:eastAsia="Batang" w:hAnsi="Batang" w:cs="Times New Roman" w:hint="eastAsia"/>
        </w:rPr>
        <w:t>각 견해에 포함될 수 있는 신뢰도 점수는 본 설계에서 사용하지 않는다. 대규모 언어모델의 확률적 특성으로 인한 재현성 문제를 완화하기 위해 본 연구는 온도·샘플링 파라미터와 모델 버전을 고정하고 동일한 실험을 50회 독립적으로 반복 수행하며, 최종 결과는 50회 반복에 대한 평균과 표준오차로 보고한다.</w:t>
      </w:r>
      <w:r w:rsidRPr="00C477FB">
        <w:rPr>
          <w:rFonts w:ascii="Batang" w:eastAsia="Batang" w:hAnsi="Batang" w:cs="Times New Roman"/>
        </w:rPr>
      </w:r>
      <w:r w:rsidRPr="00C477FB">
        <w:rPr>
          <w:rFonts w:ascii="Batang" w:eastAsia="Batang" w:hAnsi="Batang" w:cs="Times New Roman"/>
          <w:highlight w:val="yellow"/>
          <w:rPrChange w:id="542" w:author="나현종" w:date="2025-11-06T14:29:00Z" w16du:dateUtc="2025-11-06T05:29:00Z">
            <w:rPr>
              <w:rFonts w:ascii="Batang" w:eastAsia="Batang" w:hAnsi="Batang" w:cs="Times New Roman"/>
            </w:rPr>
          </w:rPrChange>
        </w:rPr>
      </w:r>
      <w:r w:rsidRPr="00C477FB">
        <w:rPr>
          <w:rFonts w:ascii="Batang" w:eastAsia="Batang" w:hAnsi="Batang" w:cs="Times New Roman"/>
        </w:rPr>
      </w:r>
      <w:proofErr w:type="spellStart"/>
      <w:r w:rsidRPr="00C477FB">
        <w:rPr>
          <w:rFonts w:ascii="Batang" w:eastAsia="Batang" w:hAnsi="Batang" w:cs="Times New Roman"/>
        </w:rPr>
      </w:r>
      <w:proofErr w:type="spellEnd"/>
      <w:r w:rsidRPr="00C477FB">
        <w:rPr>
          <w:rFonts w:ascii="Batang" w:eastAsia="Batang" w:hAnsi="Batang" w:cs="Times New Roman"/>
        </w:rPr>
      </w:r>
      <w:r w:rsidRPr="000D5E72">
        <w:rPr>
          <w:rFonts w:ascii="Batang" w:eastAsia="Batang" w:hAnsi="Batang" w:cs="Times New Roman"/>
          <w:color w:val="EE0000"/>
          <w:highlight w:val="yellow"/>
          <w:rPrChange w:id="543" w:author="나현종" w:date="2025-11-06T14:30:00Z" w16du:dateUtc="2025-11-06T05:30:00Z">
            <w:rPr>
              <w:rFonts w:ascii="Batang" w:eastAsia="Batang" w:hAnsi="Batang" w:cs="Times New Roman"/>
            </w:rPr>
          </w:rPrChange>
        </w:rPr>
      </w:r>
      <w:r w:rsidR="000D5E72">
        <w:rPr>
          <w:rFonts w:ascii="Batang" w:eastAsia="Batang" w:hAnsi="Batang" w:cs="Times New Roman" w:hint="eastAsia"/>
          <w:color w:val="EE0000"/>
          <w:highlight w:val="yellow"/>
        </w:rPr>
      </w:r>
      <w:r w:rsidRPr="000D5E72">
        <w:rPr>
          <w:rFonts w:ascii="Batang" w:eastAsia="Batang" w:hAnsi="Batang" w:cs="Times New Roman"/>
          <w:color w:val="EE0000"/>
          <w:highlight w:val="yellow"/>
          <w:rPrChange w:id="544" w:author="나현종" w:date="2025-11-06T14:30:00Z" w16du:dateUtc="2025-11-06T05:30:00Z">
            <w:rPr>
              <w:rFonts w:ascii="Batang" w:eastAsia="Batang" w:hAnsi="Batang" w:cs="Times New Roman"/>
            </w:rPr>
          </w:rPrChange>
        </w:rPr>
      </w:r>
      <w:r w:rsidRPr="000D5E72">
        <w:rPr>
          <w:rFonts w:ascii="Batang" w:eastAsia="Batang" w:hAnsi="Batang" w:cs="Times New Roman" w:hint="eastAsia"/>
          <w:color w:val="EE0000"/>
          <w:highlight w:val="yellow"/>
          <w:rPrChange w:id="545" w:author="나현종" w:date="2025-11-06T14:30:00Z" w16du:dateUtc="2025-11-06T05:30:00Z">
            <w:rPr>
              <w:rFonts w:ascii="Batang" w:eastAsia="Batang" w:hAnsi="Batang" w:cs="Times New Roman" w:hint="eastAsia"/>
            </w:rPr>
          </w:rPrChange>
        </w:rPr>
      </w:r>
      <w:r w:rsidRPr="000D5E72">
        <w:rPr>
          <w:rFonts w:ascii="Batang" w:eastAsia="Batang" w:hAnsi="Batang" w:cs="Times New Roman"/>
          <w:color w:val="EE0000"/>
          <w:highlight w:val="yellow"/>
          <w:rPrChange w:id="546" w:author="나현종" w:date="2025-11-06T14:30:00Z" w16du:dateUtc="2025-11-06T05:30:00Z">
            <w:rPr>
              <w:rFonts w:ascii="Batang" w:eastAsia="Batang" w:hAnsi="Batang" w:cs="Times New Roman"/>
            </w:rPr>
          </w:rPrChange>
        </w:rPr>
      </w:r>
      <w:r w:rsidRPr="000D5E72">
        <w:rPr>
          <w:rFonts w:ascii="Batang" w:eastAsia="Batang" w:hAnsi="Batang" w:cs="Times New Roman"/>
          <w:highlight w:val="yellow"/>
          <w:rPrChange w:id="547" w:author="나현종" w:date="2025-11-06T14:30:00Z" w16du:dateUtc="2025-11-06T05:30:00Z">
            <w:rPr>
              <w:rFonts w:ascii="Batang" w:eastAsia="Batang" w:hAnsi="Batang" w:cs="Times New Roman"/>
            </w:rPr>
          </w:rPrChange>
        </w:rPr>
      </w:r>
      <w:r w:rsidRPr="00C477FB">
        <w:rPr>
          <w:rFonts w:ascii="Batang" w:eastAsia="Batang" w:hAnsi="Batang" w:cs="Times New Roman"/>
        </w:rPr>
      </w:r>
    </w:p>
    <w:p w14:paraId="6CE288BF" w14:textId="77777777" w:rsidR="00A179AA" w:rsidRPr="000D5E72" w:rsidRDefault="00A179AA">
      <w:pPr>
        <w:wordWrap/>
        <w:spacing w:line="360" w:lineRule="auto"/>
        <w:ind w:firstLineChars="100" w:firstLine="220"/>
        <w:jc w:val="both"/>
        <w:rPr>
          <w:rFonts w:ascii="Batang" w:eastAsia="Batang" w:hAnsi="Batang" w:cs="Times New Roman"/>
        </w:rPr>
        <w:pPrChange w:id="548" w:author="나현종" w:date="2025-11-06T14:03:00Z" w16du:dateUtc="2025-11-06T05:03:00Z">
          <w:pPr>
            <w:wordWrap/>
            <w:spacing w:line="360" w:lineRule="auto"/>
            <w:jc w:val="both"/>
          </w:pPr>
        </w:pPrChange>
      </w:pPr>
    </w:p>
    <w:p w14:paraId="4D5B6913" w14:textId="248B4627" w:rsidR="00A179AA" w:rsidRPr="000D5E72" w:rsidRDefault="00A179AA">
      <w:pPr>
        <w:wordWrap/>
        <w:spacing w:line="360" w:lineRule="auto"/>
        <w:ind w:firstLineChars="100" w:firstLine="220"/>
        <w:jc w:val="both"/>
        <w:rPr>
          <w:rFonts w:ascii="Batang" w:eastAsia="Batang" w:hAnsi="Batang" w:cs="Times New Roman"/>
          <w:i/>
          <w:iCs/>
          <w:rPrChange w:id="549" w:author="나현종" w:date="2025-11-06T14:30:00Z" w16du:dateUtc="2025-11-06T05:30:00Z">
            <w:rPr>
              <w:rFonts w:ascii="Batang" w:eastAsia="Batang" w:hAnsi="Batang" w:cs="Times New Roman"/>
              <w:b/>
              <w:bCs/>
            </w:rPr>
          </w:rPrChange>
        </w:rPr>
        <w:pPrChange w:id="550" w:author="나현종" w:date="2025-11-06T14:03:00Z" w16du:dateUtc="2025-11-06T05:03:00Z">
          <w:pPr>
            <w:wordWrap/>
            <w:spacing w:line="360" w:lineRule="auto"/>
            <w:jc w:val="both"/>
          </w:pPr>
        </w:pPrChange>
      </w:pPr>
      <w:r w:rsidRPr="000D5E72">
        <w:rPr>
          <w:rFonts w:ascii="Batang" w:eastAsia="Batang" w:hAnsi="Batang" w:cs="Times New Roman"/>
          <w:i/>
          <w:iCs/>
          <w:rPrChange w:id="551" w:author="나현종" w:date="2025-11-06T14:30:00Z" w16du:dateUtc="2025-11-06T05:30:00Z">
            <w:rPr>
              <w:rFonts w:ascii="Batang" w:eastAsia="Batang" w:hAnsi="Batang" w:cs="Times New Roman"/>
              <w:b/>
              <w:bCs/>
            </w:rPr>
          </w:rPrChange>
        </w:rPr>
        <w:t xml:space="preserve">3.2.3. </w:t>
      </w:r>
      <w:r w:rsidR="000D5E72" w:rsidRPr="000D5E72">
        <w:rPr>
          <w:rFonts w:ascii="Batang" w:eastAsia="Batang" w:hAnsi="Batang" w:cs="Times New Roman" w:hint="eastAsia"/>
          <w:i/>
          <w:iCs/>
          <w:rPrChange w:id="552" w:author="나현종" w:date="2025-11-06T14:30:00Z" w16du:dateUtc="2025-11-06T05:30:00Z">
            <w:rPr>
              <w:rFonts w:ascii="Batang" w:eastAsia="Batang" w:hAnsi="Batang" w:cs="Times New Roman" w:hint="eastAsia"/>
              <w:b/>
              <w:bCs/>
            </w:rPr>
          </w:rPrChange>
        </w:rPr>
        <w:t>벤치마크</w:t>
      </w:r>
      <w:r w:rsidR="000D5E72" w:rsidRPr="000D5E72">
        <w:rPr>
          <w:rFonts w:ascii="Batang" w:eastAsia="Batang" w:hAnsi="Batang" w:cs="Times New Roman"/>
          <w:i/>
          <w:iCs/>
          <w:rPrChange w:id="553" w:author="나현종" w:date="2025-11-06T14:30:00Z" w16du:dateUtc="2025-11-06T05:30:00Z">
            <w:rPr>
              <w:rFonts w:ascii="Batang" w:eastAsia="Batang" w:hAnsi="Batang" w:cs="Times New Roman"/>
              <w:b/>
              <w:bCs/>
            </w:rPr>
          </w:rPrChange>
        </w:rPr>
        <w:t xml:space="preserve"> 포트폴리오</w:t>
      </w:r>
      <w:r w:rsidR="00676778">
        <w:rPr>
          <w:rFonts w:ascii="Batang" w:eastAsia="Batang" w:hAnsi="Batang" w:cs="Times New Roman" w:hint="eastAsia"/>
          <w:i/>
          <w:iCs/>
        </w:rPr>
        <w:t xml:space="preserve"> 대비</w:t>
      </w:r>
      <w:r w:rsidR="000D5E72" w:rsidRPr="000D5E72">
        <w:rPr>
          <w:rFonts w:ascii="Batang" w:eastAsia="Batang" w:hAnsi="Batang" w:cs="Times New Roman"/>
          <w:i/>
          <w:iCs/>
          <w:rPrChange w:id="554" w:author="나현종" w:date="2025-11-06T14:30:00Z" w16du:dateUtc="2025-11-06T05:30:00Z">
            <w:rPr>
              <w:rFonts w:ascii="Batang" w:eastAsia="Batang" w:hAnsi="Batang" w:cs="Times New Roman"/>
              <w:b/>
              <w:bCs/>
            </w:rPr>
          </w:rPrChange>
        </w:rPr>
        <w:t xml:space="preserve"> 성과 평가</w:t>
      </w:r>
    </w:p>
    <w:p w14:paraId="43ADDBA2" w14:textId="0172A36C" w:rsidR="00DC5843" w:rsidRPr="00CD2777" w:rsidDel="000D5E72" w:rsidRDefault="00DC5843">
      <w:pPr>
        <w:wordWrap/>
        <w:spacing w:line="360" w:lineRule="auto"/>
        <w:ind w:firstLineChars="100" w:firstLine="220"/>
        <w:jc w:val="both"/>
        <w:rPr>
          <w:del w:id="555" w:author="나현종" w:date="2025-11-06T14:30:00Z" w16du:dateUtc="2025-11-06T05:30:00Z"/>
          <w:rFonts w:ascii="Batang" w:eastAsia="Batang" w:hAnsi="Batang" w:cs="Times New Roman"/>
        </w:rPr>
        <w:pPrChange w:id="556" w:author="나현종" w:date="2025-11-06T14:03:00Z" w16du:dateUtc="2025-11-06T05:03:00Z">
          <w:pPr>
            <w:wordWrap/>
            <w:spacing w:line="360" w:lineRule="auto"/>
            <w:jc w:val="both"/>
          </w:pPr>
        </w:pPrChange>
      </w:pPr>
    </w:p>
    <w:p w14:paraId="3D8DEB55" w14:textId="7D872C4B" w:rsidR="00237580" w:rsidRPr="00CD2777" w:rsidRDefault="00A179AA">
      <w:pPr>
        <w:wordWrap/>
        <w:spacing w:line="360" w:lineRule="auto"/>
        <w:ind w:firstLineChars="100" w:firstLine="220"/>
        <w:jc w:val="both"/>
        <w:rPr>
          <w:rFonts w:ascii="Batang" w:eastAsia="Batang" w:hAnsi="Batang" w:cs="함초롬바탕"/>
        </w:rPr>
        <w:pPrChange w:id="557" w:author="나현종" w:date="2025-11-06T14:03:00Z" w16du:dateUtc="2025-11-06T05:03:00Z">
          <w:pPr>
            <w:wordWrap/>
            <w:spacing w:line="360" w:lineRule="auto"/>
            <w:jc w:val="both"/>
          </w:pPr>
        </w:pPrChange>
      </w:pPr>
      <w:r w:rsidRPr="00CD2777">
        <w:rPr>
          <w:rFonts w:ascii="Batang" w:eastAsia="Batang" w:hAnsi="Batang" w:cs="함초롬바탕" w:hint="eastAsia"/>
        </w:rPr>
        <w:t>본 연구에서는 연구의 유의성 확보를 위해 실험군(인공지능 기반 포트폴리오)과 대조군(벤치마크)에 대해 동일한 성과 계산 과정을 적용한다. 양 포트폴리오 모두 예측 대상 월의 전월까지 이용 가능한 데이터만을 활용하여 2024년 5월부터 2024년 12월까지의 월별 포트폴리오 가중치를 산출한다. 일별 섹터 수익률에서 일일 무위험수익률과 시장수익률을 차감하여 시장 대비 초과(active)수익률을 계산하며, 각 월의 첫 영업일에 해당 월의 가중치로 포트폴리오를 구성한다. 각 월별 포트폴리오에 대해 영업일 기준 1일부터 19일까지의 누적 수익률을 산출하고, 2024년 5월부터 2024년 12월까지 8개 구성 시점에 걸쳐 영업일별로 평균하여 실험군과 대조군의 일별 평균 누적 active수익률을 비교한다.</w:t>
      </w:r>
      <w:r w:rsidR="00DF16D2">
        <w:rPr>
          <w:rFonts w:ascii="Batang" w:eastAsia="Batang" w:hAnsi="Batang" w:cs="함초롬바탕" w:hint="eastAsia"/>
        </w:rPr>
      </w:r>
      <w:r w:rsidRPr="00CD2777">
        <w:rPr>
          <w:rFonts w:ascii="Batang" w:eastAsia="Batang" w:hAnsi="Batang" w:cs="함초롬바탕" w:hint="eastAsia"/>
        </w:rPr>
      </w:r>
      <w:r w:rsidR="000D5E72">
        <w:rPr>
          <w:rFonts w:ascii="Batang" w:eastAsia="Batang" w:hAnsi="Batang" w:cs="함초롬바탕" w:hint="eastAsia"/>
        </w:rPr>
      </w:r>
      <w:r w:rsidRPr="00CD2777">
        <w:rPr>
          <w:rFonts w:ascii="Batang" w:eastAsia="Batang" w:hAnsi="Batang" w:cs="함초롬바탕" w:hint="eastAsia"/>
        </w:rPr>
      </w:r>
      <w:r w:rsidR="000D5E72" w:rsidRPr="000D5E72">
        <w:rPr>
          <w:rFonts w:ascii="Batang" w:eastAsia="Batang" w:hAnsi="Batang" w:cs="함초롬바탕" w:hint="eastAsia"/>
        </w:rPr>
      </w:r>
      <w:r w:rsidR="000D5E72" w:rsidRPr="000D5E72">
        <w:rPr>
          <w:rFonts w:ascii="Batang" w:eastAsia="Batang" w:hAnsi="Batang" w:cs="함초롬바탕"/>
        </w:rPr>
      </w:r>
      <w:r w:rsidR="000D5E72" w:rsidRPr="000D5E72">
        <w:rPr>
          <w:rFonts w:ascii="Batang" w:eastAsia="Batang" w:hAnsi="Batang" w:cs="함초롬바탕" w:hint="eastAsia"/>
        </w:rPr>
      </w:r>
      <w:r w:rsidR="000D5E72" w:rsidRPr="000D5E72">
        <w:rPr>
          <w:rFonts w:ascii="Batang" w:eastAsia="Batang" w:hAnsi="Batang" w:cs="함초롬바탕"/>
        </w:rPr>
      </w:r>
    </w:p>
    <w:p w14:paraId="0FAF3D62" w14:textId="42F727C9" w:rsidR="00237580" w:rsidRPr="00CD2777" w:rsidRDefault="000D5E72">
      <w:pPr>
        <w:wordWrap/>
        <w:spacing w:line="360" w:lineRule="auto"/>
        <w:ind w:firstLineChars="100" w:firstLine="220"/>
        <w:jc w:val="both"/>
        <w:rPr>
          <w:rFonts w:ascii="Batang" w:eastAsia="Batang" w:hAnsi="Batang" w:cs="함초롬바탕"/>
        </w:rPr>
        <w:pPrChange w:id="558" w:author="나현종" w:date="2025-11-06T14:33:00Z" w16du:dateUtc="2025-11-06T05:33:00Z">
          <w:pPr>
            <w:wordWrap/>
            <w:spacing w:line="360" w:lineRule="auto"/>
            <w:jc w:val="both"/>
          </w:pPr>
        </w:pPrChange>
      </w:pPr>
      <w:r w:rsidRPr="000D5E72">
        <w:rPr>
          <w:rFonts w:ascii="Batang" w:eastAsia="Batang" w:hAnsi="Batang" w:cs="함초롬바탕" w:hint="eastAsia"/>
        </w:rPr>
        <w:t>정보비율(IR)은 포트폴리오의 시장 대비 초과(active)수익률을 그 표준편차(추적오차)로 나눈 뒤 연 환산(×√252)한 지표로 정의되며, 영업일 기준 19일의 수익률만을 활용하여 계산한다.</w:t>
      </w:r>
      <w:r w:rsidRPr="000D5E72">
        <w:rPr>
          <w:rFonts w:ascii="Batang" w:eastAsia="Batang" w:hAnsi="Batang" w:cs="함초롬바탕"/>
        </w:rPr>
      </w:r>
      <w:r>
        <w:rPr>
          <w:rFonts w:ascii="Batang" w:eastAsia="Batang" w:hAnsi="Batang" w:cs="함초롬바탕" w:hint="eastAsia"/>
        </w:rPr>
      </w:r>
      <w:r w:rsidRPr="000D5E72">
        <w:rPr>
          <w:rFonts w:ascii="Batang" w:eastAsia="Batang" w:hAnsi="Batang" w:cs="함초롬바탕"/>
          <w:i/>
          <w:iCs/>
          <w:rPrChange w:id="559" w:author="나현종" w:date="2025-11-06T14:32:00Z" w16du:dateUtc="2025-11-06T05:32:00Z">
            <w:rPr>
              <w:rFonts w:ascii="Batang" w:eastAsia="Batang" w:hAnsi="Batang" w:cs="함초롬바탕"/>
            </w:rPr>
          </w:rPrChange>
        </w:rPr>
      </w:r>
      <w:r w:rsidRPr="000D5E72">
        <w:rPr>
          <w:rFonts w:ascii="Batang" w:eastAsia="Batang" w:hAnsi="Batang" w:cs="함초롬바탕"/>
          <w:i/>
          <w:iCs/>
          <w:vertAlign w:val="subscript"/>
          <w:rPrChange w:id="560" w:author="나현종" w:date="2025-11-06T14:32:00Z" w16du:dateUtc="2025-11-06T05:32:00Z">
            <w:rPr>
              <w:rFonts w:ascii="Batang" w:eastAsia="Batang" w:hAnsi="Batang" w:cs="함초롬바탕"/>
            </w:rPr>
          </w:rPrChange>
        </w:rPr>
      </w:r>
      <w:r>
        <w:rPr>
          <w:rFonts w:ascii="Batang" w:eastAsia="Batang" w:hAnsi="Batang" w:cs="함초롬바탕" w:hint="eastAsia"/>
        </w:rPr>
      </w:r>
      <w:r w:rsidRPr="000D5E72">
        <w:rPr>
          <w:rFonts w:ascii="Batang" w:eastAsia="Batang" w:hAnsi="Batang" w:cs="함초롬바탕"/>
        </w:rPr>
        <w:t xml:space="preserve"> 구체적으로 포트폴리오의 일별 시장 대비 초과수익률의 평균</w:t>
      </w:r>
      <w:r>
        <w:rPr>
          <w:rFonts w:ascii="Batang" w:eastAsia="Batang" w:hAnsi="Batang" w:cs="함초롬바탕" w:hint="eastAsia"/>
        </w:rPr>
        <w:t>(</w:t>
      </w:r>
      <m:oMath>
        <m:r>
          <w:rPr>
            <w:rFonts w:ascii="Cambria Math" w:eastAsia="Batang" w:hAnsi="Cambria Math" w:cs="함초롬바탕" w:hint="eastAsia"/>
          </w:rPr>
          <m:t>E[</m:t>
        </m:r>
        <m:sSub>
          <m:sSubPr>
            <m:ctrlPr>
              <w:rPr>
                <w:rFonts w:ascii="Cambria Math" w:eastAsia="Batang" w:hAnsi="Cambria Math" w:cs="함초롬바탕" w:hint="eastAsia"/>
                <w:i/>
              </w:rPr>
            </m:ctrlPr>
          </m:sSubPr>
          <m:e>
            <m:r>
              <w:rPr>
                <w:rFonts w:ascii="Cambria Math" w:eastAsia="Batang" w:hAnsi="Cambria Math" w:cs="함초롬바탕" w:hint="eastAsia"/>
              </w:rPr>
              <m:t>R</m:t>
            </m:r>
          </m:e>
          <m:sub>
            <m:r>
              <w:rPr>
                <w:rFonts w:ascii="Cambria Math" w:eastAsia="Batang" w:hAnsi="Cambria Math" w:cs="함초롬바탕" w:hint="eastAsia"/>
              </w:rPr>
              <m:t>p</m:t>
            </m:r>
          </m:sub>
        </m:sSub>
        <m:r>
          <w:rPr>
            <w:rFonts w:ascii="Cambria Math" w:eastAsia="Batang" w:hAnsi="Cambria Math" w:cs="함초롬바탕" w:hint="eastAsia"/>
          </w:rPr>
          <m:t xml:space="preserve"> </m:t>
        </m:r>
        <m:r>
          <w:rPr>
            <w:rFonts w:ascii="Cambria Math" w:eastAsia="Batang" w:hAnsi="Cambria Math" w:cs="Cambria Math"/>
          </w:rPr>
          <m:t>-</m:t>
        </m:r>
        <m:r>
          <w:rPr>
            <w:rFonts w:ascii="Cambria Math" w:eastAsia="Batang" w:hAnsi="Cambria Math" w:cs="함초롬바탕" w:hint="eastAsia"/>
          </w:rPr>
          <m:t xml:space="preserve"> </m:t>
        </m:r>
        <m:sSub>
          <m:sSubPr>
            <m:ctrlPr>
              <w:rPr>
                <w:rFonts w:ascii="Cambria Math" w:eastAsia="Batang" w:hAnsi="Cambria Math" w:cs="함초롬바탕" w:hint="eastAsia"/>
                <w:i/>
              </w:rPr>
            </m:ctrlPr>
          </m:sSubPr>
          <m:e>
            <m:r>
              <w:rPr>
                <w:rFonts w:ascii="Cambria Math" w:eastAsia="Batang" w:hAnsi="Cambria Math" w:cs="함초롬바탕" w:hint="eastAsia"/>
              </w:rPr>
              <m:t>R</m:t>
            </m:r>
          </m:e>
          <m:sub>
            <m:r>
              <w:rPr>
                <w:rFonts w:ascii="Cambria Math" w:eastAsia="Batang" w:hAnsi="Cambria Math" w:cs="함초롬바탕" w:hint="eastAsia"/>
              </w:rPr>
              <m:t>f</m:t>
            </m:r>
          </m:sub>
        </m:sSub>
        <m:r>
          <w:rPr>
            <w:rFonts w:ascii="Cambria Math" w:eastAsia="Batang" w:hAnsi="Cambria Math" w:cs="함초롬바탕"/>
          </w:rPr>
          <m:t>]</m:t>
        </m:r>
      </m:oMath>
      <w:r>
        <w:rPr>
          <w:rFonts w:ascii="Batang" w:eastAsia="Batang" w:hAnsi="Batang" w:cs="함초롬바탕" w:hint="eastAsia"/>
        </w:rPr>
        <w:t>)</w:t>
      </w:r>
      <w:r w:rsidRPr="000D5E72">
        <w:rPr>
          <w:rFonts w:ascii="Batang" w:eastAsia="Batang" w:hAnsi="Batang" w:cs="함초롬바탕"/>
        </w:rPr>
        <w:t>을 표준편차</w:t>
      </w:r>
      <w:r>
        <w:rPr>
          <w:rFonts w:ascii="Batang" w:eastAsia="Batang" w:hAnsi="Batang" w:cs="함초롬바탕" w:hint="eastAsia"/>
        </w:rPr>
        <w:t>(</w:t>
      </w:r>
      <m:oMath>
        <m:sSub>
          <m:sSubPr>
            <m:ctrlPr>
              <w:rPr>
                <w:rFonts w:ascii="Cambria Math" w:eastAsia="Batang" w:hAnsi="Cambria Math" w:cs="함초롬바탕" w:hint="eastAsia"/>
                <w:i/>
              </w:rPr>
            </m:ctrlPr>
          </m:sSubPr>
          <m:e>
            <m:r>
              <w:rPr>
                <w:rFonts w:ascii="Cambria Math" w:eastAsia="Batang" w:hAnsi="Cambria Math" w:cs="함초롬바탕" w:hint="eastAsia"/>
              </w:rPr>
              <m:t>σ</m:t>
            </m:r>
          </m:e>
          <m:sub>
            <m:r>
              <w:rPr>
                <w:rFonts w:ascii="Cambria Math" w:eastAsia="Batang" w:hAnsi="Cambria Math" w:cs="함초롬바탕" w:hint="eastAsia"/>
              </w:rPr>
              <m:t>p</m:t>
            </m:r>
          </m:sub>
        </m:sSub>
      </m:oMath>
      <w:r>
        <w:rPr>
          <w:rFonts w:ascii="Batang" w:eastAsia="Batang" w:hAnsi="Batang" w:cs="함초롬바탕" w:hint="eastAsia"/>
        </w:rPr>
        <w:t>)</w:t>
      </w:r>
      <w:r w:rsidRPr="000D5E72">
        <w:rPr>
          <w:rFonts w:ascii="Batang" w:eastAsia="Batang" w:hAnsi="Batang" w:cs="함초롬바탕"/>
        </w:rPr>
        <w:t xml:space="preserve">로 나눈 값으로 산출되며, 2024년 5월부터 2024년 12월까지의 정보비율의 평균값을 최종적으로 계산한다. </w:t>
      </w:r>
      <w:r w:rsidRPr="00CD2777">
        <w:rPr>
          <w:rFonts w:ascii="Batang" w:eastAsia="Batang" w:hAnsi="Batang" w:cs="함초롬바탕" w:hint="eastAsia"/>
        </w:rPr>
        <w:t xml:space="preserve">여기서 </w:t>
      </w:r>
      <m:oMath>
        <m:sSub>
          <m:sSubPr>
            <m:ctrlPr>
              <w:rPr>
                <w:rFonts w:ascii="Cambria Math" w:eastAsia="Batang" w:hAnsi="Cambria Math" w:cs="함초롬바탕" w:hint="eastAsia"/>
                <w:i/>
              </w:rPr>
            </m:ctrlPr>
          </m:sSubPr>
          <m:e>
            <m:r>
              <w:rPr>
                <w:rFonts w:ascii="Cambria Math" w:eastAsia="Batang" w:hAnsi="Cambria Math" w:cs="함초롬바탕" w:hint="eastAsia"/>
              </w:rPr>
              <m:t>R</m:t>
            </m:r>
          </m:e>
          <m:sub>
            <m:r>
              <w:rPr>
                <w:rFonts w:ascii="Cambria Math" w:eastAsia="Batang" w:hAnsi="Cambria Math" w:cs="함초롬바탕" w:hint="eastAsia"/>
              </w:rPr>
              <m:t>p</m:t>
            </m:r>
          </m:sub>
        </m:sSub>
      </m:oMath>
      <w:r w:rsidRPr="00CD2777">
        <w:rPr>
          <w:rFonts w:ascii="Times New Roman" w:eastAsia="Batang" w:hAnsi="Times New Roman" w:cs="Times New Roman"/>
        </w:rPr>
        <w:t>​</w:t>
      </w:r>
      <w:r w:rsidRPr="00CD2777">
        <w:rPr>
          <w:rFonts w:ascii="Batang" w:eastAsia="Batang" w:hAnsi="Batang" w:cs="HYSinMyeongJo-Medium" w:hint="eastAsia"/>
        </w:rPr>
        <w:t>는</w:t>
      </w:r>
      <w:r w:rsidRPr="00CD2777">
        <w:rPr>
          <w:rFonts w:ascii="Batang" w:eastAsia="Batang" w:hAnsi="Batang" w:cs="함초롬바탕" w:hint="eastAsia"/>
        </w:rPr>
        <w:t xml:space="preserve"> 포트폴리오의 영업일 기준 19일의 일별 수익률, </w:t>
      </w:r>
      <m:oMath>
        <m:sSub>
          <m:sSubPr>
            <m:ctrlPr>
              <w:rPr>
                <w:rFonts w:ascii="Cambria Math" w:eastAsia="Batang" w:hAnsi="Cambria Math" w:cs="함초롬바탕" w:hint="eastAsia"/>
                <w:i/>
              </w:rPr>
            </m:ctrlPr>
          </m:sSubPr>
          <m:e>
            <m:r>
              <w:rPr>
                <w:rFonts w:ascii="Cambria Math" w:eastAsia="Batang" w:hAnsi="Cambria Math" w:cs="함초롬바탕" w:hint="eastAsia"/>
              </w:rPr>
              <m:t>R</m:t>
            </m:r>
          </m:e>
          <m:sub>
            <m:r>
              <w:rPr>
                <w:rFonts w:ascii="Cambria Math" w:eastAsia="Batang" w:hAnsi="Cambria Math" w:cs="함초롬바탕" w:hint="eastAsia"/>
              </w:rPr>
              <m:t>f</m:t>
            </m:r>
          </m:sub>
        </m:sSub>
      </m:oMath>
      <w:r w:rsidRPr="00CD2777">
        <w:rPr>
          <w:rFonts w:ascii="Batang" w:eastAsia="Batang" w:hAnsi="Batang" w:cs="함초롬바탕" w:hint="eastAsia"/>
        </w:rPr>
        <w:t xml:space="preserve">는 </w:t>
      </w:r>
      <w:proofErr w:type="spellStart"/>
      <w:r w:rsidRPr="00CD2777">
        <w:rPr>
          <w:rFonts w:ascii="Batang" w:eastAsia="Batang" w:hAnsi="Batang" w:cs="함초롬바탕" w:hint="eastAsia"/>
        </w:rPr>
        <w:t>무위험</w:t>
      </w:r>
      <w:proofErr w:type="spellEnd"/>
      <w:r w:rsidRPr="00CD2777">
        <w:rPr>
          <w:rFonts w:ascii="Batang" w:eastAsia="Batang" w:hAnsi="Batang" w:cs="함초롬바탕" w:hint="eastAsia"/>
        </w:rPr>
        <w:t xml:space="preserve"> 수익률, </w:t>
      </w:r>
      <m:oMath>
        <m:sSub>
          <m:sSubPr>
            <m:ctrlPr>
              <w:rPr>
                <w:rFonts w:ascii="Cambria Math" w:eastAsia="Batang" w:hAnsi="Cambria Math" w:cs="함초롬바탕" w:hint="eastAsia"/>
                <w:i/>
              </w:rPr>
            </m:ctrlPr>
          </m:sSubPr>
          <m:e>
            <m:r>
              <w:rPr>
                <w:rFonts w:ascii="Cambria Math" w:eastAsia="Batang" w:hAnsi="Cambria Math" w:cs="함초롬바탕" w:hint="eastAsia"/>
              </w:rPr>
              <m:t>σ</m:t>
            </m:r>
          </m:e>
          <m:sub>
            <m:r>
              <w:rPr>
                <w:rFonts w:ascii="Cambria Math" w:eastAsia="Batang" w:hAnsi="Cambria Math" w:cs="함초롬바탕" w:hint="eastAsia"/>
              </w:rPr>
              <m:t>p</m:t>
            </m:r>
          </m:sub>
        </m:sSub>
      </m:oMath>
      <w:r w:rsidRPr="00CD2777">
        <w:rPr>
          <w:rFonts w:ascii="Times New Roman" w:eastAsia="Batang" w:hAnsi="Times New Roman" w:cs="Times New Roman"/>
        </w:rPr>
        <w:t>​</w:t>
      </w:r>
      <w:r w:rsidRPr="00CD2777">
        <w:rPr>
          <w:rFonts w:ascii="Batang" w:eastAsia="Batang" w:hAnsi="Batang" w:cs="HYSinMyeongJo-Medium" w:hint="eastAsia"/>
        </w:rPr>
        <w:t>는</w:t>
      </w:r>
      <w:r w:rsidRPr="00CD2777">
        <w:rPr>
          <w:rFonts w:ascii="Batang" w:eastAsia="Batang" w:hAnsi="Batang" w:cs="함초롬바탕" w:hint="eastAsia"/>
        </w:rPr>
        <w:t xml:space="preserve"> 포트폴리오 수익률의 표준편차를 각각 의미한다. </w:t>
      </w:r>
      <w:r w:rsidRPr="000D5E72">
        <w:rPr>
          <w:rFonts w:ascii="Batang" w:eastAsia="Batang" w:hAnsi="Batang" w:cs="함초롬바탕"/>
        </w:rPr>
        <w:t>정보비율은 포트폴리오가 시장 대비 얼마나 효율적으로 초과수익을 창출하는지를 나타내며</w:t>
      </w:r>
      <w:r w:rsidR="00237580" w:rsidRPr="00CD2777">
        <w:rPr>
          <w:rFonts w:ascii="Batang" w:eastAsia="Batang" w:hAnsi="Batang" w:cs="함초롬바탕" w:hint="eastAsia"/>
        </w:rPr>
        <w:t>, B</w:t>
      </w:r>
      <w:r>
        <w:rPr>
          <w:rFonts w:ascii="Batang" w:eastAsia="Batang" w:hAnsi="Batang" w:cs="함초롬바탕" w:hint="eastAsia"/>
        </w:rPr>
        <w:t>lack-</w:t>
      </w:r>
      <w:proofErr w:type="spellStart"/>
      <w:r w:rsidR="00237580" w:rsidRPr="00CD2777">
        <w:rPr>
          <w:rFonts w:ascii="Batang" w:eastAsia="Batang" w:hAnsi="Batang" w:cs="함초롬바탕" w:hint="eastAsia"/>
        </w:rPr>
        <w:t>L</w:t>
      </w:r>
      <w:r>
        <w:rPr>
          <w:rFonts w:ascii="Batang" w:eastAsia="Batang" w:hAnsi="Batang" w:cs="함초롬바탕" w:hint="eastAsia"/>
        </w:rPr>
        <w:t>itterman</w:t>
      </w:r>
      <w:proofErr w:type="spellEnd"/>
      <w:r w:rsidR="00237580" w:rsidRPr="00CD2777">
        <w:rPr>
          <w:rFonts w:ascii="Batang" w:eastAsia="Batang" w:hAnsi="Batang" w:cs="함초롬바탕" w:hint="eastAsia"/>
        </w:rPr>
        <w:t xml:space="preserve"> 모형의 </w:t>
      </w:r>
      <w:r>
        <w:rPr>
          <w:rFonts w:ascii="Batang" w:eastAsia="Batang" w:hAnsi="Batang" w:cs="함초롬바탕" w:hint="eastAsia"/>
        </w:rPr>
        <w:t>견해</w:t>
      </w:r>
      <w:r w:rsidR="00237580" w:rsidRPr="00CD2777">
        <w:rPr>
          <w:rFonts w:ascii="Batang" w:eastAsia="Batang" w:hAnsi="Batang" w:cs="함초롬바탕" w:hint="eastAsia"/>
        </w:rPr>
        <w:t xml:space="preserve"> 품질이 포트폴리오의 안정성과 효율성에 미치는 영향을 평가하기에 적합하다</w:t>
      </w:r>
      <w:r>
        <w:rPr>
          <w:rFonts w:ascii="Batang" w:eastAsia="Batang" w:hAnsi="Batang" w:cs="함초롬바탕" w:hint="eastAsia"/>
        </w:rPr>
        <w:t xml:space="preserve">(Michaud, 1989; He and </w:t>
      </w:r>
      <w:proofErr w:type="spellStart"/>
      <w:r>
        <w:rPr>
          <w:rFonts w:ascii="Batang" w:eastAsia="Batang" w:hAnsi="Batang" w:cs="함초롬바탕" w:hint="eastAsia"/>
        </w:rPr>
        <w:t>Litterman</w:t>
      </w:r>
      <w:proofErr w:type="spellEnd"/>
      <w:r>
        <w:rPr>
          <w:rFonts w:ascii="Batang" w:eastAsia="Batang" w:hAnsi="Batang" w:cs="함초롬바탕" w:hint="eastAsia"/>
        </w:rPr>
        <w:t>, 1999)</w:t>
      </w:r>
      <w:r w:rsidR="00237580" w:rsidRPr="00CD2777">
        <w:rPr>
          <w:rFonts w:ascii="Batang" w:eastAsia="Batang" w:hAnsi="Batang" w:cs="함초롬바탕" w:hint="eastAsia"/>
        </w:rPr>
        <w:t xml:space="preserve">. 정보비율이 높을수록 포트폴리오가 시장 대비 더 높은 위험조정 초과성과를 달성했음을 의미한다. </w:t>
      </w:r>
    </w:p>
    <w:p w14:paraId="6BE134B4" w14:textId="77777777" w:rsidR="00676778" w:rsidRDefault="00676778" w:rsidP="000D5E72">
      <w:pPr>
        <w:wordWrap/>
        <w:spacing w:line="360" w:lineRule="auto"/>
        <w:ind w:firstLineChars="100" w:firstLine="220"/>
        <w:jc w:val="both"/>
        <w:rPr>
          <w:rFonts w:ascii="Batang" w:eastAsia="Batang" w:hAnsi="Batang" w:cs="함초롬바탕"/>
        </w:rPr>
      </w:pPr>
      <w:r w:rsidRPr="00676778">
        <w:rPr>
          <w:rFonts w:ascii="Batang" w:eastAsia="Batang" w:hAnsi="Batang" w:cs="함초롬바탕" w:hint="eastAsia"/>
        </w:rPr>
        <w:t>통계적 검증은 반복 시뮬레이션에 기반한 t-검정으로 수행한다. 각 포트폴리오에 대해 50회의 독립적 반복에서 산출된 성과 지표(시장 대비 누적 active수익률)를 표본으로 삼아, 인공지능 기반 Black-Litterman 포트폴리오와 벤치마크 간 성과 차이가 0보다 큰지를 검정한다. 귀무가설은 두 포트폴리오의 평균 성과 차이가 0 이하라는 것이고, 대립가설은 인공지능 기반 포트폴리오의 성과가 더 높다는 것이다. 검정 통계량은 반복 간 성과 차이의 평균을 그 표준오차로 나눈 값으로 산출하며, 유의수준 0.05의 단측검정으로 설정한다.</w:t>
      </w:r>
      <w:r w:rsidRPr="00676778">
        <w:rPr>
          <w:rFonts w:ascii="Batang" w:eastAsia="Batang" w:hAnsi="Batang" w:cs="함초롬바탕"/>
        </w:rPr>
      </w:r>
      <w:proofErr w:type="spellStart"/>
      <w:r w:rsidRPr="00676778">
        <w:rPr>
          <w:rFonts w:ascii="Batang" w:eastAsia="Batang" w:hAnsi="Batang" w:cs="함초롬바탕"/>
        </w:rPr>
      </w:r>
      <w:proofErr w:type="spellEnd"/>
      <w:r w:rsidRPr="00676778">
        <w:rPr>
          <w:rFonts w:ascii="Batang" w:eastAsia="Batang" w:hAnsi="Batang" w:cs="함초롬바탕"/>
        </w:rPr>
      </w:r>
      <w:proofErr w:type="spellStart"/>
      <w:r w:rsidRPr="00676778">
        <w:rPr>
          <w:rFonts w:ascii="Batang" w:eastAsia="Batang" w:hAnsi="Batang" w:cs="함초롬바탕"/>
        </w:rPr>
      </w:r>
      <w:proofErr w:type="spellEnd"/>
      <w:r w:rsidRPr="00676778">
        <w:rPr>
          <w:rFonts w:ascii="Batang" w:eastAsia="Batang" w:hAnsi="Batang" w:cs="함초롬바탕"/>
        </w:rPr>
      </w:r>
    </w:p>
    <w:p w14:paraId="0454D1BF" w14:textId="45CC3652" w:rsidR="00A45CD8" w:rsidRDefault="00A45CD8" w:rsidP="000D5E72">
      <w:pPr>
        <w:wordWrap/>
        <w:spacing w:line="360" w:lineRule="auto"/>
        <w:ind w:firstLineChars="100" w:firstLine="220"/>
        <w:jc w:val="both"/>
        <w:rPr>
          <w:rFonts w:ascii="Batang" w:eastAsia="Batang" w:hAnsi="Batang" w:cs="함초롬바탕"/>
        </w:rPr>
      </w:pPr>
      <w:r w:rsidRPr="00A45CD8">
        <w:rPr>
          <w:rFonts w:ascii="Batang" w:eastAsia="Batang" w:hAnsi="Batang" w:cs="함초롬바탕" w:hint="eastAsia"/>
        </w:rPr>
        <w:t>정보</w:t>
      </w:r>
      <w:r w:rsidRPr="00A45CD8">
        <w:rPr>
          <w:rFonts w:ascii="Batang" w:eastAsia="Batang" w:hAnsi="Batang" w:cs="함초롬바탕"/>
        </w:rPr>
        <w:t xml:space="preserve"> 통합 범위의 효과를 검증하기 위해 입력 정보를 점진적으로 확장한 세 가지 인공지능 기반 포트폴리오를 구성한다. Tier 1은 과거 수익률 정보만을 사용하며, Tier 2는 과거 수익률에</w:t>
      </w:r>
      <w:r w:rsidR="00541447">
        <w:rPr>
          <w:rFonts w:ascii="Batang" w:eastAsia="Batang" w:hAnsi="Batang" w:cs="함초롬바탕" w:hint="eastAsia"/>
        </w:rPr>
        <w:t xml:space="preserve"> 회계 정보</w:t>
      </w:r>
      <w:r w:rsidRPr="00A45CD8">
        <w:rPr>
          <w:rFonts w:ascii="Batang" w:eastAsia="Batang" w:hAnsi="Batang" w:cs="함초롬바탕"/>
        </w:rPr>
        <w:t xml:space="preserve">를 추가하고, Tier 3는 과거 수익률, </w:t>
      </w:r>
      <w:r w:rsidR="00541447">
        <w:rPr>
          <w:rFonts w:ascii="Batang" w:eastAsia="Batang" w:hAnsi="Batang" w:cs="함초롬바탕" w:hint="eastAsia"/>
        </w:rPr>
        <w:t>회계 정보</w:t>
      </w:r>
      <w:r w:rsidRPr="00A45CD8">
        <w:rPr>
          <w:rFonts w:ascii="Batang" w:eastAsia="Batang" w:hAnsi="Batang" w:cs="함초롬바탕"/>
        </w:rPr>
        <w:t xml:space="preserve">, </w:t>
      </w:r>
      <w:r w:rsidR="00541447">
        <w:rPr>
          <w:rFonts w:ascii="Batang" w:eastAsia="Batang" w:hAnsi="Batang" w:cs="함초롬바탕" w:hint="eastAsia"/>
        </w:rPr>
        <w:t>거시경제 지표</w:t>
      </w:r>
      <w:r w:rsidRPr="00A45CD8">
        <w:rPr>
          <w:rFonts w:ascii="Batang" w:eastAsia="Batang" w:hAnsi="Batang" w:cs="함초롬바탕"/>
        </w:rPr>
        <w:t>를 모두 통합한다. 이러한 단계적 구조는 각 정보원이 포트폴리오 성과에 기여하는 한계효과를 식별할 수 있게 한다.</w:t>
      </w:r>
    </w:p>
    <w:p w14:paraId="5D1A95AE" w14:textId="4E6E9B9E" w:rsidR="000D5E72" w:rsidRPr="000D5E72" w:rsidRDefault="00A45CD8" w:rsidP="000D5E72">
      <w:pPr>
        <w:wordWrap/>
        <w:spacing w:line="360" w:lineRule="auto"/>
        <w:ind w:firstLineChars="100" w:firstLine="220"/>
        <w:jc w:val="both"/>
        <w:rPr>
          <w:rFonts w:ascii="Batang" w:eastAsia="Batang" w:hAnsi="Batang" w:cs="함초롬바탕"/>
        </w:rPr>
      </w:pPr>
      <w:r w:rsidRPr="00A45CD8">
        <w:rPr>
          <w:rFonts w:ascii="Batang" w:eastAsia="Batang" w:hAnsi="Batang" w:cs="함초롬바탕"/>
        </w:rPr>
        <w:t>각 Tier 간 성과 차이는 반복 시뮬레이션에 기반한 t-검정으로 평가한다. 구체적으로 다음의 여섯 가지 쌍대비교를 수행한다. 첫째, 각 Tier와 벤치마크 간 비교를 통해 인공지능 견해의 전반적 효과를 검증한다. 둘째, 연속된 Tier 간 비교를 통해 정보 추가의 한계효과를 검증한다. 셋째, Tier 1과 Tier 3의 직접 비교를 통해 완전한 정보 통합의 총효과를 검증한다. 각 비교에서 귀무가설은 두 포트폴리오의 평균 성과가 동일하다는 것이며, 대립가설은 정보 범위가 더 넓은 포트폴리오의 성과가 더 높다는 것이다. 각 Tier별로 50회의 반복 시뮬레이션을 수행하므로 반복 표본에 기반한 t-검정은 충분한 검정력을 확보할 수 있다. 모든 검정은 유의수준 0.05를 사용한다.</w:t>
      </w:r>
      <w:r w:rsidRPr="00A45CD8">
        <w:rPr>
          <w:rFonts w:ascii="Batang" w:eastAsia="Batang" w:hAnsi="Batang" w:cs="함초롬바탕" w:hint="eastAsia"/>
        </w:rPr>
      </w:r>
      <w:r w:rsidRPr="00A45CD8">
        <w:rPr>
          <w:rFonts w:ascii="Batang" w:eastAsia="Batang" w:hAnsi="Batang" w:cs="함초롬바탕"/>
        </w:rPr>
      </w:r>
      <w:r w:rsidR="00676778" w:rsidRPr="00676778">
        <w:rPr>
          <w:rFonts w:ascii="Batang" w:eastAsia="Batang" w:hAnsi="Batang" w:cs="함초롬바탕"/>
        </w:rPr>
      </w:r>
      <w:r w:rsidR="00676778">
        <w:rPr>
          <w:rFonts w:ascii="Batang" w:eastAsia="Batang" w:hAnsi="Batang" w:cs="함초롬바탕" w:hint="eastAsia"/>
        </w:rPr>
      </w:r>
      <w:r w:rsidR="00676778" w:rsidRPr="00676778">
        <w:rPr>
          <w:rFonts w:ascii="Batang" w:eastAsia="Batang" w:hAnsi="Batang" w:cs="함초롬바탕"/>
        </w:rPr>
      </w:r>
      <w:r w:rsidR="00676778" w:rsidRPr="00676778">
        <w:rPr>
          <w:rFonts w:ascii="Batang" w:eastAsia="Batang" w:hAnsi="Batang" w:cs="함초롬바탕"/>
          <w:highlight w:val="yellow"/>
          <w:rPrChange w:id="561" w:author="나현종" w:date="2025-11-06T14:44:00Z" w16du:dateUtc="2025-11-06T05:44:00Z">
            <w:rPr>
              <w:rFonts w:ascii="Batang" w:eastAsia="Batang" w:hAnsi="Batang" w:cs="함초롬바탕"/>
            </w:rPr>
          </w:rPrChange>
        </w:rPr>
      </w:r>
      <w:r w:rsidR="00676778" w:rsidRPr="00676778">
        <w:rPr>
          <w:rFonts w:ascii="Batang" w:eastAsia="Batang" w:hAnsi="Batang" w:cs="함초롬바탕"/>
        </w:rPr>
      </w:r>
      <w:proofErr w:type="spellStart"/>
      <w:r w:rsidR="00676778" w:rsidRPr="00676778">
        <w:rPr>
          <w:rFonts w:ascii="Batang" w:eastAsia="Batang" w:hAnsi="Batang" w:cs="함초롬바탕"/>
        </w:rPr>
      </w:r>
      <w:proofErr w:type="spellEnd"/>
      <w:r w:rsidR="00676778" w:rsidRPr="00676778">
        <w:rPr>
          <w:rFonts w:ascii="Batang" w:eastAsia="Batang" w:hAnsi="Batang" w:cs="함초롬바탕"/>
        </w:rPr>
      </w:r>
      <w:r w:rsidR="00676778">
        <w:rPr>
          <w:rFonts w:ascii="Batang" w:eastAsia="Batang" w:hAnsi="Batang" w:cs="함초롬바탕" w:hint="eastAsia"/>
        </w:rPr>
      </w:r>
      <w:r w:rsidR="00676778" w:rsidRPr="00676778">
        <w:rPr>
          <w:rFonts w:ascii="Batang" w:eastAsia="Batang" w:hAnsi="Batang" w:cs="함초롬바탕"/>
        </w:rPr>
      </w:r>
      <w:r w:rsidR="000D5E72" w:rsidRPr="000D5E72">
        <w:rPr>
          <w:rFonts w:ascii="Batang" w:eastAsia="Batang" w:hAnsi="Batang" w:cs="함초롬바탕"/>
        </w:rPr>
      </w:r>
    </w:p>
    <w:p w14:paraId="06FE10B7" w14:textId="77777777" w:rsidR="00676778" w:rsidRPr="00CD2777" w:rsidRDefault="00676778" w:rsidP="00CD2777">
      <w:pPr>
        <w:wordWrap/>
        <w:spacing w:line="360" w:lineRule="auto"/>
        <w:jc w:val="both"/>
        <w:rPr>
          <w:rFonts w:ascii="Batang" w:eastAsia="Batang" w:hAnsi="Batang" w:cs="Times New Roman"/>
        </w:rPr>
      </w:pPr>
    </w:p>
    <w:p w14:paraId="648EE481" w14:textId="2EA6B028" w:rsidR="00FA0026" w:rsidRPr="00CD2777" w:rsidRDefault="00FA0026" w:rsidP="00CD2777">
      <w:pPr>
        <w:wordWrap/>
        <w:spacing w:line="360" w:lineRule="auto"/>
        <w:jc w:val="center"/>
        <w:rPr>
          <w:rFonts w:ascii="Batang" w:eastAsia="Batang" w:hAnsi="Batang" w:cs="Times New Roman"/>
          <w:b/>
          <w:bCs/>
        </w:rPr>
      </w:pPr>
      <w:r w:rsidRPr="00CD2777">
        <w:rPr>
          <w:rFonts w:ascii="Batang" w:eastAsia="Batang" w:hAnsi="Batang" w:cs="Times New Roman" w:hint="eastAsia"/>
          <w:b/>
          <w:bCs/>
        </w:rPr>
        <w:t>IV. RESULTS</w:t>
      </w:r>
    </w:p>
    <w:p w14:paraId="6E10B8FD" w14:textId="7E669407" w:rsidR="00FA0026" w:rsidRPr="00CD2777" w:rsidDel="00676778" w:rsidRDefault="00FA0026" w:rsidP="00CD2777">
      <w:pPr>
        <w:wordWrap/>
        <w:spacing w:line="360" w:lineRule="auto"/>
        <w:jc w:val="both"/>
        <w:rPr>
          <w:del w:id="562" w:author="나현종" w:date="2025-11-06T14:45:00Z" w16du:dateUtc="2025-11-06T05:45:00Z"/>
          <w:rFonts w:ascii="Batang" w:eastAsia="Batang" w:hAnsi="Batang" w:cs="Times New Roman"/>
        </w:rPr>
      </w:pPr>
      <w:r>
        <w:rPr>
          <w:rFonts w:ascii="Batang" w:eastAsia="Batang" w:hAnsi="Batang" w:cs="함초롬바탕"/>
        </w:rPr>
        <w:t>Table 3과 Table 4는 세 정보 단계별 인공지능 포트폴리오와 벤치마크(견해를 결합하지 않은 시장균형 Black-Litterman 포트폴리오)의 표본 외 성과를 비교한 결과를 제시한다. 모든 성과 지표는 50회 반복 시뮬레이션에 대한 평균이며, 괄호 안의 값은 반복 간 표준오차이다. 시장 대비 누적 active수익률을 기준으로 Tier 1 포트폴리오가 0.732%(SE 0.057)로 가장 높은 성과를 보였으며, Tier 2가 0.490%(SE 0.084), Tier 3가 0.180%(SE 0.083)로 그 뒤를 이었다. 반면 벤치마크의 누적 active수익률은 0.099%에 그쳤다. 연율화 정보비율(IR) 역시 Tier 1이 1.483으로 가장 높았고, Tier 2(1.126), 벤치마크(0.919), Tier 3(0.536)의 순으로 나타났다. 특히 주목할 점은 정보 범위가 가장 넓은 Tier 3의 정보비율이 견해를 전혀 사용하지 않은 벤치마크보다도 낮게 관찰되었다는 것이다.</w:t>
      </w:r>
    </w:p>
    <w:p w14:paraId="145AE0B3" w14:textId="0D728693" w:rsidR="00FA0026" w:rsidRPr="00CD2777" w:rsidDel="005C63C7" w:rsidRDefault="00FA0026" w:rsidP="00CD2777">
      <w:pPr>
        <w:wordWrap/>
        <w:spacing w:line="360" w:lineRule="auto"/>
        <w:jc w:val="center"/>
        <w:rPr>
          <w:del w:id="563" w:author="나현종" w:date="2025-11-05T17:31:00Z" w16du:dateUtc="2025-11-05T08:31:00Z"/>
          <w:rFonts w:ascii="Batang" w:eastAsia="Batang" w:hAnsi="Batang" w:cs="Times New Roman"/>
        </w:rPr>
      </w:pPr>
      <w:del w:id="564" w:author="나현종" w:date="2025-11-05T17:31:00Z" w16du:dateUtc="2025-11-05T08:31:00Z">
        <w:r w:rsidRPr="00CD2777" w:rsidDel="005C63C7">
          <w:rPr>
            <w:rFonts w:ascii="Batang" w:eastAsia="Batang" w:hAnsi="Batang" w:cs="Times New Roman" w:hint="eastAsia"/>
          </w:rPr>
          <w:delText>(아직 작성하지 마시오)</w:delText>
        </w:r>
      </w:del>
      <w:r>
        <w:rPr>
          <w:rFonts w:ascii="Batang" w:eastAsia="Batang" w:hAnsi="Batang" w:cs="함초롬바탕"/>
        </w:rPr>
        <w:t>첫 번째 가설, 즉 인공지능 견해를 결합한 포트폴리오가 벤치마크 대비 동등 이상의 성과를 달성하는지에 대한 검정 결과는 Table 3에 제시된다. 50회 반복에서 산출된 시장 대비 누적 active수익률 차이를 표본으로 한 단측 t-검정 결과, Tier 1은 벤치마크 대비 평균 0.634%포인트 높은 성과를 보였으며 이 차이는 통계적으로 매우 유의하였다(t=11.099, p&lt;0.001). Tier 2 또한 벤치마크를 0.391%포인트 상회하여 유의한 성과 우위를 나타냈다(t=4.572, p&lt;0.001). 그러나 Tier 3과 벤치마크 간의 성과 차이는 0.093%포인트에 불과하였으며 통계적으로 유의하지 않았다(t=1.112, p=0.136). 따라서 인공지능 견해의 성과 우위는 기술적 지표(Tier 1)와 회계 지표(Tier 2)를 입력한 경우에 한정되며, 거시경제 지표까지 통합한 Tier 3에서는 벤치마크 대비 유의한 개선이 관찰되지 않았다.</w:t>
      </w:r>
    </w:p>
    <w:p w14:paraId="0CF3A82E" w14:textId="7DA16F8B" w:rsidR="00FA0026" w:rsidRPr="00CD2777" w:rsidDel="00676778" w:rsidRDefault="00FA0026" w:rsidP="00CD2777">
      <w:pPr>
        <w:wordWrap/>
        <w:spacing w:line="360" w:lineRule="auto"/>
        <w:jc w:val="both"/>
        <w:rPr>
          <w:del w:id="565" w:author="나현종" w:date="2025-11-06T14:45:00Z" w16du:dateUtc="2025-11-06T05:45:00Z"/>
          <w:rFonts w:ascii="Batang" w:eastAsia="Batang" w:hAnsi="Batang" w:cs="Times New Roman"/>
        </w:rPr>
      </w:pPr>
      <w:r>
        <w:rPr>
          <w:rFonts w:ascii="Batang" w:eastAsia="Batang" w:hAnsi="Batang" w:cs="함초롬바탕"/>
        </w:rPr>
        <w:t>두 번째 가설, 즉 정보 통합 범위가 넓어질수록 성과가 체계적으로 증가하는지에 대한 검정 결과는 가설이 예측한 방향과 정반대로 나타났다(Table 4). 연속된 단계 간 비교에서 Tier 2는 Tier 1 대비 평균 성과가 오히려 0.243%포인트 낮았고(t=-2.495), Tier 3은 Tier 2 대비 0.297%포인트 낮았다(t=-2.506). Tier 1과 Tier 3의 직접 비교에서도 Tier 3이 0.540%포인트 낮은 성과를 보였으며, 이 격차는 통계적으로 매우 강하게 유의하였다(t=-5.772). 결과적으로 '정보 범위가 더 넓은 포트폴리오의 성과가 더 높다'는 대립가설은 세 가지 쌍대비교 모두에서 기각되었으며, 오히려 정보 범위가 확장될수록 성과가 단조적으로 감소하는 패턴이 일관되게 확인되었다.</w:t>
      </w:r>
    </w:p>
    <w:p w14:paraId="34794F92" w14:textId="2DF9FD07" w:rsidR="00B33101" w:rsidRPr="00CD2777" w:rsidDel="00676778" w:rsidRDefault="00B33101" w:rsidP="00CD2777">
      <w:pPr>
        <w:widowControl/>
        <w:wordWrap/>
        <w:autoSpaceDE/>
        <w:autoSpaceDN/>
        <w:spacing w:line="360" w:lineRule="auto"/>
        <w:jc w:val="both"/>
        <w:rPr>
          <w:del w:id="566" w:author="나현종" w:date="2025-11-06T14:45:00Z" w16du:dateUtc="2025-11-06T05:45:00Z"/>
          <w:rFonts w:ascii="Batang" w:eastAsia="Batang" w:hAnsi="Batang" w:cs="Times New Roman"/>
        </w:rPr>
      </w:pPr>
      <w:r>
        <w:rPr>
          <w:rFonts w:ascii="Batang" w:eastAsia="Batang" w:hAnsi="Batang" w:cs="함초롬바탕"/>
        </w:rPr>
        <w:t>이러한 결과는 인공지능 에이전트에 회계 및 거시경제 정보를 추가로 제공하는 것이 견해의 품질을 개선하기보다 오히려 저해하였음을 시사한다. 특히 거시경제 지표를 통합한 Tier 3은 포트폴리오 성과를 벤치마크 수준 이하로 끌어내렸는데, 이는 거시 변수가 섹터 간 상대적 견해를 형성하는 과정에서 유효한 신호로 작용하기보다 잡음(noise)으로 기능하였을 가능성을 보여준다. 즉 본 연구의 설계 하에서 대규모 언어모델은 비교적 정제된 기술적 신호만을 입력받을 때 가장 안정적이고 우수한 견해를 생성하였으며, 이질적 정보원이 누적될수록 견해의 일관성과 예측력이 약화되는 경향을 나타냈다.</w:t>
      </w:r>
    </w:p>
    <w:p w14:paraId="4D93551B" w14:textId="6CE0713B" w:rsidR="00B33101" w:rsidRPr="00CD2777" w:rsidDel="00676778" w:rsidRDefault="00B33101" w:rsidP="00CD2777">
      <w:pPr>
        <w:widowControl/>
        <w:wordWrap/>
        <w:autoSpaceDE/>
        <w:autoSpaceDN/>
        <w:spacing w:line="360" w:lineRule="auto"/>
        <w:jc w:val="both"/>
        <w:rPr>
          <w:del w:id="567" w:author="나현종" w:date="2025-11-06T14:45:00Z" w16du:dateUtc="2025-11-06T05:45:00Z"/>
          <w:rFonts w:ascii="Batang" w:eastAsia="Batang" w:hAnsi="Batang" w:cs="Times New Roman"/>
        </w:rPr>
      </w:pPr>
    </w:p>
    <w:p w14:paraId="16E59D0B" w14:textId="2CEE5082" w:rsidR="00FA0026" w:rsidRPr="00CD2777" w:rsidRDefault="00FA0026" w:rsidP="00CD2777">
      <w:pPr>
        <w:widowControl/>
        <w:wordWrap/>
        <w:autoSpaceDE/>
        <w:autoSpaceDN/>
        <w:spacing w:line="360" w:lineRule="auto"/>
        <w:jc w:val="center"/>
        <w:rPr>
          <w:rFonts w:ascii="Batang" w:eastAsia="Batang" w:hAnsi="Batang" w:cs="Times New Roman"/>
          <w:b/>
          <w:bCs/>
        </w:rPr>
      </w:pPr>
      <w:r w:rsidRPr="00CD2777">
        <w:rPr>
          <w:rFonts w:ascii="Batang" w:eastAsia="Batang" w:hAnsi="Batang" w:cs="Times New Roman" w:hint="eastAsia"/>
          <w:b/>
          <w:bCs/>
        </w:rPr>
        <w:t>V. ROBUSTNESS TESTS</w:t>
      </w:r>
    </w:p>
    <w:p w14:paraId="41A849CB" w14:textId="3514EDFA" w:rsidR="00FA0026" w:rsidRPr="00CD2777" w:rsidDel="00676778" w:rsidRDefault="00FA0026" w:rsidP="00CD2777">
      <w:pPr>
        <w:wordWrap/>
        <w:spacing w:line="360" w:lineRule="auto"/>
        <w:jc w:val="center"/>
        <w:rPr>
          <w:del w:id="568" w:author="나현종" w:date="2025-11-06T14:45:00Z" w16du:dateUtc="2025-11-06T05:45:00Z"/>
          <w:rFonts w:ascii="Batang" w:eastAsia="Batang" w:hAnsi="Batang" w:cs="Times New Roman"/>
        </w:rPr>
      </w:pPr>
    </w:p>
    <w:p w14:paraId="7FCB7D3D" w14:textId="2347207F" w:rsidR="00FA0026" w:rsidRPr="00CD2777" w:rsidDel="00676778" w:rsidRDefault="00FA0026" w:rsidP="00CD2777">
      <w:pPr>
        <w:wordWrap/>
        <w:spacing w:line="360" w:lineRule="auto"/>
        <w:jc w:val="center"/>
        <w:rPr>
          <w:del w:id="569" w:author="나현종" w:date="2025-11-06T14:45:00Z" w16du:dateUtc="2025-11-06T05:45:00Z"/>
          <w:rFonts w:ascii="Batang" w:eastAsia="Batang" w:hAnsi="Batang" w:cs="Times New Roman"/>
        </w:rPr>
      </w:pPr>
      <w:del w:id="570" w:author="나현종" w:date="2025-11-06T14:45:00Z" w16du:dateUtc="2025-11-06T05:45:00Z">
        <w:r w:rsidRPr="00CD2777" w:rsidDel="00676778">
          <w:rPr>
            <w:rFonts w:ascii="Batang" w:eastAsia="Batang" w:hAnsi="Batang" w:cs="Times New Roman" w:hint="eastAsia"/>
          </w:rPr>
          <w:delText>(아직 작성하지 마시오)</w:delText>
        </w:r>
      </w:del>
    </w:p>
    <w:p w14:paraId="09A5F215" w14:textId="7AB66640" w:rsidR="00B33101" w:rsidRPr="00CD2777" w:rsidDel="00676778" w:rsidRDefault="00B33101" w:rsidP="00CD2777">
      <w:pPr>
        <w:widowControl/>
        <w:wordWrap/>
        <w:autoSpaceDE/>
        <w:autoSpaceDN/>
        <w:spacing w:line="360" w:lineRule="auto"/>
        <w:rPr>
          <w:del w:id="571" w:author="나현종" w:date="2025-11-06T14:45:00Z" w16du:dateUtc="2025-11-06T05:45:00Z"/>
          <w:rFonts w:ascii="Batang" w:eastAsia="Batang" w:hAnsi="Batang" w:cs="Times New Roman"/>
          <w:b/>
          <w:bCs/>
        </w:rPr>
      </w:pPr>
    </w:p>
    <w:p w14:paraId="71A13616" w14:textId="7C07BBBE" w:rsidR="00B33101" w:rsidRPr="00CD2777" w:rsidDel="00676778" w:rsidRDefault="00B33101" w:rsidP="00CD2777">
      <w:pPr>
        <w:widowControl/>
        <w:wordWrap/>
        <w:autoSpaceDE/>
        <w:autoSpaceDN/>
        <w:spacing w:line="360" w:lineRule="auto"/>
        <w:rPr>
          <w:del w:id="572" w:author="나현종" w:date="2025-11-06T14:45:00Z" w16du:dateUtc="2025-11-06T05:45:00Z"/>
          <w:rFonts w:ascii="Batang" w:eastAsia="Batang" w:hAnsi="Batang" w:cs="Times New Roman"/>
          <w:b/>
          <w:bCs/>
        </w:rPr>
      </w:pPr>
    </w:p>
    <w:p w14:paraId="2528D04F" w14:textId="77A13DC4" w:rsidR="00FA0026" w:rsidRPr="00CD2777" w:rsidRDefault="00FA0026" w:rsidP="00CD2777">
      <w:pPr>
        <w:wordWrap/>
        <w:spacing w:line="360" w:lineRule="auto"/>
        <w:jc w:val="center"/>
        <w:rPr>
          <w:rFonts w:ascii="Batang" w:eastAsia="Batang" w:hAnsi="Batang" w:cs="Times New Roman"/>
          <w:b/>
          <w:bCs/>
        </w:rPr>
      </w:pPr>
      <w:r w:rsidRPr="00CD2777">
        <w:rPr>
          <w:rFonts w:ascii="Batang" w:eastAsia="Batang" w:hAnsi="Batang" w:cs="Times New Roman" w:hint="eastAsia"/>
          <w:b/>
          <w:bCs/>
        </w:rPr>
        <w:t>VI. CONCLUSION</w:t>
      </w:r>
    </w:p>
    <w:p w14:paraId="338C1ED3" w14:textId="6EDF0232" w:rsidR="00676778" w:rsidRDefault="00676778">
      <w:pPr>
        <w:widowControl/>
        <w:wordWrap/>
        <w:autoSpaceDE/>
        <w:autoSpaceDN/>
        <w:spacing w:after="160"/>
        <w:rPr>
          <w:ins w:id="573" w:author="나현종" w:date="2025-11-06T14:45:00Z" w16du:dateUtc="2025-11-06T05:45:00Z"/>
          <w:rFonts w:ascii="Batang" w:eastAsia="Batang" w:hAnsi="Batang" w:cs="Times New Roman"/>
        </w:rPr>
      </w:pPr>
      <w:ins w:id="574" w:author="나현종" w:date="2025-11-06T14:45:00Z" w16du:dateUtc="2025-11-06T05:45:00Z">
        <w:r>
          <w:rPr>
            <w:rFonts w:ascii="Batang" w:eastAsia="Batang" w:hAnsi="Batang" w:cs="Times New Roman"/>
          </w:rPr>
          <w:br w:type="page"/>
        </w:r>
      </w:ins>
      <w:r>
        <w:rPr>
          <w:rFonts w:ascii="Batang" w:eastAsia="Batang" w:hAnsi="Batang" w:cs="함초롬바탕"/>
        </w:rPr>
        <w:t>본 연구는 대규모 언어모델 기반 인공지능 에이전트를 Black-Litterman 모형의 견해 생성 단계에 통합하는 체계적 프레임워크를 제안하고, S&amp;P 500 섹터 포트폴리오를 대상으로 그 성과를 실증적으로 검증하였다. 분석 결과, 인공지능 에이전트가 생성한 견해를 결합한 포트폴리오는 견해를 사용하지 않은 시장균형 Black-Litterman 벤치마크 대비 유의하게 높은 시장 대비 누적 active수익률과 정보비율을 달성하였다. 이는 인공지능 에이전트가 인간의 인지적 제약을 보완하여 포트폴리오 성과를 개선할 수 있는 신뢰할 만한 견해 생성 주체로 기능할 수 있음을 보여준다.</w:t>
      </w:r>
    </w:p>
    <w:p w14:paraId="4F29175C" w14:textId="2AAF01BA" w:rsidR="00394A1B" w:rsidRPr="00394A1B" w:rsidRDefault="00394A1B">
      <w:pPr>
        <w:wordWrap/>
        <w:jc w:val="center"/>
        <w:rPr>
          <w:ins w:id="575" w:author="나현종" w:date="2025-11-06T15:17:00Z" w16du:dateUtc="2025-11-06T06:17:00Z"/>
          <w:rFonts w:ascii="Batang" w:eastAsia="Batang" w:hAnsi="Batang" w:cs="Times New Roman"/>
          <w:b/>
          <w:bCs/>
          <w:rPrChange w:id="576" w:author="나현종" w:date="2025-11-06T15:17:00Z" w16du:dateUtc="2025-11-06T06:17:00Z">
            <w:rPr>
              <w:ins w:id="577" w:author="나현종" w:date="2025-11-06T15:17:00Z" w16du:dateUtc="2025-11-06T06:17:00Z"/>
              <w:rFonts w:ascii="Batang" w:eastAsia="Batang" w:hAnsi="Batang" w:cs="Times New Roman"/>
            </w:rPr>
          </w:rPrChange>
        </w:rPr>
        <w:pPrChange w:id="578" w:author="나현종" w:date="2025-11-06T15:17:00Z" w16du:dateUtc="2025-11-06T06:17:00Z">
          <w:pPr>
            <w:wordWrap/>
            <w:jc w:val="both"/>
          </w:pPr>
        </w:pPrChange>
      </w:pPr>
      <w:ins w:id="579" w:author="나현종" w:date="2025-11-06T15:17:00Z" w16du:dateUtc="2025-11-06T06:17:00Z">
        <w:r w:rsidRPr="00394A1B">
          <w:rPr>
            <w:rFonts w:ascii="Batang" w:eastAsia="Batang" w:hAnsi="Batang" w:cs="Times New Roman"/>
            <w:b/>
            <w:bCs/>
            <w:rPrChange w:id="580" w:author="나현종" w:date="2025-11-06T15:17:00Z" w16du:dateUtc="2025-11-06T06:17:00Z">
              <w:rPr>
                <w:rFonts w:ascii="Batang" w:eastAsia="Batang" w:hAnsi="Batang" w:cs="Times New Roman"/>
              </w:rPr>
            </w:rPrChange>
          </w:rPr>
          <w:t>Figure 1. Cumulative Performance Comparison</w:t>
        </w:r>
      </w:ins>
      <w:r>
        <w:rPr>
          <w:rFonts w:ascii="Batang" w:eastAsia="Batang" w:hAnsi="Batang" w:cs="함초롬바탕"/>
        </w:rPr>
        <w:t>다만 정보 통합 범위에 관한 분석은 당초의 예상과 상반된 결과를 제시하였다. 인공지능 견해의 성과 우위는 기술적 지표만을 활용한 단계(Tier 1)에서 가장 컸으며, 회계 정보를 추가한 단계(Tier 2)까지는 벤치마크 대비 유의한 우위가 유지되었다. 그러나 거시경제 정보까지 통합한 단계(Tier 3)에 이르러서는 성과 우위가 사라져 벤치마크와 통계적으로 구분되지 않는 수준으로 하락하였다. 즉 정보 범위의 확장이 일정 수준, 즉 회계 정보까지는 유효한 성과를 뒷받침하였으나, 그 이상으로 이질적인 거시 정보를 추가하는 경우 오히려 견해의 품질과 포트폴리오 성과가 저하되는 것을 확인하였다. 이는 정보를 더 많이 제공할수록 성과가 향상된다는 통념과 달리, 입력 정보의 양이 일정 수준을 넘어서면 잡음으로 작용하여 견해의 일관성을 약화시킬 수 있음을 시사한다.</w:t>
      </w:r>
    </w:p>
    <w:p w14:paraId="4D57EE2B" w14:textId="77777777" w:rsidR="00394A1B" w:rsidRDefault="00394A1B" w:rsidP="00394A1B">
      <w:pPr>
        <w:wordWrap/>
        <w:jc w:val="both"/>
        <w:rPr>
          <w:ins w:id="581" w:author="나현종" w:date="2025-11-06T15:17:00Z" w16du:dateUtc="2025-11-06T06:17:00Z"/>
          <w:rFonts w:ascii="Batang" w:eastAsia="Batang" w:hAnsi="Batang" w:cs="Times New Roman"/>
        </w:rPr>
      </w:pPr>
      <w:r>
        <w:rPr>
          <w:rFonts w:ascii="Batang" w:eastAsia="Batang" w:hAnsi="Batang" w:cs="함초롬바탕"/>
        </w:rPr>
        <w:t>이러한 발견은 인공지능 기반 견해 생성에서 정보의 양 그 자체보다 정보의 선별과 통합 방식이 더 중요함을 함의한다. 특히 거시경제 지표와 같이 섹터 간 상대적 판단에 직접 연결되기 어려운 정보를 무분별하게 추가하는 것은 오히려 역효과를 낳을 수 있으므로, 향후 연구에서는 거시 정보를 견해에 반영하는 방식 자체를 재설계하거나, 예컨대 거시 국면(regime)에 기반한 조건부 활용 또는 정보원별 가중·선별 메커니즘을 도입하는 접근이 요구된다. 본 연구의 결과는 인공지능 에이전트의 활용이 단순한 정보량의 확대가 아니라 정보 처리 구조의 정교한 설계를 통해 비로소 우월한 포트폴리오 성과로 전환될 수 있음을 보여준다는 점에서 의의를 가진다.</w:t>
      </w:r>
    </w:p>
    <w:p w14:paraId="694B3478" w14:textId="77777777" w:rsidR="00394A1B" w:rsidRDefault="00394A1B" w:rsidP="00394A1B">
      <w:pPr>
        <w:wordWrap/>
        <w:jc w:val="both"/>
        <w:rPr>
          <w:ins w:id="582" w:author="나현종" w:date="2025-11-06T15:17:00Z" w16du:dateUtc="2025-11-06T06:17:00Z"/>
          <w:rFonts w:ascii="Batang" w:eastAsia="Batang" w:hAnsi="Batang" w:cs="Times New Roman"/>
        </w:rPr>
      </w:pPr>
    </w:p>
    <w:p w14:paraId="76720899" w14:textId="04FF3319" w:rsidR="00394A1B" w:rsidRDefault="00394A1B">
      <w:pPr>
        <w:wordWrap/>
        <w:jc w:val="center"/>
        <w:rPr>
          <w:ins w:id="583" w:author="나현종" w:date="2025-11-06T15:17:00Z" w16du:dateUtc="2025-11-06T06:17:00Z"/>
          <w:rFonts w:ascii="Batang" w:eastAsia="Batang" w:hAnsi="Batang" w:cs="Times New Roman"/>
        </w:rPr>
        <w:pPrChange w:id="584" w:author="나현종" w:date="2025-11-06T15:17:00Z" w16du:dateUtc="2025-11-06T06:17:00Z">
          <w:pPr>
            <w:wordWrap/>
            <w:jc w:val="both"/>
          </w:pPr>
        </w:pPrChange>
      </w:pPr>
      <w:ins w:id="585" w:author="나현종" w:date="2025-11-06T15:17:00Z" w16du:dateUtc="2025-11-06T06:17:00Z">
        <w:r w:rsidRPr="00394A1B">
          <w:rPr>
            <w:rFonts w:ascii="Batang" w:eastAsia="Batang" w:hAnsi="Batang" w:cs="Times New Roman"/>
          </w:rPr>
          <w:t>[Line plot]</w:t>
        </w:r>
      </w:ins>
    </w:p>
    <w:p w14:paraId="17E91F0E" w14:textId="77777777" w:rsidR="00394A1B" w:rsidRDefault="00394A1B" w:rsidP="00394A1B">
      <w:pPr>
        <w:wordWrap/>
        <w:jc w:val="both"/>
        <w:rPr>
          <w:ins w:id="586" w:author="나현종" w:date="2025-11-06T15:17:00Z" w16du:dateUtc="2025-11-06T06:17:00Z"/>
          <w:rFonts w:ascii="Batang" w:eastAsia="Batang" w:hAnsi="Batang" w:cs="Times New Roman"/>
        </w:rPr>
      </w:pPr>
    </w:p>
    <w:p w14:paraId="221A3485" w14:textId="77777777" w:rsidR="00394A1B" w:rsidRPr="00394A1B" w:rsidRDefault="00394A1B" w:rsidP="00394A1B">
      <w:pPr>
        <w:wordWrap/>
        <w:jc w:val="both"/>
        <w:rPr>
          <w:ins w:id="587" w:author="나현종" w:date="2025-11-06T15:17:00Z" w16du:dateUtc="2025-11-06T06:17:00Z"/>
          <w:rFonts w:ascii="Batang" w:eastAsia="Batang" w:hAnsi="Batang" w:cs="Times New Roman"/>
        </w:rPr>
      </w:pPr>
    </w:p>
    <w:p w14:paraId="0FC0D02B" w14:textId="17CBB400" w:rsidR="00394A1B" w:rsidRPr="00394A1B" w:rsidRDefault="00394A1B" w:rsidP="00394A1B">
      <w:pPr>
        <w:wordWrap/>
        <w:jc w:val="both"/>
        <w:rPr>
          <w:ins w:id="588" w:author="나현종" w:date="2025-11-06T15:17:00Z" w16du:dateUtc="2025-11-06T06:17:00Z"/>
          <w:rFonts w:ascii="Batang" w:eastAsia="Batang" w:hAnsi="Batang" w:cs="Times New Roman"/>
        </w:rPr>
      </w:pPr>
      <w:ins w:id="589" w:author="나현종" w:date="2025-11-06T15:17:00Z" w16du:dateUtc="2025-11-06T06:17:00Z">
        <w:r w:rsidRPr="00394A1B">
          <w:rPr>
            <w:rFonts w:ascii="Batang" w:eastAsia="Batang" w:hAnsi="Batang" w:cs="Times New Roman"/>
          </w:rPr>
          <w:t>- X축: trading days</w:t>
        </w:r>
      </w:ins>
    </w:p>
    <w:p w14:paraId="72FEBB63" w14:textId="77777777" w:rsidR="00394A1B" w:rsidRPr="00394A1B" w:rsidRDefault="00394A1B" w:rsidP="00394A1B">
      <w:pPr>
        <w:wordWrap/>
        <w:jc w:val="both"/>
        <w:rPr>
          <w:ins w:id="590" w:author="나현종" w:date="2025-11-06T15:17:00Z" w16du:dateUtc="2025-11-06T06:17:00Z"/>
          <w:rFonts w:ascii="Batang" w:eastAsia="Batang" w:hAnsi="Batang" w:cs="Times New Roman"/>
        </w:rPr>
      </w:pPr>
      <w:ins w:id="591" w:author="나현종" w:date="2025-11-06T15:17:00Z" w16du:dateUtc="2025-11-06T06:17:00Z">
        <w:r w:rsidRPr="00394A1B">
          <w:rPr>
            <w:rFonts w:ascii="Batang" w:eastAsia="Batang" w:hAnsi="Batang" w:cs="Times New Roman"/>
          </w:rPr>
          <w:t>- Y축: Cumulative excess return (%)</w:t>
        </w:r>
      </w:ins>
    </w:p>
    <w:p w14:paraId="3167C6E4" w14:textId="77777777" w:rsidR="00394A1B" w:rsidRPr="00394A1B" w:rsidRDefault="00394A1B" w:rsidP="00394A1B">
      <w:pPr>
        <w:wordWrap/>
        <w:jc w:val="both"/>
        <w:rPr>
          <w:ins w:id="592" w:author="나현종" w:date="2025-11-06T15:17:00Z" w16du:dateUtc="2025-11-06T06:17:00Z"/>
          <w:rFonts w:ascii="Batang" w:eastAsia="Batang" w:hAnsi="Batang" w:cs="Times New Roman"/>
        </w:rPr>
      </w:pPr>
      <w:ins w:id="593" w:author="나현종" w:date="2025-11-06T15:17:00Z" w16du:dateUtc="2025-11-06T06:17:00Z">
        <w:r w:rsidRPr="00394A1B">
          <w:rPr>
            <w:rFonts w:ascii="Batang" w:eastAsia="Batang" w:hAnsi="Batang" w:cs="Times New Roman"/>
          </w:rPr>
          <w:t>- 3개 선:</w:t>
        </w:r>
      </w:ins>
    </w:p>
    <w:p w14:paraId="7545F177" w14:textId="77777777" w:rsidR="00394A1B" w:rsidRPr="00394A1B" w:rsidRDefault="00394A1B" w:rsidP="00394A1B">
      <w:pPr>
        <w:wordWrap/>
        <w:jc w:val="both"/>
        <w:rPr>
          <w:ins w:id="594" w:author="나현종" w:date="2025-11-06T15:17:00Z" w16du:dateUtc="2025-11-06T06:17:00Z"/>
          <w:rFonts w:ascii="Batang" w:eastAsia="Batang" w:hAnsi="Batang" w:cs="Times New Roman"/>
        </w:rPr>
      </w:pPr>
      <w:ins w:id="595" w:author="나현종" w:date="2025-11-06T15:17:00Z" w16du:dateUtc="2025-11-06T06:17:00Z">
        <w:r w:rsidRPr="00394A1B">
          <w:rPr>
            <w:rFonts w:ascii="Batang" w:eastAsia="Batang" w:hAnsi="Batang" w:cs="Times New Roman"/>
          </w:rPr>
          <w:t xml:space="preserve">  * S&amp;P 500 VW (회색, 점선)</w:t>
        </w:r>
      </w:ins>
    </w:p>
    <w:p w14:paraId="174D5DDD" w14:textId="77777777" w:rsidR="00394A1B" w:rsidRPr="00394A1B" w:rsidRDefault="00394A1B" w:rsidP="00394A1B">
      <w:pPr>
        <w:wordWrap/>
        <w:jc w:val="both"/>
        <w:rPr>
          <w:ins w:id="596" w:author="나현종" w:date="2025-11-06T15:17:00Z" w16du:dateUtc="2025-11-06T06:17:00Z"/>
          <w:rFonts w:ascii="Batang" w:eastAsia="Batang" w:hAnsi="Batang" w:cs="Times New Roman"/>
        </w:rPr>
      </w:pPr>
      <w:ins w:id="597" w:author="나현종" w:date="2025-11-06T15:17:00Z" w16du:dateUtc="2025-11-06T06:17:00Z">
        <w:r w:rsidRPr="00394A1B">
          <w:rPr>
            <w:rFonts w:ascii="Batang" w:eastAsia="Batang" w:hAnsi="Batang" w:cs="Times New Roman"/>
          </w:rPr>
          <w:t xml:space="preserve">  * Mean-Variance Optimization (파란색, 파선)</w:t>
        </w:r>
      </w:ins>
    </w:p>
    <w:p w14:paraId="7C642EB3" w14:textId="0E16B60A" w:rsidR="00FA0026" w:rsidRPr="00394A1B" w:rsidDel="00394A1B" w:rsidRDefault="00394A1B" w:rsidP="00394A1B">
      <w:pPr>
        <w:wordWrap/>
        <w:jc w:val="center"/>
        <w:rPr>
          <w:del w:id="598" w:author="나현종" w:date="2025-11-06T14:45:00Z" w16du:dateUtc="2025-11-06T05:45:00Z"/>
          <w:rFonts w:ascii="Batang" w:eastAsia="Batang" w:hAnsi="Batang" w:cs="Times New Roman"/>
        </w:rPr>
      </w:pPr>
      <w:ins w:id="599" w:author="나현종" w:date="2025-11-06T15:17:00Z" w16du:dateUtc="2025-11-06T06:17:00Z">
        <w:r w:rsidRPr="00394A1B">
          <w:rPr>
            <w:rFonts w:ascii="Batang" w:eastAsia="Batang" w:hAnsi="Batang" w:cs="Times New Roman"/>
          </w:rPr>
          <w:t xml:space="preserve">  * AI-BL Tier 3 (빨간색, 굵은 실선)</w:t>
        </w:r>
      </w:ins>
    </w:p>
    <w:p w14:paraId="2B704349" w14:textId="77777777" w:rsidR="00394A1B" w:rsidRPr="00CD2777" w:rsidRDefault="00394A1B">
      <w:pPr>
        <w:wordWrap/>
        <w:jc w:val="both"/>
        <w:rPr>
          <w:ins w:id="600" w:author="나현종" w:date="2025-11-06T15:16:00Z" w16du:dateUtc="2025-11-06T06:16:00Z"/>
          <w:rFonts w:ascii="Batang" w:eastAsia="Batang" w:hAnsi="Batang" w:cs="Times New Roman"/>
        </w:rPr>
        <w:pPrChange w:id="601" w:author="나현종" w:date="2025-11-06T14:50:00Z" w16du:dateUtc="2025-11-06T05:50:00Z">
          <w:pPr>
            <w:wordWrap/>
            <w:spacing w:line="360" w:lineRule="auto"/>
            <w:jc w:val="both"/>
          </w:pPr>
        </w:pPrChange>
      </w:pPr>
    </w:p>
    <w:p w14:paraId="2187592C" w14:textId="7769513F" w:rsidR="00FA0026" w:rsidDel="00394A1B" w:rsidRDefault="00FA0026" w:rsidP="00A45CD8">
      <w:pPr>
        <w:wordWrap/>
        <w:jc w:val="center"/>
        <w:rPr>
          <w:del w:id="602" w:author="나현종" w:date="2025-11-06T14:45:00Z" w16du:dateUtc="2025-11-06T05:45:00Z"/>
          <w:rFonts w:ascii="Batang" w:eastAsia="Batang" w:hAnsi="Batang" w:cs="Times New Roman"/>
        </w:rPr>
      </w:pPr>
      <w:del w:id="603" w:author="나현종" w:date="2025-11-06T14:45:00Z" w16du:dateUtc="2025-11-06T05:45:00Z">
        <w:r w:rsidRPr="00CD2777" w:rsidDel="00676778">
          <w:rPr>
            <w:rFonts w:ascii="Batang" w:eastAsia="Batang" w:hAnsi="Batang" w:cs="Times New Roman" w:hint="eastAsia"/>
          </w:rPr>
          <w:delText>(아직 작성하지 마시오)</w:delText>
        </w:r>
      </w:del>
    </w:p>
    <w:p w14:paraId="315646EE" w14:textId="77777777" w:rsidR="00394A1B" w:rsidRPr="00CD2777" w:rsidRDefault="00394A1B">
      <w:pPr>
        <w:wordWrap/>
        <w:jc w:val="center"/>
        <w:rPr>
          <w:ins w:id="604" w:author="나현종" w:date="2025-11-06T15:17:00Z" w16du:dateUtc="2025-11-06T06:17:00Z"/>
          <w:rFonts w:ascii="Batang" w:eastAsia="Batang" w:hAnsi="Batang" w:cs="Times New Roman"/>
        </w:rPr>
        <w:pPrChange w:id="605" w:author="나현종" w:date="2025-11-06T14:50:00Z" w16du:dateUtc="2025-11-06T05:50:00Z">
          <w:pPr>
            <w:wordWrap/>
            <w:spacing w:line="360" w:lineRule="auto"/>
            <w:jc w:val="center"/>
          </w:pPr>
        </w:pPrChange>
      </w:pPr>
    </w:p>
    <w:p w14:paraId="6074C2A0" w14:textId="7FC76BE3" w:rsidR="00394A1B" w:rsidRDefault="00394A1B">
      <w:pPr>
        <w:widowControl/>
        <w:wordWrap/>
        <w:autoSpaceDE/>
        <w:autoSpaceDN/>
        <w:spacing w:after="160"/>
        <w:rPr>
          <w:ins w:id="606" w:author="나현종" w:date="2025-11-06T15:17:00Z" w16du:dateUtc="2025-11-06T06:17:00Z"/>
          <w:rFonts w:ascii="Batang" w:eastAsia="Batang" w:hAnsi="Batang" w:cs="Times New Roman"/>
        </w:rPr>
      </w:pPr>
      <w:ins w:id="607" w:author="나현종" w:date="2025-11-06T15:17:00Z" w16du:dateUtc="2025-11-06T06:17:00Z">
        <w:r>
          <w:rPr>
            <w:rFonts w:ascii="Batang" w:eastAsia="Batang" w:hAnsi="Batang" w:cs="Times New Roman"/>
          </w:rPr>
          <w:br w:type="page"/>
        </w:r>
      </w:ins>
    </w:p>
    <w:p w14:paraId="2082E385" w14:textId="77777777" w:rsidR="00FA0026" w:rsidRPr="00CD2777" w:rsidDel="00676778" w:rsidRDefault="00FA0026">
      <w:pPr>
        <w:wordWrap/>
        <w:jc w:val="both"/>
        <w:rPr>
          <w:del w:id="608" w:author="나현종" w:date="2025-11-06T14:45:00Z" w16du:dateUtc="2025-11-06T05:45:00Z"/>
          <w:rFonts w:ascii="Batang" w:eastAsia="Batang" w:hAnsi="Batang" w:cs="Times New Roman"/>
        </w:rPr>
        <w:pPrChange w:id="609" w:author="나현종" w:date="2025-11-06T14:50:00Z" w16du:dateUtc="2025-11-06T05:50:00Z">
          <w:pPr>
            <w:wordWrap/>
            <w:spacing w:line="360" w:lineRule="auto"/>
            <w:jc w:val="both"/>
          </w:pPr>
        </w:pPrChange>
      </w:pPr>
    </w:p>
    <w:p w14:paraId="23C98604" w14:textId="7EC76EA7" w:rsidR="00FA0026" w:rsidRPr="00CD2777" w:rsidDel="00676778" w:rsidRDefault="00FA0026">
      <w:pPr>
        <w:widowControl/>
        <w:wordWrap/>
        <w:autoSpaceDE/>
        <w:autoSpaceDN/>
        <w:rPr>
          <w:del w:id="610" w:author="나현종" w:date="2025-11-06T14:45:00Z" w16du:dateUtc="2025-11-06T05:45:00Z"/>
          <w:rFonts w:ascii="Batang" w:eastAsia="Batang" w:hAnsi="Batang" w:cs="Times New Roman"/>
          <w:b/>
          <w:bCs/>
        </w:rPr>
        <w:pPrChange w:id="611" w:author="나현종" w:date="2025-11-06T14:50:00Z" w16du:dateUtc="2025-11-06T05:50:00Z">
          <w:pPr>
            <w:widowControl/>
            <w:wordWrap/>
            <w:autoSpaceDE/>
            <w:autoSpaceDN/>
            <w:spacing w:line="360" w:lineRule="auto"/>
          </w:pPr>
        </w:pPrChange>
      </w:pPr>
    </w:p>
    <w:p w14:paraId="2F7D2875" w14:textId="16B09EF9" w:rsidR="00B33101" w:rsidRPr="00CD2777" w:rsidDel="00676778" w:rsidRDefault="00B33101">
      <w:pPr>
        <w:widowControl/>
        <w:wordWrap/>
        <w:autoSpaceDE/>
        <w:autoSpaceDN/>
        <w:rPr>
          <w:del w:id="612" w:author="나현종" w:date="2025-11-06T14:45:00Z" w16du:dateUtc="2025-11-06T05:45:00Z"/>
          <w:rFonts w:ascii="Batang" w:eastAsia="Batang" w:hAnsi="Batang" w:cs="Times New Roman"/>
          <w:b/>
          <w:bCs/>
        </w:rPr>
        <w:pPrChange w:id="613" w:author="나현종" w:date="2025-11-06T14:50:00Z" w16du:dateUtc="2025-11-06T05:50:00Z">
          <w:pPr>
            <w:widowControl/>
            <w:wordWrap/>
            <w:autoSpaceDE/>
            <w:autoSpaceDN/>
            <w:spacing w:line="360" w:lineRule="auto"/>
          </w:pPr>
        </w:pPrChange>
      </w:pPr>
    </w:p>
    <w:p w14:paraId="7C236A2D" w14:textId="7A0F9E39" w:rsidR="00B33101" w:rsidRPr="00CD2777" w:rsidDel="00676778" w:rsidRDefault="00B33101">
      <w:pPr>
        <w:widowControl/>
        <w:wordWrap/>
        <w:autoSpaceDE/>
        <w:autoSpaceDN/>
        <w:rPr>
          <w:del w:id="614" w:author="나현종" w:date="2025-11-06T14:45:00Z" w16du:dateUtc="2025-11-06T05:45:00Z"/>
          <w:rFonts w:ascii="Batang" w:eastAsia="Batang" w:hAnsi="Batang" w:cs="Times New Roman"/>
          <w:b/>
          <w:bCs/>
        </w:rPr>
        <w:pPrChange w:id="615" w:author="나현종" w:date="2025-11-06T14:50:00Z" w16du:dateUtc="2025-11-06T05:50:00Z">
          <w:pPr>
            <w:widowControl/>
            <w:wordWrap/>
            <w:autoSpaceDE/>
            <w:autoSpaceDN/>
            <w:spacing w:line="360" w:lineRule="auto"/>
          </w:pPr>
        </w:pPrChange>
      </w:pPr>
    </w:p>
    <w:p w14:paraId="082E48E7" w14:textId="2D58CDFC" w:rsidR="00746965" w:rsidRDefault="00FA0026" w:rsidP="00A45CD8">
      <w:pPr>
        <w:wordWrap/>
        <w:jc w:val="center"/>
        <w:rPr>
          <w:ins w:id="616" w:author="나현종" w:date="2025-11-06T14:54:00Z" w16du:dateUtc="2025-11-06T05:54:00Z"/>
          <w:rFonts w:ascii="Batang" w:eastAsia="Batang" w:hAnsi="Batang" w:cs="Times New Roman"/>
          <w:b/>
          <w:bCs/>
        </w:rPr>
      </w:pPr>
      <w:r w:rsidRPr="00CD2777">
        <w:rPr>
          <w:rFonts w:ascii="Batang" w:eastAsia="Batang" w:hAnsi="Batang" w:cs="Times New Roman" w:hint="eastAsia"/>
          <w:b/>
          <w:bCs/>
        </w:rPr>
        <w:t xml:space="preserve">Table1. </w:t>
      </w:r>
      <w:r w:rsidR="00EA7A09" w:rsidRPr="00CD2777">
        <w:rPr>
          <w:rFonts w:ascii="Batang" w:eastAsia="Batang" w:hAnsi="Batang" w:cs="Times New Roman" w:hint="eastAsia"/>
          <w:b/>
          <w:bCs/>
        </w:rPr>
        <w:t>Sample Selection</w:t>
      </w:r>
    </w:p>
    <w:p w14:paraId="239CABC7" w14:textId="2FBFD916" w:rsidR="00BB5F7D" w:rsidRPr="00BB5F7D" w:rsidRDefault="00BB5F7D">
      <w:pPr>
        <w:wordWrap/>
        <w:jc w:val="both"/>
        <w:rPr>
          <w:rFonts w:ascii="Batang" w:eastAsia="Batang" w:hAnsi="Batang" w:cs="Times New Roman"/>
          <w:sz w:val="18"/>
          <w:szCs w:val="18"/>
          <w:rPrChange w:id="617" w:author="나현종" w:date="2025-11-06T14:55:00Z" w16du:dateUtc="2025-11-06T05:55:00Z">
            <w:rPr>
              <w:rFonts w:ascii="Batang" w:eastAsia="Batang" w:hAnsi="Batang" w:cs="Times New Roman"/>
              <w:b/>
              <w:bCs/>
            </w:rPr>
          </w:rPrChange>
        </w:rPr>
        <w:pPrChange w:id="618" w:author="나현종" w:date="2025-11-06T14:55:00Z" w16du:dateUtc="2025-11-06T05:55:00Z">
          <w:pPr>
            <w:wordWrap/>
            <w:spacing w:line="360" w:lineRule="auto"/>
            <w:jc w:val="center"/>
          </w:pPr>
        </w:pPrChange>
      </w:pPr>
      <w:ins w:id="619" w:author="나현종" w:date="2025-11-06T14:55:00Z" w16du:dateUtc="2025-11-06T05:55:00Z">
        <w:r w:rsidRPr="00BB5F7D">
          <w:rPr>
            <w:rFonts w:ascii="Batang" w:eastAsia="Batang" w:hAnsi="Batang" w:cs="Times New Roman"/>
            <w:sz w:val="18"/>
            <w:szCs w:val="18"/>
            <w:rPrChange w:id="620" w:author="나현종" w:date="2025-11-06T14:55:00Z" w16du:dateUtc="2025-11-06T05:55:00Z">
              <w:rPr>
                <w:rFonts w:ascii="Batang" w:eastAsia="Batang" w:hAnsi="Batang" w:cs="Times New Roman"/>
              </w:rPr>
            </w:rPrChange>
          </w:rPr>
          <w:t>This table presents the sample selection process and distribution. Panel A reports the sequential filtering steps for the in-sample period (2015.01-2024.04). We start with all CRSP stock-months and filter for NYSE/NASDAQ listings, GICS sector availability, and S&amp;P 500 membership, resulting in 55,547 firm-month observations. Panel B applies identical criteria to the out-of-sample period (2024.05-2024.12), using daily data to enhance statistical power for performance evaluation (84,395 firm-day observations across 152 trading days). Panel C shows the distribution of in-sample observations across 11 GICS sectors, with an average of 496 firms per month.</w:t>
        </w:r>
      </w:ins>
    </w:p>
    <w:p w14:paraId="40742949" w14:textId="77777777" w:rsidR="00A45CD8" w:rsidRPr="00BB5F7D" w:rsidRDefault="00A45CD8">
      <w:pPr>
        <w:wordWrap/>
        <w:rPr>
          <w:ins w:id="621" w:author="나현종" w:date="2025-11-06T14:49:00Z" w16du:dateUtc="2025-11-06T05:49:00Z"/>
          <w:rFonts w:ascii="Batang" w:eastAsia="Batang" w:hAnsi="Batang" w:cs="Times New Roman"/>
        </w:rPr>
        <w:pPrChange w:id="622" w:author="나현종" w:date="2025-11-06T14:50:00Z" w16du:dateUtc="2025-11-06T05:50:00Z">
          <w:pPr>
            <w:wordWrap/>
            <w:spacing w:line="360" w:lineRule="auto"/>
          </w:pPr>
        </w:pPrChange>
      </w:pPr>
    </w:p>
    <w:p w14:paraId="717F7475" w14:textId="3B2914A6" w:rsidR="00A45CD8" w:rsidRPr="00BB5F7D" w:rsidRDefault="00A45CD8">
      <w:pPr>
        <w:wordWrap/>
        <w:rPr>
          <w:ins w:id="623" w:author="나현종" w:date="2025-11-06T14:49:00Z" w16du:dateUtc="2025-11-06T05:49:00Z"/>
          <w:rFonts w:ascii="Batang" w:eastAsia="Batang" w:hAnsi="Batang" w:cs="Times New Roman"/>
          <w:b/>
          <w:bCs/>
          <w:rPrChange w:id="624" w:author="나현종" w:date="2025-11-06T14:55:00Z" w16du:dateUtc="2025-11-06T05:55:00Z">
            <w:rPr>
              <w:ins w:id="625" w:author="나현종" w:date="2025-11-06T14:49:00Z" w16du:dateUtc="2025-11-06T05:49:00Z"/>
              <w:rFonts w:ascii="Batang" w:eastAsia="Batang" w:hAnsi="Batang" w:cs="Times New Roman"/>
            </w:rPr>
          </w:rPrChange>
        </w:rPr>
        <w:pPrChange w:id="626" w:author="나현종" w:date="2025-11-06T14:50:00Z" w16du:dateUtc="2025-11-06T05:50:00Z">
          <w:pPr>
            <w:wordWrap/>
            <w:spacing w:line="360" w:lineRule="auto"/>
          </w:pPr>
        </w:pPrChange>
      </w:pPr>
      <w:ins w:id="627" w:author="나현종" w:date="2025-11-06T14:49:00Z" w16du:dateUtc="2025-11-06T05:49:00Z">
        <w:r w:rsidRPr="00BB5F7D">
          <w:rPr>
            <w:rFonts w:ascii="Batang" w:eastAsia="Batang" w:hAnsi="Batang" w:cs="Times New Roman"/>
            <w:b/>
            <w:bCs/>
            <w:rPrChange w:id="628" w:author="나현종" w:date="2025-11-06T14:54:00Z" w16du:dateUtc="2025-11-06T05:54:00Z">
              <w:rPr>
                <w:rFonts w:ascii="Batang" w:eastAsia="Batang" w:hAnsi="Batang" w:cs="Times New Roman"/>
              </w:rPr>
            </w:rPrChange>
          </w:rPr>
          <w:t>Panel A</w:t>
        </w:r>
      </w:ins>
      <w:ins w:id="629" w:author="나현종" w:date="2025-11-06T14:54:00Z" w16du:dateUtc="2025-11-06T05:54:00Z">
        <w:r w:rsidR="00BB5F7D" w:rsidRPr="00BB5F7D">
          <w:rPr>
            <w:rFonts w:ascii="Batang" w:eastAsia="Batang" w:hAnsi="Batang" w:cs="Times New Roman"/>
            <w:b/>
            <w:bCs/>
            <w:rPrChange w:id="630" w:author="나현종" w:date="2025-11-06T14:54:00Z" w16du:dateUtc="2025-11-06T05:54:00Z">
              <w:rPr>
                <w:rFonts w:ascii="Batang" w:eastAsia="Batang" w:hAnsi="Batang" w:cs="Times New Roman"/>
              </w:rPr>
            </w:rPrChange>
          </w:rPr>
          <w:t>.</w:t>
        </w:r>
      </w:ins>
      <w:ins w:id="631" w:author="나현종" w:date="2025-11-06T14:49:00Z" w16du:dateUtc="2025-11-06T05:49:00Z">
        <w:r w:rsidRPr="00BB5F7D">
          <w:rPr>
            <w:rFonts w:ascii="Batang" w:eastAsia="Batang" w:hAnsi="Batang" w:cs="Times New Roman"/>
            <w:b/>
            <w:bCs/>
            <w:rPrChange w:id="632" w:author="나현종" w:date="2025-11-06T14:54:00Z" w16du:dateUtc="2025-11-06T05:54:00Z">
              <w:rPr>
                <w:rFonts w:ascii="Batang" w:eastAsia="Batang" w:hAnsi="Batang" w:cs="Times New Roman"/>
              </w:rPr>
            </w:rPrChange>
          </w:rPr>
          <w:t xml:space="preserve"> In-Sample Period (2015.01-2024.04, Monthly Data)</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2267"/>
        <w:tblGridChange w:id="633">
          <w:tblGrid>
            <w:gridCol w:w="7083"/>
            <w:gridCol w:w="2267"/>
          </w:tblGrid>
        </w:tblGridChange>
      </w:tblGrid>
      <w:tr w:rsidR="00BB5F7D" w:rsidRPr="00522129" w14:paraId="45A95FF9" w14:textId="77777777" w:rsidTr="00BB5F7D">
        <w:trPr>
          <w:ins w:id="634" w:author="나현종" w:date="2025-11-06T14:50:00Z"/>
        </w:trPr>
        <w:tc>
          <w:tcPr>
            <w:tcW w:w="7083" w:type="dxa"/>
            <w:tcBorders>
              <w:bottom w:val="single" w:sz="4" w:space="0" w:color="auto"/>
            </w:tcBorders>
            <w:vAlign w:val="center"/>
          </w:tcPr>
          <w:p w14:paraId="5C3C878A" w14:textId="77777777" w:rsidR="00A45CD8" w:rsidRPr="00522129" w:rsidRDefault="00A45CD8">
            <w:pPr>
              <w:wordWrap/>
              <w:jc w:val="center"/>
              <w:rPr>
                <w:ins w:id="635" w:author="나현종" w:date="2025-11-06T14:50:00Z" w16du:dateUtc="2025-11-06T05:50:00Z"/>
                <w:rFonts w:ascii="Batang" w:eastAsia="Batang" w:hAnsi="Batang" w:cs="Times New Roman"/>
              </w:rPr>
              <w:pPrChange w:id="636" w:author="나현종" w:date="2025-11-06T14:51:00Z" w16du:dateUtc="2025-11-06T05:51:00Z">
                <w:pPr>
                  <w:wordWrap/>
                  <w:spacing w:line="360" w:lineRule="auto"/>
                </w:pPr>
              </w:pPrChange>
            </w:pPr>
            <w:ins w:id="637" w:author="나현종" w:date="2025-11-06T14:50:00Z" w16du:dateUtc="2025-11-06T05:50:00Z">
              <w:r w:rsidRPr="00522129">
                <w:rPr>
                  <w:rFonts w:ascii="Batang" w:eastAsia="Batang" w:hAnsi="Batang" w:cs="Times New Roman"/>
                </w:rPr>
                <w:t>Sample Selection Process</w:t>
              </w:r>
            </w:ins>
          </w:p>
        </w:tc>
        <w:tc>
          <w:tcPr>
            <w:tcW w:w="2267" w:type="dxa"/>
            <w:tcBorders>
              <w:bottom w:val="single" w:sz="4" w:space="0" w:color="auto"/>
            </w:tcBorders>
            <w:vAlign w:val="center"/>
          </w:tcPr>
          <w:p w14:paraId="19289A05" w14:textId="77777777" w:rsidR="00A45CD8" w:rsidRPr="00522129" w:rsidRDefault="00A45CD8">
            <w:pPr>
              <w:wordWrap/>
              <w:jc w:val="center"/>
              <w:rPr>
                <w:ins w:id="638" w:author="나현종" w:date="2025-11-06T14:50:00Z" w16du:dateUtc="2025-11-06T05:50:00Z"/>
                <w:rFonts w:ascii="Batang" w:eastAsia="Batang" w:hAnsi="Batang" w:cs="Times New Roman"/>
              </w:rPr>
              <w:pPrChange w:id="639" w:author="나현종" w:date="2025-11-06T14:51:00Z" w16du:dateUtc="2025-11-06T05:51:00Z">
                <w:pPr>
                  <w:wordWrap/>
                  <w:spacing w:line="360" w:lineRule="auto"/>
                </w:pPr>
              </w:pPrChange>
            </w:pPr>
            <w:ins w:id="640" w:author="나현종" w:date="2025-11-06T14:50:00Z" w16du:dateUtc="2025-11-06T05:50:00Z">
              <w:r w:rsidRPr="00522129">
                <w:rPr>
                  <w:rFonts w:ascii="Batang" w:eastAsia="Batang" w:hAnsi="Batang" w:cs="Times New Roman"/>
                </w:rPr>
                <w:t>Firm-Month Observations</w:t>
              </w:r>
            </w:ins>
          </w:p>
        </w:tc>
      </w:tr>
      <w:tr w:rsidR="00BB5F7D" w:rsidRPr="00522129" w14:paraId="20458FAC" w14:textId="77777777" w:rsidTr="00BB5F7D">
        <w:tblPrEx>
          <w:tblW w:w="0" w:type="auto"/>
          <w:tblBorders>
            <w:left w:val="none" w:sz="0" w:space="0" w:color="auto"/>
            <w:right w:val="none" w:sz="0" w:space="0" w:color="auto"/>
            <w:insideH w:val="none" w:sz="0" w:space="0" w:color="auto"/>
            <w:insideV w:val="none" w:sz="0" w:space="0" w:color="auto"/>
          </w:tblBorders>
          <w:tblPrExChange w:id="641" w:author="나현종" w:date="2025-11-06T14:51:00Z" w16du:dateUtc="2025-11-06T05:51:00Z">
            <w:tblPrEx>
              <w:tblW w:w="0" w:type="auto"/>
              <w:tblBorders>
                <w:left w:val="none" w:sz="0" w:space="0" w:color="auto"/>
                <w:right w:val="none" w:sz="0" w:space="0" w:color="auto"/>
                <w:insideH w:val="none" w:sz="0" w:space="0" w:color="auto"/>
                <w:insideV w:val="none" w:sz="0" w:space="0" w:color="auto"/>
              </w:tblBorders>
            </w:tblPrEx>
          </w:tblPrExChange>
        </w:tblPrEx>
        <w:trPr>
          <w:ins w:id="642" w:author="나현종" w:date="2025-11-06T14:50:00Z"/>
        </w:trPr>
        <w:tc>
          <w:tcPr>
            <w:tcW w:w="7083" w:type="dxa"/>
            <w:tcBorders>
              <w:top w:val="single" w:sz="4" w:space="0" w:color="auto"/>
              <w:bottom w:val="nil"/>
            </w:tcBorders>
            <w:vAlign w:val="center"/>
            <w:tcPrChange w:id="643" w:author="나현종" w:date="2025-11-06T14:51:00Z" w16du:dateUtc="2025-11-06T05:51:00Z">
              <w:tcPr>
                <w:tcW w:w="7083" w:type="dxa"/>
                <w:tcBorders>
                  <w:top w:val="single" w:sz="4" w:space="0" w:color="auto"/>
                  <w:bottom w:val="nil"/>
                </w:tcBorders>
                <w:vAlign w:val="center"/>
              </w:tcPr>
            </w:tcPrChange>
          </w:tcPr>
          <w:p w14:paraId="0DD3A91A" w14:textId="77777777" w:rsidR="00A45CD8" w:rsidRPr="00522129" w:rsidRDefault="00A45CD8">
            <w:pPr>
              <w:wordWrap/>
              <w:jc w:val="both"/>
              <w:rPr>
                <w:ins w:id="644" w:author="나현종" w:date="2025-11-06T14:50:00Z" w16du:dateUtc="2025-11-06T05:50:00Z"/>
                <w:rFonts w:ascii="Batang" w:eastAsia="Batang" w:hAnsi="Batang" w:cs="Times New Roman"/>
              </w:rPr>
              <w:pPrChange w:id="645" w:author="나현종" w:date="2025-11-06T14:51:00Z" w16du:dateUtc="2025-11-06T05:51:00Z">
                <w:pPr>
                  <w:wordWrap/>
                  <w:spacing w:line="360" w:lineRule="auto"/>
                </w:pPr>
              </w:pPrChange>
            </w:pPr>
            <w:ins w:id="646" w:author="나현종" w:date="2025-11-06T14:50:00Z" w16du:dateUtc="2025-11-06T05:50:00Z">
              <w:r w:rsidRPr="00522129">
                <w:rPr>
                  <w:rFonts w:ascii="Batang" w:eastAsia="Batang" w:hAnsi="Batang" w:cs="Times New Roman"/>
                </w:rPr>
                <w:t>All stock-months from CRSP</w:t>
              </w:r>
            </w:ins>
          </w:p>
        </w:tc>
        <w:tc>
          <w:tcPr>
            <w:tcW w:w="2267" w:type="dxa"/>
            <w:tcBorders>
              <w:top w:val="single" w:sz="4" w:space="0" w:color="auto"/>
              <w:bottom w:val="nil"/>
            </w:tcBorders>
            <w:vAlign w:val="center"/>
            <w:tcPrChange w:id="647" w:author="나현종" w:date="2025-11-06T14:51:00Z" w16du:dateUtc="2025-11-06T05:51:00Z">
              <w:tcPr>
                <w:tcW w:w="2267" w:type="dxa"/>
                <w:tcBorders>
                  <w:top w:val="single" w:sz="4" w:space="0" w:color="auto"/>
                  <w:bottom w:val="nil"/>
                </w:tcBorders>
                <w:vAlign w:val="center"/>
              </w:tcPr>
            </w:tcPrChange>
          </w:tcPr>
          <w:p w14:paraId="0C0B1587" w14:textId="77777777" w:rsidR="00A45CD8" w:rsidRPr="00522129" w:rsidRDefault="00A45CD8">
            <w:pPr>
              <w:wordWrap/>
              <w:jc w:val="right"/>
              <w:rPr>
                <w:ins w:id="648" w:author="나현종" w:date="2025-11-06T14:50:00Z" w16du:dateUtc="2025-11-06T05:50:00Z"/>
                <w:rFonts w:ascii="Batang" w:eastAsia="Batang" w:hAnsi="Batang" w:cs="Times New Roman"/>
              </w:rPr>
              <w:pPrChange w:id="649" w:author="나현종" w:date="2025-11-06T14:51:00Z" w16du:dateUtc="2025-11-06T05:51:00Z">
                <w:pPr>
                  <w:wordWrap/>
                  <w:spacing w:line="360" w:lineRule="auto"/>
                </w:pPr>
              </w:pPrChange>
            </w:pPr>
            <w:ins w:id="650" w:author="나현종" w:date="2025-11-06T14:50:00Z" w16du:dateUtc="2025-11-06T05:50:00Z">
              <w:r w:rsidRPr="00522129">
                <w:rPr>
                  <w:rFonts w:ascii="Batang" w:eastAsia="Batang" w:hAnsi="Batang" w:cs="Times New Roman"/>
                </w:rPr>
                <w:t>971,951</w:t>
              </w:r>
            </w:ins>
          </w:p>
        </w:tc>
      </w:tr>
      <w:tr w:rsidR="00BB5F7D" w:rsidRPr="00522129" w14:paraId="2339B72C" w14:textId="77777777" w:rsidTr="00BB5F7D">
        <w:tblPrEx>
          <w:tblW w:w="0" w:type="auto"/>
          <w:tblBorders>
            <w:left w:val="none" w:sz="0" w:space="0" w:color="auto"/>
            <w:right w:val="none" w:sz="0" w:space="0" w:color="auto"/>
            <w:insideH w:val="none" w:sz="0" w:space="0" w:color="auto"/>
            <w:insideV w:val="none" w:sz="0" w:space="0" w:color="auto"/>
          </w:tblBorders>
          <w:tblPrExChange w:id="651" w:author="나현종" w:date="2025-11-06T14:51:00Z" w16du:dateUtc="2025-11-06T05:51:00Z">
            <w:tblPrEx>
              <w:tblW w:w="0" w:type="auto"/>
              <w:tblBorders>
                <w:left w:val="none" w:sz="0" w:space="0" w:color="auto"/>
                <w:right w:val="none" w:sz="0" w:space="0" w:color="auto"/>
                <w:insideH w:val="none" w:sz="0" w:space="0" w:color="auto"/>
                <w:insideV w:val="none" w:sz="0" w:space="0" w:color="auto"/>
              </w:tblBorders>
            </w:tblPrEx>
          </w:tblPrExChange>
        </w:tblPrEx>
        <w:trPr>
          <w:ins w:id="652" w:author="나현종" w:date="2025-11-06T14:50:00Z"/>
        </w:trPr>
        <w:tc>
          <w:tcPr>
            <w:tcW w:w="7083" w:type="dxa"/>
            <w:tcBorders>
              <w:top w:val="nil"/>
              <w:bottom w:val="nil"/>
            </w:tcBorders>
            <w:vAlign w:val="center"/>
            <w:tcPrChange w:id="653" w:author="나현종" w:date="2025-11-06T14:51:00Z" w16du:dateUtc="2025-11-06T05:51:00Z">
              <w:tcPr>
                <w:tcW w:w="7083" w:type="dxa"/>
                <w:tcBorders>
                  <w:top w:val="nil"/>
                  <w:bottom w:val="nil"/>
                </w:tcBorders>
                <w:vAlign w:val="center"/>
              </w:tcPr>
            </w:tcPrChange>
          </w:tcPr>
          <w:p w14:paraId="27A572BB" w14:textId="77777777" w:rsidR="00A45CD8" w:rsidRPr="00522129" w:rsidRDefault="00A45CD8">
            <w:pPr>
              <w:wordWrap/>
              <w:jc w:val="both"/>
              <w:rPr>
                <w:ins w:id="654" w:author="나현종" w:date="2025-11-06T14:50:00Z" w16du:dateUtc="2025-11-06T05:50:00Z"/>
                <w:rFonts w:ascii="Batang" w:eastAsia="Batang" w:hAnsi="Batang" w:cs="Times New Roman"/>
              </w:rPr>
              <w:pPrChange w:id="655" w:author="나현종" w:date="2025-11-06T14:51:00Z" w16du:dateUtc="2025-11-06T05:51:00Z">
                <w:pPr>
                  <w:wordWrap/>
                  <w:spacing w:line="360" w:lineRule="auto"/>
                </w:pPr>
              </w:pPrChange>
            </w:pPr>
            <w:ins w:id="656" w:author="나현종" w:date="2025-11-06T14:50:00Z" w16du:dateUtc="2025-11-06T05:50:00Z">
              <w:r w:rsidRPr="00522129">
                <w:rPr>
                  <w:rFonts w:ascii="Batang" w:eastAsia="Batang" w:hAnsi="Batang" w:cs="Times New Roman"/>
                </w:rPr>
                <w:t>Less: Not listed on NYSE or NASDAQ</w:t>
              </w:r>
            </w:ins>
          </w:p>
        </w:tc>
        <w:tc>
          <w:tcPr>
            <w:tcW w:w="2267" w:type="dxa"/>
            <w:tcBorders>
              <w:top w:val="nil"/>
              <w:bottom w:val="nil"/>
            </w:tcBorders>
            <w:vAlign w:val="center"/>
            <w:tcPrChange w:id="657" w:author="나현종" w:date="2025-11-06T14:51:00Z" w16du:dateUtc="2025-11-06T05:51:00Z">
              <w:tcPr>
                <w:tcW w:w="2267" w:type="dxa"/>
                <w:tcBorders>
                  <w:top w:val="nil"/>
                  <w:bottom w:val="nil"/>
                </w:tcBorders>
                <w:vAlign w:val="center"/>
              </w:tcPr>
            </w:tcPrChange>
          </w:tcPr>
          <w:p w14:paraId="112F4116" w14:textId="77777777" w:rsidR="00A45CD8" w:rsidRPr="00522129" w:rsidRDefault="00A45CD8">
            <w:pPr>
              <w:wordWrap/>
              <w:jc w:val="right"/>
              <w:rPr>
                <w:ins w:id="658" w:author="나현종" w:date="2025-11-06T14:50:00Z" w16du:dateUtc="2025-11-06T05:50:00Z"/>
                <w:rFonts w:ascii="Batang" w:eastAsia="Batang" w:hAnsi="Batang" w:cs="Times New Roman"/>
              </w:rPr>
              <w:pPrChange w:id="659" w:author="나현종" w:date="2025-11-06T14:51:00Z" w16du:dateUtc="2025-11-06T05:51:00Z">
                <w:pPr>
                  <w:wordWrap/>
                  <w:spacing w:line="360" w:lineRule="auto"/>
                </w:pPr>
              </w:pPrChange>
            </w:pPr>
            <w:ins w:id="660" w:author="나현종" w:date="2025-11-06T14:50:00Z" w16du:dateUtc="2025-11-06T05:50:00Z">
              <w:r w:rsidRPr="00522129">
                <w:rPr>
                  <w:rFonts w:ascii="Batang" w:eastAsia="Batang" w:hAnsi="Batang" w:cs="Times New Roman"/>
                </w:rPr>
                <w:t>(268,730)</w:t>
              </w:r>
            </w:ins>
          </w:p>
        </w:tc>
      </w:tr>
      <w:tr w:rsidR="00BB5F7D" w:rsidRPr="00522129" w14:paraId="4C82B43E" w14:textId="77777777" w:rsidTr="00BB5F7D">
        <w:tblPrEx>
          <w:tblW w:w="0" w:type="auto"/>
          <w:tblBorders>
            <w:left w:val="none" w:sz="0" w:space="0" w:color="auto"/>
            <w:right w:val="none" w:sz="0" w:space="0" w:color="auto"/>
            <w:insideH w:val="none" w:sz="0" w:space="0" w:color="auto"/>
            <w:insideV w:val="none" w:sz="0" w:space="0" w:color="auto"/>
          </w:tblBorders>
          <w:tblPrExChange w:id="661" w:author="나현종" w:date="2025-11-06T14:51:00Z" w16du:dateUtc="2025-11-06T05:51:00Z">
            <w:tblPrEx>
              <w:tblW w:w="0" w:type="auto"/>
              <w:tblBorders>
                <w:left w:val="none" w:sz="0" w:space="0" w:color="auto"/>
                <w:right w:val="none" w:sz="0" w:space="0" w:color="auto"/>
                <w:insideH w:val="none" w:sz="0" w:space="0" w:color="auto"/>
                <w:insideV w:val="none" w:sz="0" w:space="0" w:color="auto"/>
              </w:tblBorders>
            </w:tblPrEx>
          </w:tblPrExChange>
        </w:tblPrEx>
        <w:trPr>
          <w:ins w:id="662" w:author="나현종" w:date="2025-11-06T14:50:00Z"/>
        </w:trPr>
        <w:tc>
          <w:tcPr>
            <w:tcW w:w="7083" w:type="dxa"/>
            <w:tcBorders>
              <w:top w:val="nil"/>
              <w:bottom w:val="nil"/>
            </w:tcBorders>
            <w:vAlign w:val="center"/>
            <w:tcPrChange w:id="663" w:author="나현종" w:date="2025-11-06T14:51:00Z" w16du:dateUtc="2025-11-06T05:51:00Z">
              <w:tcPr>
                <w:tcW w:w="7083" w:type="dxa"/>
                <w:tcBorders>
                  <w:top w:val="nil"/>
                  <w:bottom w:val="nil"/>
                </w:tcBorders>
                <w:vAlign w:val="center"/>
              </w:tcPr>
            </w:tcPrChange>
          </w:tcPr>
          <w:p w14:paraId="2E3EAC05" w14:textId="77777777" w:rsidR="00A45CD8" w:rsidRPr="00522129" w:rsidRDefault="00A45CD8">
            <w:pPr>
              <w:wordWrap/>
              <w:jc w:val="both"/>
              <w:rPr>
                <w:ins w:id="664" w:author="나현종" w:date="2025-11-06T14:50:00Z" w16du:dateUtc="2025-11-06T05:50:00Z"/>
                <w:rFonts w:ascii="Batang" w:eastAsia="Batang" w:hAnsi="Batang" w:cs="Times New Roman"/>
              </w:rPr>
              <w:pPrChange w:id="665" w:author="나현종" w:date="2025-11-06T14:51:00Z" w16du:dateUtc="2025-11-06T05:51:00Z">
                <w:pPr>
                  <w:wordWrap/>
                  <w:spacing w:line="360" w:lineRule="auto"/>
                </w:pPr>
              </w:pPrChange>
            </w:pPr>
            <w:ins w:id="666" w:author="나현종" w:date="2025-11-06T14:50:00Z" w16du:dateUtc="2025-11-06T05:50:00Z">
              <w:r w:rsidRPr="00522129">
                <w:rPr>
                  <w:rFonts w:ascii="Batang" w:eastAsia="Batang" w:hAnsi="Batang" w:cs="Times New Roman"/>
                </w:rPr>
                <w:t>Less: No GICS sector information</w:t>
              </w:r>
            </w:ins>
          </w:p>
        </w:tc>
        <w:tc>
          <w:tcPr>
            <w:tcW w:w="2267" w:type="dxa"/>
            <w:tcBorders>
              <w:top w:val="nil"/>
              <w:bottom w:val="nil"/>
            </w:tcBorders>
            <w:vAlign w:val="center"/>
            <w:tcPrChange w:id="667" w:author="나현종" w:date="2025-11-06T14:51:00Z" w16du:dateUtc="2025-11-06T05:51:00Z">
              <w:tcPr>
                <w:tcW w:w="2267" w:type="dxa"/>
                <w:tcBorders>
                  <w:top w:val="nil"/>
                  <w:bottom w:val="nil"/>
                </w:tcBorders>
                <w:vAlign w:val="center"/>
              </w:tcPr>
            </w:tcPrChange>
          </w:tcPr>
          <w:p w14:paraId="355A04F3" w14:textId="77777777" w:rsidR="00A45CD8" w:rsidRPr="00522129" w:rsidRDefault="00A45CD8">
            <w:pPr>
              <w:wordWrap/>
              <w:jc w:val="right"/>
              <w:rPr>
                <w:ins w:id="668" w:author="나현종" w:date="2025-11-06T14:50:00Z" w16du:dateUtc="2025-11-06T05:50:00Z"/>
                <w:rFonts w:ascii="Batang" w:eastAsia="Batang" w:hAnsi="Batang" w:cs="Times New Roman"/>
              </w:rPr>
              <w:pPrChange w:id="669" w:author="나현종" w:date="2025-11-06T14:51:00Z" w16du:dateUtc="2025-11-06T05:51:00Z">
                <w:pPr>
                  <w:wordWrap/>
                  <w:spacing w:line="360" w:lineRule="auto"/>
                </w:pPr>
              </w:pPrChange>
            </w:pPr>
            <w:ins w:id="670" w:author="나현종" w:date="2025-11-06T14:50:00Z" w16du:dateUtc="2025-11-06T05:50:00Z">
              <w:r w:rsidRPr="00522129">
                <w:rPr>
                  <w:rFonts w:ascii="Batang" w:eastAsia="Batang" w:hAnsi="Batang" w:cs="Times New Roman"/>
                </w:rPr>
                <w:t>(204,076)</w:t>
              </w:r>
            </w:ins>
          </w:p>
        </w:tc>
      </w:tr>
      <w:tr w:rsidR="00BB5F7D" w:rsidRPr="00522129" w14:paraId="707AF991" w14:textId="77777777" w:rsidTr="00BB5F7D">
        <w:tblPrEx>
          <w:tblW w:w="0" w:type="auto"/>
          <w:tblBorders>
            <w:left w:val="none" w:sz="0" w:space="0" w:color="auto"/>
            <w:right w:val="none" w:sz="0" w:space="0" w:color="auto"/>
            <w:insideH w:val="none" w:sz="0" w:space="0" w:color="auto"/>
            <w:insideV w:val="none" w:sz="0" w:space="0" w:color="auto"/>
          </w:tblBorders>
          <w:tblPrExChange w:id="671" w:author="나현종" w:date="2025-11-06T14:51:00Z" w16du:dateUtc="2025-11-06T05:51:00Z">
            <w:tblPrEx>
              <w:tblW w:w="0" w:type="auto"/>
              <w:tblBorders>
                <w:left w:val="none" w:sz="0" w:space="0" w:color="auto"/>
                <w:right w:val="none" w:sz="0" w:space="0" w:color="auto"/>
                <w:insideH w:val="none" w:sz="0" w:space="0" w:color="auto"/>
                <w:insideV w:val="none" w:sz="0" w:space="0" w:color="auto"/>
              </w:tblBorders>
            </w:tblPrEx>
          </w:tblPrExChange>
        </w:tblPrEx>
        <w:trPr>
          <w:ins w:id="672" w:author="나현종" w:date="2025-11-06T14:50:00Z"/>
        </w:trPr>
        <w:tc>
          <w:tcPr>
            <w:tcW w:w="7083" w:type="dxa"/>
            <w:tcBorders>
              <w:top w:val="nil"/>
              <w:bottom w:val="single" w:sz="4" w:space="0" w:color="auto"/>
            </w:tcBorders>
            <w:vAlign w:val="center"/>
            <w:tcPrChange w:id="673" w:author="나현종" w:date="2025-11-06T14:51:00Z" w16du:dateUtc="2025-11-06T05:51:00Z">
              <w:tcPr>
                <w:tcW w:w="7083" w:type="dxa"/>
                <w:tcBorders>
                  <w:top w:val="nil"/>
                  <w:bottom w:val="single" w:sz="4" w:space="0" w:color="auto"/>
                </w:tcBorders>
                <w:vAlign w:val="center"/>
              </w:tcPr>
            </w:tcPrChange>
          </w:tcPr>
          <w:p w14:paraId="1C8E582A" w14:textId="77777777" w:rsidR="00A45CD8" w:rsidRPr="00522129" w:rsidRDefault="00A45CD8">
            <w:pPr>
              <w:wordWrap/>
              <w:jc w:val="both"/>
              <w:rPr>
                <w:ins w:id="674" w:author="나현종" w:date="2025-11-06T14:50:00Z" w16du:dateUtc="2025-11-06T05:50:00Z"/>
                <w:rFonts w:ascii="Batang" w:eastAsia="Batang" w:hAnsi="Batang" w:cs="Times New Roman"/>
              </w:rPr>
              <w:pPrChange w:id="675" w:author="나현종" w:date="2025-11-06T14:51:00Z" w16du:dateUtc="2025-11-06T05:51:00Z">
                <w:pPr>
                  <w:wordWrap/>
                  <w:spacing w:line="360" w:lineRule="auto"/>
                </w:pPr>
              </w:pPrChange>
            </w:pPr>
            <w:ins w:id="676" w:author="나현종" w:date="2025-11-06T14:50:00Z" w16du:dateUtc="2025-11-06T05:50:00Z">
              <w:r w:rsidRPr="00522129">
                <w:rPr>
                  <w:rFonts w:ascii="Batang" w:eastAsia="Batang" w:hAnsi="Batang" w:cs="Times New Roman"/>
                </w:rPr>
                <w:t>Less: Not in S&amp;P 500</w:t>
              </w:r>
            </w:ins>
          </w:p>
        </w:tc>
        <w:tc>
          <w:tcPr>
            <w:tcW w:w="2267" w:type="dxa"/>
            <w:tcBorders>
              <w:top w:val="nil"/>
              <w:bottom w:val="single" w:sz="4" w:space="0" w:color="auto"/>
            </w:tcBorders>
            <w:vAlign w:val="center"/>
            <w:tcPrChange w:id="677" w:author="나현종" w:date="2025-11-06T14:51:00Z" w16du:dateUtc="2025-11-06T05:51:00Z">
              <w:tcPr>
                <w:tcW w:w="2267" w:type="dxa"/>
                <w:tcBorders>
                  <w:top w:val="nil"/>
                  <w:bottom w:val="single" w:sz="4" w:space="0" w:color="auto"/>
                </w:tcBorders>
                <w:vAlign w:val="center"/>
              </w:tcPr>
            </w:tcPrChange>
          </w:tcPr>
          <w:p w14:paraId="1BD90AAB" w14:textId="77777777" w:rsidR="00A45CD8" w:rsidRPr="00522129" w:rsidRDefault="00A45CD8">
            <w:pPr>
              <w:wordWrap/>
              <w:jc w:val="right"/>
              <w:rPr>
                <w:ins w:id="678" w:author="나현종" w:date="2025-11-06T14:50:00Z" w16du:dateUtc="2025-11-06T05:50:00Z"/>
                <w:rFonts w:ascii="Batang" w:eastAsia="Batang" w:hAnsi="Batang" w:cs="Times New Roman"/>
              </w:rPr>
              <w:pPrChange w:id="679" w:author="나현종" w:date="2025-11-06T14:51:00Z" w16du:dateUtc="2025-11-06T05:51:00Z">
                <w:pPr>
                  <w:wordWrap/>
                  <w:spacing w:line="360" w:lineRule="auto"/>
                </w:pPr>
              </w:pPrChange>
            </w:pPr>
            <w:ins w:id="680" w:author="나현종" w:date="2025-11-06T14:50:00Z" w16du:dateUtc="2025-11-06T05:50:00Z">
              <w:r w:rsidRPr="00522129">
                <w:rPr>
                  <w:rFonts w:ascii="Batang" w:eastAsia="Batang" w:hAnsi="Batang" w:cs="Times New Roman"/>
                </w:rPr>
                <w:t>(443,598)</w:t>
              </w:r>
            </w:ins>
          </w:p>
        </w:tc>
      </w:tr>
      <w:tr w:rsidR="00BB5F7D" w:rsidRPr="00522129" w14:paraId="605E0A34" w14:textId="77777777" w:rsidTr="00BB5F7D">
        <w:tblPrEx>
          <w:tblW w:w="0" w:type="auto"/>
          <w:tblBorders>
            <w:left w:val="none" w:sz="0" w:space="0" w:color="auto"/>
            <w:right w:val="none" w:sz="0" w:space="0" w:color="auto"/>
            <w:insideH w:val="none" w:sz="0" w:space="0" w:color="auto"/>
            <w:insideV w:val="none" w:sz="0" w:space="0" w:color="auto"/>
          </w:tblBorders>
          <w:tblPrExChange w:id="681" w:author="나현종" w:date="2025-11-06T14:51:00Z" w16du:dateUtc="2025-11-06T05:51:00Z">
            <w:tblPrEx>
              <w:tblW w:w="0" w:type="auto"/>
              <w:tblBorders>
                <w:left w:val="none" w:sz="0" w:space="0" w:color="auto"/>
                <w:right w:val="none" w:sz="0" w:space="0" w:color="auto"/>
                <w:insideH w:val="none" w:sz="0" w:space="0" w:color="auto"/>
                <w:insideV w:val="none" w:sz="0" w:space="0" w:color="auto"/>
              </w:tblBorders>
            </w:tblPrEx>
          </w:tblPrExChange>
        </w:tblPrEx>
        <w:trPr>
          <w:ins w:id="682" w:author="나현종" w:date="2025-11-06T14:50:00Z"/>
        </w:trPr>
        <w:tc>
          <w:tcPr>
            <w:tcW w:w="7083" w:type="dxa"/>
            <w:tcBorders>
              <w:top w:val="single" w:sz="4" w:space="0" w:color="auto"/>
            </w:tcBorders>
            <w:vAlign w:val="center"/>
            <w:tcPrChange w:id="683" w:author="나현종" w:date="2025-11-06T14:51:00Z" w16du:dateUtc="2025-11-06T05:51:00Z">
              <w:tcPr>
                <w:tcW w:w="7083" w:type="dxa"/>
                <w:tcBorders>
                  <w:top w:val="single" w:sz="4" w:space="0" w:color="auto"/>
                </w:tcBorders>
                <w:vAlign w:val="center"/>
              </w:tcPr>
            </w:tcPrChange>
          </w:tcPr>
          <w:p w14:paraId="38C51966" w14:textId="77777777" w:rsidR="00A45CD8" w:rsidRPr="00522129" w:rsidRDefault="00A45CD8">
            <w:pPr>
              <w:wordWrap/>
              <w:jc w:val="both"/>
              <w:rPr>
                <w:ins w:id="684" w:author="나현종" w:date="2025-11-06T14:50:00Z" w16du:dateUtc="2025-11-06T05:50:00Z"/>
                <w:rFonts w:ascii="Batang" w:eastAsia="Batang" w:hAnsi="Batang" w:cs="Times New Roman"/>
              </w:rPr>
              <w:pPrChange w:id="685" w:author="나현종" w:date="2025-11-06T14:51:00Z" w16du:dateUtc="2025-11-06T05:51:00Z">
                <w:pPr>
                  <w:wordWrap/>
                  <w:spacing w:line="360" w:lineRule="auto"/>
                </w:pPr>
              </w:pPrChange>
            </w:pPr>
            <w:ins w:id="686" w:author="나현종" w:date="2025-11-06T14:50:00Z" w16du:dateUtc="2025-11-06T05:50:00Z">
              <w:r w:rsidRPr="00522129">
                <w:rPr>
                  <w:rFonts w:ascii="Batang" w:eastAsia="Batang" w:hAnsi="Batang" w:cs="Times New Roman"/>
                </w:rPr>
                <w:t>Final in-sample</w:t>
              </w:r>
            </w:ins>
          </w:p>
        </w:tc>
        <w:tc>
          <w:tcPr>
            <w:tcW w:w="2267" w:type="dxa"/>
            <w:tcBorders>
              <w:top w:val="single" w:sz="4" w:space="0" w:color="auto"/>
            </w:tcBorders>
            <w:vAlign w:val="center"/>
            <w:tcPrChange w:id="687" w:author="나현종" w:date="2025-11-06T14:51:00Z" w16du:dateUtc="2025-11-06T05:51:00Z">
              <w:tcPr>
                <w:tcW w:w="2267" w:type="dxa"/>
                <w:tcBorders>
                  <w:top w:val="single" w:sz="4" w:space="0" w:color="auto"/>
                </w:tcBorders>
                <w:vAlign w:val="center"/>
              </w:tcPr>
            </w:tcPrChange>
          </w:tcPr>
          <w:p w14:paraId="7C6C4348" w14:textId="77777777" w:rsidR="00A45CD8" w:rsidRPr="00522129" w:rsidRDefault="00A45CD8">
            <w:pPr>
              <w:wordWrap/>
              <w:jc w:val="right"/>
              <w:rPr>
                <w:ins w:id="688" w:author="나현종" w:date="2025-11-06T14:50:00Z" w16du:dateUtc="2025-11-06T05:50:00Z"/>
                <w:rFonts w:ascii="Batang" w:eastAsia="Batang" w:hAnsi="Batang" w:cs="Times New Roman"/>
              </w:rPr>
              <w:pPrChange w:id="689" w:author="나현종" w:date="2025-11-06T14:51:00Z" w16du:dateUtc="2025-11-06T05:51:00Z">
                <w:pPr>
                  <w:wordWrap/>
                  <w:spacing w:line="360" w:lineRule="auto"/>
                </w:pPr>
              </w:pPrChange>
            </w:pPr>
            <w:ins w:id="690" w:author="나현종" w:date="2025-11-06T14:50:00Z" w16du:dateUtc="2025-11-06T05:50:00Z">
              <w:r w:rsidRPr="00522129">
                <w:rPr>
                  <w:rFonts w:ascii="Batang" w:eastAsia="Batang" w:hAnsi="Batang" w:cs="Times New Roman"/>
                </w:rPr>
                <w:t>55,547</w:t>
              </w:r>
            </w:ins>
          </w:p>
        </w:tc>
      </w:tr>
    </w:tbl>
    <w:p w14:paraId="577BA9BD" w14:textId="77777777" w:rsidR="00A45CD8" w:rsidRDefault="00A45CD8" w:rsidP="00A45CD8">
      <w:pPr>
        <w:wordWrap/>
        <w:rPr>
          <w:ins w:id="691" w:author="나현종" w:date="2025-11-06T14:54:00Z" w16du:dateUtc="2025-11-06T05:54:00Z"/>
          <w:rFonts w:ascii="Batang" w:eastAsia="Batang" w:hAnsi="Batang" w:cs="Times New Roman"/>
        </w:rPr>
      </w:pPr>
    </w:p>
    <w:p w14:paraId="122AD270" w14:textId="77777777" w:rsidR="00BB5F7D" w:rsidRPr="00A45CD8" w:rsidRDefault="00BB5F7D" w:rsidP="00BB5F7D">
      <w:pPr>
        <w:wordWrap/>
        <w:rPr>
          <w:ins w:id="692" w:author="나현종" w:date="2025-11-06T14:54:00Z" w16du:dateUtc="2025-11-06T05:54:00Z"/>
          <w:rFonts w:ascii="Batang" w:eastAsia="Batang" w:hAnsi="Batang" w:cs="Times New Roman"/>
        </w:rPr>
      </w:pPr>
      <w:ins w:id="693" w:author="나현종" w:date="2025-11-06T14:54:00Z" w16du:dateUtc="2025-11-06T05:54:00Z">
        <w:r w:rsidRPr="00BB5F7D">
          <w:rPr>
            <w:rFonts w:ascii="Batang" w:eastAsia="Batang" w:hAnsi="Batang" w:cs="Times New Roman"/>
            <w:b/>
            <w:bCs/>
            <w:rPrChange w:id="694" w:author="나현종" w:date="2025-11-06T14:54:00Z" w16du:dateUtc="2025-11-06T05:54:00Z">
              <w:rPr>
                <w:rFonts w:ascii="Batang" w:eastAsia="Batang" w:hAnsi="Batang" w:cs="Times New Roman"/>
              </w:rPr>
            </w:rPrChange>
          </w:rPr>
          <w:t>Panel B. Out-of-Sample Period (2024.05-2024.12, Daily Data)</w:t>
        </w:r>
      </w:ins>
    </w:p>
    <w:tbl>
      <w:tblPr>
        <w:tblStyle w:val="TableGrid"/>
        <w:tblW w:w="0" w:type="auto"/>
        <w:tblLook w:val="04A0" w:firstRow="1" w:lastRow="0" w:firstColumn="1" w:lastColumn="0" w:noHBand="0" w:noVBand="1"/>
        <w:tblPrChange w:id="695" w:author="나현종" w:date="2025-11-06T14:55:00Z" w16du:dateUtc="2025-11-06T05:55:00Z">
          <w:tblPr>
            <w:tblStyle w:val="TableGrid"/>
            <w:tblW w:w="0" w:type="auto"/>
            <w:tblLook w:val="04A0" w:firstRow="1" w:lastRow="0" w:firstColumn="1" w:lastColumn="0" w:noHBand="0" w:noVBand="1"/>
          </w:tblPr>
        </w:tblPrChange>
      </w:tblPr>
      <w:tblGrid>
        <w:gridCol w:w="7083"/>
        <w:gridCol w:w="2267"/>
        <w:tblGridChange w:id="696">
          <w:tblGrid>
            <w:gridCol w:w="4675"/>
            <w:gridCol w:w="2408"/>
            <w:gridCol w:w="2267"/>
          </w:tblGrid>
        </w:tblGridChange>
      </w:tblGrid>
      <w:tr w:rsidR="00BB5F7D" w:rsidRPr="00CE1A25" w14:paraId="54211860" w14:textId="77777777" w:rsidTr="00BB5F7D">
        <w:trPr>
          <w:ins w:id="697" w:author="나현종" w:date="2025-11-06T14:54:00Z"/>
        </w:trPr>
        <w:tc>
          <w:tcPr>
            <w:tcW w:w="7083" w:type="dxa"/>
            <w:tcPrChange w:id="698" w:author="나현종" w:date="2025-11-06T14:55:00Z" w16du:dateUtc="2025-11-06T05:55:00Z">
              <w:tcPr>
                <w:tcW w:w="4675" w:type="dxa"/>
              </w:tcPr>
            </w:tcPrChange>
          </w:tcPr>
          <w:p w14:paraId="39C6DDC5" w14:textId="77777777" w:rsidR="00BB5F7D" w:rsidRPr="00CE1A25" w:rsidRDefault="00BB5F7D">
            <w:pPr>
              <w:wordWrap/>
              <w:rPr>
                <w:ins w:id="699" w:author="나현종" w:date="2025-11-06T14:54:00Z" w16du:dateUtc="2025-11-06T05:54:00Z"/>
                <w:rFonts w:ascii="Batang" w:eastAsia="Batang" w:hAnsi="Batang" w:cs="Times New Roman"/>
              </w:rPr>
            </w:pPr>
            <w:ins w:id="700" w:author="나현종" w:date="2025-11-06T14:54:00Z" w16du:dateUtc="2025-11-06T05:54:00Z">
              <w:r w:rsidRPr="00CE1A25">
                <w:rPr>
                  <w:rFonts w:ascii="Batang" w:eastAsia="Batang" w:hAnsi="Batang" w:cs="Times New Roman"/>
                </w:rPr>
                <w:t>Sample Selection Process</w:t>
              </w:r>
            </w:ins>
          </w:p>
        </w:tc>
        <w:tc>
          <w:tcPr>
            <w:tcW w:w="2267" w:type="dxa"/>
            <w:tcPrChange w:id="701" w:author="나현종" w:date="2025-11-06T14:55:00Z" w16du:dateUtc="2025-11-06T05:55:00Z">
              <w:tcPr>
                <w:tcW w:w="4675" w:type="dxa"/>
                <w:gridSpan w:val="2"/>
              </w:tcPr>
            </w:tcPrChange>
          </w:tcPr>
          <w:p w14:paraId="1D36A33D" w14:textId="77777777" w:rsidR="00BB5F7D" w:rsidRPr="00CE1A25" w:rsidRDefault="00BB5F7D">
            <w:pPr>
              <w:wordWrap/>
              <w:rPr>
                <w:ins w:id="702" w:author="나현종" w:date="2025-11-06T14:54:00Z" w16du:dateUtc="2025-11-06T05:54:00Z"/>
                <w:rFonts w:ascii="Batang" w:eastAsia="Batang" w:hAnsi="Batang" w:cs="Times New Roman"/>
              </w:rPr>
            </w:pPr>
            <w:ins w:id="703" w:author="나현종" w:date="2025-11-06T14:54:00Z" w16du:dateUtc="2025-11-06T05:54:00Z">
              <w:r w:rsidRPr="00CE1A25">
                <w:rPr>
                  <w:rFonts w:ascii="Batang" w:eastAsia="Batang" w:hAnsi="Batang" w:cs="Times New Roman"/>
                </w:rPr>
                <w:t>Firm-Day Observations</w:t>
              </w:r>
            </w:ins>
          </w:p>
        </w:tc>
      </w:tr>
      <w:tr w:rsidR="00BB5F7D" w:rsidRPr="00CE1A25" w14:paraId="2F5B9725" w14:textId="77777777" w:rsidTr="00BB5F7D">
        <w:trPr>
          <w:ins w:id="704" w:author="나현종" w:date="2025-11-06T14:54:00Z"/>
        </w:trPr>
        <w:tc>
          <w:tcPr>
            <w:tcW w:w="7083" w:type="dxa"/>
            <w:tcPrChange w:id="705" w:author="나현종" w:date="2025-11-06T14:55:00Z" w16du:dateUtc="2025-11-06T05:55:00Z">
              <w:tcPr>
                <w:tcW w:w="4675" w:type="dxa"/>
              </w:tcPr>
            </w:tcPrChange>
          </w:tcPr>
          <w:p w14:paraId="14B10414" w14:textId="77777777" w:rsidR="00BB5F7D" w:rsidRPr="00CE1A25" w:rsidRDefault="00BB5F7D">
            <w:pPr>
              <w:wordWrap/>
              <w:rPr>
                <w:ins w:id="706" w:author="나현종" w:date="2025-11-06T14:54:00Z" w16du:dateUtc="2025-11-06T05:54:00Z"/>
                <w:rFonts w:ascii="Batang" w:eastAsia="Batang" w:hAnsi="Batang" w:cs="Times New Roman"/>
              </w:rPr>
            </w:pPr>
            <w:ins w:id="707" w:author="나현종" w:date="2025-11-06T14:54:00Z" w16du:dateUtc="2025-11-06T05:54:00Z">
              <w:r w:rsidRPr="00CE1A25">
                <w:rPr>
                  <w:rFonts w:ascii="Batang" w:eastAsia="Batang" w:hAnsi="Batang" w:cs="Times New Roman"/>
                </w:rPr>
                <w:t>All stock-days from CRSP</w:t>
              </w:r>
            </w:ins>
          </w:p>
        </w:tc>
        <w:tc>
          <w:tcPr>
            <w:tcW w:w="2267" w:type="dxa"/>
            <w:tcPrChange w:id="708" w:author="나현종" w:date="2025-11-06T14:55:00Z" w16du:dateUtc="2025-11-06T05:55:00Z">
              <w:tcPr>
                <w:tcW w:w="4675" w:type="dxa"/>
                <w:gridSpan w:val="2"/>
              </w:tcPr>
            </w:tcPrChange>
          </w:tcPr>
          <w:p w14:paraId="65F627A3" w14:textId="77777777" w:rsidR="00BB5F7D" w:rsidRPr="00CE1A25" w:rsidRDefault="00BB5F7D">
            <w:pPr>
              <w:wordWrap/>
              <w:rPr>
                <w:ins w:id="709" w:author="나현종" w:date="2025-11-06T14:54:00Z" w16du:dateUtc="2025-11-06T05:54:00Z"/>
                <w:rFonts w:ascii="Batang" w:eastAsia="Batang" w:hAnsi="Batang" w:cs="Times New Roman"/>
              </w:rPr>
            </w:pPr>
            <w:ins w:id="710" w:author="나현종" w:date="2025-11-06T14:54:00Z" w16du:dateUtc="2025-11-06T05:54:00Z">
              <w:r w:rsidRPr="00CE1A25">
                <w:rPr>
                  <w:rFonts w:ascii="Batang" w:eastAsia="Batang" w:hAnsi="Batang" w:cs="Times New Roman"/>
                </w:rPr>
                <w:t>1,619,207</w:t>
              </w:r>
            </w:ins>
          </w:p>
        </w:tc>
      </w:tr>
      <w:tr w:rsidR="00BB5F7D" w:rsidRPr="00CE1A25" w14:paraId="3E2A7A3E" w14:textId="77777777" w:rsidTr="00BB5F7D">
        <w:trPr>
          <w:ins w:id="711" w:author="나현종" w:date="2025-11-06T14:54:00Z"/>
        </w:trPr>
        <w:tc>
          <w:tcPr>
            <w:tcW w:w="7083" w:type="dxa"/>
            <w:tcPrChange w:id="712" w:author="나현종" w:date="2025-11-06T14:55:00Z" w16du:dateUtc="2025-11-06T05:55:00Z">
              <w:tcPr>
                <w:tcW w:w="4675" w:type="dxa"/>
              </w:tcPr>
            </w:tcPrChange>
          </w:tcPr>
          <w:p w14:paraId="67C234BD" w14:textId="77777777" w:rsidR="00BB5F7D" w:rsidRPr="00CE1A25" w:rsidRDefault="00BB5F7D">
            <w:pPr>
              <w:wordWrap/>
              <w:rPr>
                <w:ins w:id="713" w:author="나현종" w:date="2025-11-06T14:54:00Z" w16du:dateUtc="2025-11-06T05:54:00Z"/>
                <w:rFonts w:ascii="Batang" w:eastAsia="Batang" w:hAnsi="Batang" w:cs="Times New Roman"/>
              </w:rPr>
            </w:pPr>
            <w:ins w:id="714" w:author="나현종" w:date="2025-11-06T14:54:00Z" w16du:dateUtc="2025-11-06T05:54:00Z">
              <w:r w:rsidRPr="00CE1A25">
                <w:rPr>
                  <w:rFonts w:ascii="Batang" w:eastAsia="Batang" w:hAnsi="Batang" w:cs="Times New Roman"/>
                </w:rPr>
                <w:t>Less: Not listed on NYSE or NASDAQ</w:t>
              </w:r>
            </w:ins>
          </w:p>
        </w:tc>
        <w:tc>
          <w:tcPr>
            <w:tcW w:w="2267" w:type="dxa"/>
            <w:tcPrChange w:id="715" w:author="나현종" w:date="2025-11-06T14:55:00Z" w16du:dateUtc="2025-11-06T05:55:00Z">
              <w:tcPr>
                <w:tcW w:w="4675" w:type="dxa"/>
                <w:gridSpan w:val="2"/>
              </w:tcPr>
            </w:tcPrChange>
          </w:tcPr>
          <w:p w14:paraId="206E2FBF" w14:textId="77777777" w:rsidR="00BB5F7D" w:rsidRPr="00CE1A25" w:rsidRDefault="00BB5F7D">
            <w:pPr>
              <w:wordWrap/>
              <w:rPr>
                <w:ins w:id="716" w:author="나현종" w:date="2025-11-06T14:54:00Z" w16du:dateUtc="2025-11-06T05:54:00Z"/>
                <w:rFonts w:ascii="Batang" w:eastAsia="Batang" w:hAnsi="Batang" w:cs="Times New Roman"/>
              </w:rPr>
            </w:pPr>
            <w:ins w:id="717" w:author="나현종" w:date="2025-11-06T14:54:00Z" w16du:dateUtc="2025-11-06T05:54:00Z">
              <w:r w:rsidRPr="00CE1A25">
                <w:rPr>
                  <w:rFonts w:ascii="Batang" w:eastAsia="Batang" w:hAnsi="Batang" w:cs="Times New Roman"/>
                </w:rPr>
                <w:t>(540,946)</w:t>
              </w:r>
            </w:ins>
          </w:p>
        </w:tc>
      </w:tr>
      <w:tr w:rsidR="00BB5F7D" w:rsidRPr="00CE1A25" w14:paraId="7ED21824" w14:textId="77777777" w:rsidTr="00BB5F7D">
        <w:trPr>
          <w:ins w:id="718" w:author="나현종" w:date="2025-11-06T14:54:00Z"/>
        </w:trPr>
        <w:tc>
          <w:tcPr>
            <w:tcW w:w="7083" w:type="dxa"/>
            <w:tcPrChange w:id="719" w:author="나현종" w:date="2025-11-06T14:55:00Z" w16du:dateUtc="2025-11-06T05:55:00Z">
              <w:tcPr>
                <w:tcW w:w="4675" w:type="dxa"/>
              </w:tcPr>
            </w:tcPrChange>
          </w:tcPr>
          <w:p w14:paraId="7EA07DC7" w14:textId="77777777" w:rsidR="00BB5F7D" w:rsidRPr="00CE1A25" w:rsidRDefault="00BB5F7D">
            <w:pPr>
              <w:wordWrap/>
              <w:rPr>
                <w:ins w:id="720" w:author="나현종" w:date="2025-11-06T14:54:00Z" w16du:dateUtc="2025-11-06T05:54:00Z"/>
                <w:rFonts w:ascii="Batang" w:eastAsia="Batang" w:hAnsi="Batang" w:cs="Times New Roman"/>
              </w:rPr>
            </w:pPr>
            <w:ins w:id="721" w:author="나현종" w:date="2025-11-06T14:54:00Z" w16du:dateUtc="2025-11-06T05:54:00Z">
              <w:r w:rsidRPr="00CE1A25">
                <w:rPr>
                  <w:rFonts w:ascii="Batang" w:eastAsia="Batang" w:hAnsi="Batang" w:cs="Times New Roman"/>
                </w:rPr>
                <w:t>Less: No GICS sector information</w:t>
              </w:r>
            </w:ins>
          </w:p>
        </w:tc>
        <w:tc>
          <w:tcPr>
            <w:tcW w:w="2267" w:type="dxa"/>
            <w:tcPrChange w:id="722" w:author="나현종" w:date="2025-11-06T14:55:00Z" w16du:dateUtc="2025-11-06T05:55:00Z">
              <w:tcPr>
                <w:tcW w:w="4675" w:type="dxa"/>
                <w:gridSpan w:val="2"/>
              </w:tcPr>
            </w:tcPrChange>
          </w:tcPr>
          <w:p w14:paraId="6E0632A7" w14:textId="77777777" w:rsidR="00BB5F7D" w:rsidRPr="00CE1A25" w:rsidRDefault="00BB5F7D">
            <w:pPr>
              <w:wordWrap/>
              <w:rPr>
                <w:ins w:id="723" w:author="나현종" w:date="2025-11-06T14:54:00Z" w16du:dateUtc="2025-11-06T05:54:00Z"/>
                <w:rFonts w:ascii="Batang" w:eastAsia="Batang" w:hAnsi="Batang" w:cs="Times New Roman"/>
              </w:rPr>
            </w:pPr>
            <w:ins w:id="724" w:author="나현종" w:date="2025-11-06T14:54:00Z" w16du:dateUtc="2025-11-06T05:54:00Z">
              <w:r w:rsidRPr="00CE1A25">
                <w:rPr>
                  <w:rFonts w:ascii="Batang" w:eastAsia="Batang" w:hAnsi="Batang" w:cs="Times New Roman"/>
                </w:rPr>
                <w:t>(274,477)</w:t>
              </w:r>
            </w:ins>
          </w:p>
        </w:tc>
      </w:tr>
      <w:tr w:rsidR="00BB5F7D" w:rsidRPr="00CE1A25" w14:paraId="702D4ECD" w14:textId="77777777" w:rsidTr="00BB5F7D">
        <w:trPr>
          <w:ins w:id="725" w:author="나현종" w:date="2025-11-06T14:54:00Z"/>
        </w:trPr>
        <w:tc>
          <w:tcPr>
            <w:tcW w:w="7083" w:type="dxa"/>
            <w:tcPrChange w:id="726" w:author="나현종" w:date="2025-11-06T14:55:00Z" w16du:dateUtc="2025-11-06T05:55:00Z">
              <w:tcPr>
                <w:tcW w:w="4675" w:type="dxa"/>
              </w:tcPr>
            </w:tcPrChange>
          </w:tcPr>
          <w:p w14:paraId="5CF5176F" w14:textId="77777777" w:rsidR="00BB5F7D" w:rsidRPr="00CE1A25" w:rsidRDefault="00BB5F7D">
            <w:pPr>
              <w:wordWrap/>
              <w:rPr>
                <w:ins w:id="727" w:author="나현종" w:date="2025-11-06T14:54:00Z" w16du:dateUtc="2025-11-06T05:54:00Z"/>
                <w:rFonts w:ascii="Batang" w:eastAsia="Batang" w:hAnsi="Batang" w:cs="Times New Roman"/>
              </w:rPr>
            </w:pPr>
            <w:ins w:id="728" w:author="나현종" w:date="2025-11-06T14:54:00Z" w16du:dateUtc="2025-11-06T05:54:00Z">
              <w:r w:rsidRPr="00CE1A25">
                <w:rPr>
                  <w:rFonts w:ascii="Batang" w:eastAsia="Batang" w:hAnsi="Batang" w:cs="Times New Roman"/>
                </w:rPr>
                <w:t>Less: Not in S&amp;P 500</w:t>
              </w:r>
            </w:ins>
          </w:p>
        </w:tc>
        <w:tc>
          <w:tcPr>
            <w:tcW w:w="2267" w:type="dxa"/>
            <w:tcPrChange w:id="729" w:author="나현종" w:date="2025-11-06T14:55:00Z" w16du:dateUtc="2025-11-06T05:55:00Z">
              <w:tcPr>
                <w:tcW w:w="4675" w:type="dxa"/>
                <w:gridSpan w:val="2"/>
              </w:tcPr>
            </w:tcPrChange>
          </w:tcPr>
          <w:p w14:paraId="4190EEFE" w14:textId="77777777" w:rsidR="00BB5F7D" w:rsidRPr="00CE1A25" w:rsidRDefault="00BB5F7D">
            <w:pPr>
              <w:wordWrap/>
              <w:rPr>
                <w:ins w:id="730" w:author="나현종" w:date="2025-11-06T14:54:00Z" w16du:dateUtc="2025-11-06T05:54:00Z"/>
                <w:rFonts w:ascii="Batang" w:eastAsia="Batang" w:hAnsi="Batang" w:cs="Times New Roman"/>
              </w:rPr>
            </w:pPr>
            <w:ins w:id="731" w:author="나현종" w:date="2025-11-06T14:54:00Z" w16du:dateUtc="2025-11-06T05:54:00Z">
              <w:r w:rsidRPr="00CE1A25">
                <w:rPr>
                  <w:rFonts w:ascii="Batang" w:eastAsia="Batang" w:hAnsi="Batang" w:cs="Times New Roman"/>
                </w:rPr>
                <w:t>(719,389)</w:t>
              </w:r>
            </w:ins>
          </w:p>
        </w:tc>
      </w:tr>
      <w:tr w:rsidR="00BB5F7D" w:rsidRPr="00CE1A25" w14:paraId="14344534" w14:textId="77777777" w:rsidTr="00BB5F7D">
        <w:trPr>
          <w:ins w:id="732" w:author="나현종" w:date="2025-11-06T14:54:00Z"/>
        </w:trPr>
        <w:tc>
          <w:tcPr>
            <w:tcW w:w="7083" w:type="dxa"/>
            <w:tcPrChange w:id="733" w:author="나현종" w:date="2025-11-06T14:55:00Z" w16du:dateUtc="2025-11-06T05:55:00Z">
              <w:tcPr>
                <w:tcW w:w="4675" w:type="dxa"/>
              </w:tcPr>
            </w:tcPrChange>
          </w:tcPr>
          <w:p w14:paraId="15350816" w14:textId="77777777" w:rsidR="00BB5F7D" w:rsidRPr="00CE1A25" w:rsidRDefault="00BB5F7D">
            <w:pPr>
              <w:wordWrap/>
              <w:rPr>
                <w:ins w:id="734" w:author="나현종" w:date="2025-11-06T14:54:00Z" w16du:dateUtc="2025-11-06T05:54:00Z"/>
                <w:rFonts w:ascii="Batang" w:eastAsia="Batang" w:hAnsi="Batang" w:cs="Times New Roman"/>
              </w:rPr>
            </w:pPr>
            <w:ins w:id="735" w:author="나현종" w:date="2025-11-06T14:54:00Z" w16du:dateUtc="2025-11-06T05:54:00Z">
              <w:r w:rsidRPr="00CE1A25">
                <w:rPr>
                  <w:rFonts w:ascii="Batang" w:eastAsia="Batang" w:hAnsi="Batang" w:cs="Times New Roman"/>
                </w:rPr>
                <w:t>Final out-of-sample</w:t>
              </w:r>
            </w:ins>
          </w:p>
        </w:tc>
        <w:tc>
          <w:tcPr>
            <w:tcW w:w="2267" w:type="dxa"/>
            <w:tcPrChange w:id="736" w:author="나현종" w:date="2025-11-06T14:55:00Z" w16du:dateUtc="2025-11-06T05:55:00Z">
              <w:tcPr>
                <w:tcW w:w="4675" w:type="dxa"/>
                <w:gridSpan w:val="2"/>
              </w:tcPr>
            </w:tcPrChange>
          </w:tcPr>
          <w:p w14:paraId="2E83DFFA" w14:textId="77777777" w:rsidR="00BB5F7D" w:rsidRPr="00CE1A25" w:rsidRDefault="00BB5F7D">
            <w:pPr>
              <w:wordWrap/>
              <w:rPr>
                <w:ins w:id="737" w:author="나현종" w:date="2025-11-06T14:54:00Z" w16du:dateUtc="2025-11-06T05:54:00Z"/>
                <w:rFonts w:ascii="Batang" w:eastAsia="Batang" w:hAnsi="Batang" w:cs="Times New Roman"/>
              </w:rPr>
            </w:pPr>
            <w:ins w:id="738" w:author="나현종" w:date="2025-11-06T14:54:00Z" w16du:dateUtc="2025-11-06T05:54:00Z">
              <w:r w:rsidRPr="00CE1A25">
                <w:rPr>
                  <w:rFonts w:ascii="Batang" w:eastAsia="Batang" w:hAnsi="Batang" w:cs="Times New Roman"/>
                </w:rPr>
                <w:t>84,395</w:t>
              </w:r>
            </w:ins>
          </w:p>
        </w:tc>
      </w:tr>
    </w:tbl>
    <w:p w14:paraId="31FB88C3" w14:textId="0FD7DBF8" w:rsidR="00BB5F7D" w:rsidRPr="00BB5F7D" w:rsidRDefault="00BB5F7D" w:rsidP="00A45CD8">
      <w:pPr>
        <w:wordWrap/>
        <w:rPr>
          <w:ins w:id="739" w:author="나현종" w:date="2025-11-06T14:54:00Z" w16du:dateUtc="2025-11-06T05:54:00Z"/>
          <w:rFonts w:ascii="Batang" w:eastAsia="Batang" w:hAnsi="Batang" w:cs="Times New Roman"/>
          <w:b/>
          <w:bCs/>
          <w:rPrChange w:id="740" w:author="나현종" w:date="2025-11-06T14:54:00Z" w16du:dateUtc="2025-11-06T05:54:00Z">
            <w:rPr>
              <w:ins w:id="741" w:author="나현종" w:date="2025-11-06T14:54:00Z" w16du:dateUtc="2025-11-06T05:54:00Z"/>
              <w:rFonts w:ascii="Batang" w:eastAsia="Batang" w:hAnsi="Batang" w:cs="Times New Roman"/>
            </w:rPr>
          </w:rPrChange>
        </w:rPr>
      </w:pPr>
    </w:p>
    <w:p w14:paraId="4C883FCF" w14:textId="74D3933A" w:rsidR="00BB5F7D" w:rsidRPr="00BB5F7D" w:rsidRDefault="00BB5F7D">
      <w:pPr>
        <w:wordWrap/>
        <w:rPr>
          <w:ins w:id="742" w:author="나현종" w:date="2025-11-06T14:49:00Z" w16du:dateUtc="2025-11-06T05:49:00Z"/>
          <w:rFonts w:ascii="Batang" w:eastAsia="Batang" w:hAnsi="Batang" w:cs="Times New Roman"/>
          <w:b/>
          <w:bCs/>
          <w:rPrChange w:id="743" w:author="나현종" w:date="2025-11-06T14:55:00Z" w16du:dateUtc="2025-11-06T05:55:00Z">
            <w:rPr>
              <w:ins w:id="744" w:author="나현종" w:date="2025-11-06T14:49:00Z" w16du:dateUtc="2025-11-06T05:49:00Z"/>
              <w:rFonts w:ascii="Batang" w:eastAsia="Batang" w:hAnsi="Batang" w:cs="Times New Roman"/>
            </w:rPr>
          </w:rPrChange>
        </w:rPr>
        <w:pPrChange w:id="745" w:author="나현종" w:date="2025-11-06T14:50:00Z" w16du:dateUtc="2025-11-06T05:50:00Z">
          <w:pPr>
            <w:wordWrap/>
            <w:spacing w:line="360" w:lineRule="auto"/>
          </w:pPr>
        </w:pPrChange>
      </w:pPr>
      <w:ins w:id="746" w:author="나현종" w:date="2025-11-06T14:55:00Z" w16du:dateUtc="2025-11-06T05:55:00Z">
        <w:r w:rsidRPr="00BB5F7D">
          <w:rPr>
            <w:rFonts w:ascii="Batang" w:eastAsia="Batang" w:hAnsi="Batang" w:cs="Times New Roman"/>
            <w:b/>
            <w:bCs/>
            <w:rPrChange w:id="747" w:author="나현종" w:date="2025-11-06T14:55:00Z" w16du:dateUtc="2025-11-06T05:55:00Z">
              <w:rPr>
                <w:rFonts w:ascii="Batang" w:eastAsia="Batang" w:hAnsi="Batang" w:cs="Times New Roman"/>
              </w:rPr>
            </w:rPrChange>
          </w:rPr>
          <w:t>Panel C. Distribution by GICS Sector (In-Sample Period)</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Change w:id="748" w:author="나현종" w:date="2025-11-06T14:52:00Z" w16du:dateUtc="2025-11-06T05:52:00Z">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3439"/>
        <w:gridCol w:w="1970"/>
        <w:gridCol w:w="1970"/>
        <w:gridCol w:w="1971"/>
        <w:tblGridChange w:id="749">
          <w:tblGrid>
            <w:gridCol w:w="5"/>
            <w:gridCol w:w="3434"/>
            <w:gridCol w:w="5"/>
            <w:gridCol w:w="1965"/>
            <w:gridCol w:w="5"/>
            <w:gridCol w:w="1965"/>
            <w:gridCol w:w="5"/>
            <w:gridCol w:w="1966"/>
            <w:gridCol w:w="5"/>
          </w:tblGrid>
        </w:tblGridChange>
      </w:tblGrid>
      <w:tr w:rsidR="00BB5F7D" w:rsidRPr="000D2E96" w14:paraId="7189DBE0" w14:textId="77777777" w:rsidTr="00BB5F7D">
        <w:trPr>
          <w:ins w:id="750" w:author="나현종" w:date="2025-11-06T14:50:00Z"/>
          <w:trPrChange w:id="751" w:author="나현종" w:date="2025-11-06T14:52:00Z" w16du:dateUtc="2025-11-06T05:52:00Z">
            <w:trPr>
              <w:gridAfter w:val="0"/>
            </w:trPr>
          </w:trPrChange>
        </w:trPr>
        <w:tc>
          <w:tcPr>
            <w:tcW w:w="3439" w:type="dxa"/>
            <w:tcBorders>
              <w:bottom w:val="single" w:sz="4" w:space="0" w:color="auto"/>
            </w:tcBorders>
            <w:vAlign w:val="center"/>
            <w:tcPrChange w:id="752" w:author="나현종" w:date="2025-11-06T14:52:00Z" w16du:dateUtc="2025-11-06T05:52:00Z">
              <w:tcPr>
                <w:tcW w:w="3439" w:type="dxa"/>
                <w:gridSpan w:val="2"/>
                <w:vAlign w:val="center"/>
              </w:tcPr>
            </w:tcPrChange>
          </w:tcPr>
          <w:p w14:paraId="7500AD66" w14:textId="77777777" w:rsidR="00A45CD8" w:rsidRPr="000D2E96" w:rsidRDefault="00A45CD8">
            <w:pPr>
              <w:wordWrap/>
              <w:jc w:val="center"/>
              <w:rPr>
                <w:ins w:id="753" w:author="나현종" w:date="2025-11-06T14:50:00Z" w16du:dateUtc="2025-11-06T05:50:00Z"/>
                <w:rFonts w:ascii="Batang" w:eastAsia="Batang" w:hAnsi="Batang" w:cs="Times New Roman"/>
              </w:rPr>
              <w:pPrChange w:id="754" w:author="나현종" w:date="2025-11-06T14:52:00Z" w16du:dateUtc="2025-11-06T05:52:00Z">
                <w:pPr>
                  <w:wordWrap/>
                  <w:spacing w:line="360" w:lineRule="auto"/>
                </w:pPr>
              </w:pPrChange>
            </w:pPr>
            <w:ins w:id="755" w:author="나현종" w:date="2025-11-06T14:50:00Z" w16du:dateUtc="2025-11-06T05:50:00Z">
              <w:r w:rsidRPr="000D2E96">
                <w:rPr>
                  <w:rFonts w:ascii="Batang" w:eastAsia="Batang" w:hAnsi="Batang" w:cs="Times New Roman"/>
                </w:rPr>
                <w:t>Distribution by GICS Sector</w:t>
              </w:r>
            </w:ins>
          </w:p>
        </w:tc>
        <w:tc>
          <w:tcPr>
            <w:tcW w:w="1970" w:type="dxa"/>
            <w:tcBorders>
              <w:bottom w:val="single" w:sz="4" w:space="0" w:color="auto"/>
            </w:tcBorders>
            <w:vAlign w:val="center"/>
            <w:tcPrChange w:id="756" w:author="나현종" w:date="2025-11-06T14:52:00Z" w16du:dateUtc="2025-11-06T05:52:00Z">
              <w:tcPr>
                <w:tcW w:w="1970" w:type="dxa"/>
                <w:gridSpan w:val="2"/>
                <w:vAlign w:val="center"/>
              </w:tcPr>
            </w:tcPrChange>
          </w:tcPr>
          <w:p w14:paraId="3609149F" w14:textId="77777777" w:rsidR="00A45CD8" w:rsidRPr="000D2E96" w:rsidRDefault="00A45CD8">
            <w:pPr>
              <w:wordWrap/>
              <w:jc w:val="center"/>
              <w:rPr>
                <w:ins w:id="757" w:author="나현종" w:date="2025-11-06T14:50:00Z" w16du:dateUtc="2025-11-06T05:50:00Z"/>
                <w:rFonts w:ascii="Batang" w:eastAsia="Batang" w:hAnsi="Batang" w:cs="Times New Roman"/>
              </w:rPr>
              <w:pPrChange w:id="758" w:author="나현종" w:date="2025-11-06T14:52:00Z" w16du:dateUtc="2025-11-06T05:52:00Z">
                <w:pPr>
                  <w:wordWrap/>
                  <w:spacing w:line="360" w:lineRule="auto"/>
                </w:pPr>
              </w:pPrChange>
            </w:pPr>
            <w:ins w:id="759" w:author="나현종" w:date="2025-11-06T14:50:00Z" w16du:dateUtc="2025-11-06T05:50:00Z">
              <w:r w:rsidRPr="000D2E96">
                <w:rPr>
                  <w:rFonts w:ascii="Batang" w:eastAsia="Batang" w:hAnsi="Batang" w:cs="Times New Roman"/>
                </w:rPr>
                <w:t>Observations</w:t>
              </w:r>
            </w:ins>
          </w:p>
        </w:tc>
        <w:tc>
          <w:tcPr>
            <w:tcW w:w="1970" w:type="dxa"/>
            <w:tcBorders>
              <w:bottom w:val="single" w:sz="4" w:space="0" w:color="auto"/>
            </w:tcBorders>
            <w:vAlign w:val="center"/>
            <w:tcPrChange w:id="760" w:author="나현종" w:date="2025-11-06T14:52:00Z" w16du:dateUtc="2025-11-06T05:52:00Z">
              <w:tcPr>
                <w:tcW w:w="1970" w:type="dxa"/>
                <w:gridSpan w:val="2"/>
                <w:vAlign w:val="center"/>
              </w:tcPr>
            </w:tcPrChange>
          </w:tcPr>
          <w:p w14:paraId="1568E743" w14:textId="77777777" w:rsidR="00A45CD8" w:rsidRPr="000D2E96" w:rsidRDefault="00A45CD8">
            <w:pPr>
              <w:wordWrap/>
              <w:jc w:val="center"/>
              <w:rPr>
                <w:ins w:id="761" w:author="나현종" w:date="2025-11-06T14:50:00Z" w16du:dateUtc="2025-11-06T05:50:00Z"/>
                <w:rFonts w:ascii="Batang" w:eastAsia="Batang" w:hAnsi="Batang" w:cs="Times New Roman"/>
              </w:rPr>
              <w:pPrChange w:id="762" w:author="나현종" w:date="2025-11-06T14:52:00Z" w16du:dateUtc="2025-11-06T05:52:00Z">
                <w:pPr>
                  <w:wordWrap/>
                  <w:spacing w:line="360" w:lineRule="auto"/>
                </w:pPr>
              </w:pPrChange>
            </w:pPr>
            <w:ins w:id="763" w:author="나현종" w:date="2025-11-06T14:50:00Z" w16du:dateUtc="2025-11-06T05:50:00Z">
              <w:r w:rsidRPr="000D2E96">
                <w:rPr>
                  <w:rFonts w:ascii="Batang" w:eastAsia="Batang" w:hAnsi="Batang" w:cs="Times New Roman"/>
                </w:rPr>
                <w:t>% of Total</w:t>
              </w:r>
            </w:ins>
          </w:p>
        </w:tc>
        <w:tc>
          <w:tcPr>
            <w:tcW w:w="1971" w:type="dxa"/>
            <w:tcBorders>
              <w:bottom w:val="single" w:sz="4" w:space="0" w:color="auto"/>
            </w:tcBorders>
            <w:vAlign w:val="center"/>
            <w:tcPrChange w:id="764" w:author="나현종" w:date="2025-11-06T14:52:00Z" w16du:dateUtc="2025-11-06T05:52:00Z">
              <w:tcPr>
                <w:tcW w:w="1971" w:type="dxa"/>
                <w:gridSpan w:val="2"/>
                <w:vAlign w:val="center"/>
              </w:tcPr>
            </w:tcPrChange>
          </w:tcPr>
          <w:p w14:paraId="747CC476" w14:textId="77777777" w:rsidR="00A45CD8" w:rsidRPr="000D2E96" w:rsidRDefault="00A45CD8">
            <w:pPr>
              <w:wordWrap/>
              <w:jc w:val="center"/>
              <w:rPr>
                <w:ins w:id="765" w:author="나현종" w:date="2025-11-06T14:50:00Z" w16du:dateUtc="2025-11-06T05:50:00Z"/>
                <w:rFonts w:ascii="Batang" w:eastAsia="Batang" w:hAnsi="Batang" w:cs="Times New Roman"/>
              </w:rPr>
              <w:pPrChange w:id="766" w:author="나현종" w:date="2025-11-06T14:52:00Z" w16du:dateUtc="2025-11-06T05:52:00Z">
                <w:pPr>
                  <w:wordWrap/>
                  <w:spacing w:line="360" w:lineRule="auto"/>
                </w:pPr>
              </w:pPrChange>
            </w:pPr>
            <w:ins w:id="767" w:author="나현종" w:date="2025-11-06T14:50:00Z" w16du:dateUtc="2025-11-06T05:50:00Z">
              <w:r w:rsidRPr="000D2E96">
                <w:rPr>
                  <w:rFonts w:ascii="Batang" w:eastAsia="Batang" w:hAnsi="Batang" w:cs="Times New Roman"/>
                </w:rPr>
                <w:t>Avg. per Month</w:t>
              </w:r>
            </w:ins>
          </w:p>
        </w:tc>
      </w:tr>
      <w:tr w:rsidR="00BB5F7D" w:rsidRPr="000D2E96" w14:paraId="0894754D" w14:textId="77777777" w:rsidTr="00BB5F7D">
        <w:tblPrEx>
          <w:tblPrExChange w:id="768"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769" w:author="나현종" w:date="2025-11-06T14:50:00Z"/>
          <w:trPrChange w:id="770" w:author="나현종" w:date="2025-11-06T14:52:00Z" w16du:dateUtc="2025-11-06T05:52:00Z">
            <w:trPr>
              <w:gridBefore w:val="1"/>
            </w:trPr>
          </w:trPrChange>
        </w:trPr>
        <w:tc>
          <w:tcPr>
            <w:tcW w:w="3439" w:type="dxa"/>
            <w:tcBorders>
              <w:top w:val="single" w:sz="4" w:space="0" w:color="auto"/>
              <w:bottom w:val="nil"/>
            </w:tcBorders>
            <w:vAlign w:val="center"/>
            <w:tcPrChange w:id="771" w:author="나현종" w:date="2025-11-06T14:52:00Z" w16du:dateUtc="2025-11-06T05:52:00Z">
              <w:tcPr>
                <w:tcW w:w="3439" w:type="dxa"/>
                <w:gridSpan w:val="2"/>
                <w:vAlign w:val="center"/>
              </w:tcPr>
            </w:tcPrChange>
          </w:tcPr>
          <w:p w14:paraId="50C507B3" w14:textId="77777777" w:rsidR="00A45CD8" w:rsidRPr="000D2E96" w:rsidRDefault="00A45CD8">
            <w:pPr>
              <w:wordWrap/>
              <w:jc w:val="both"/>
              <w:rPr>
                <w:ins w:id="772" w:author="나현종" w:date="2025-11-06T14:50:00Z" w16du:dateUtc="2025-11-06T05:50:00Z"/>
                <w:rFonts w:ascii="Batang" w:eastAsia="Batang" w:hAnsi="Batang" w:cs="Times New Roman"/>
              </w:rPr>
              <w:pPrChange w:id="773" w:author="나현종" w:date="2025-11-06T14:52:00Z" w16du:dateUtc="2025-11-06T05:52:00Z">
                <w:pPr>
                  <w:wordWrap/>
                  <w:spacing w:line="360" w:lineRule="auto"/>
                </w:pPr>
              </w:pPrChange>
            </w:pPr>
            <w:ins w:id="774" w:author="나현종" w:date="2025-11-06T14:50:00Z" w16du:dateUtc="2025-11-06T05:50:00Z">
              <w:r w:rsidRPr="000D2E96">
                <w:rPr>
                  <w:rFonts w:ascii="Batang" w:eastAsia="Batang" w:hAnsi="Batang" w:cs="Times New Roman"/>
                </w:rPr>
                <w:t>Energy</w:t>
              </w:r>
            </w:ins>
          </w:p>
        </w:tc>
        <w:tc>
          <w:tcPr>
            <w:tcW w:w="1970" w:type="dxa"/>
            <w:tcBorders>
              <w:top w:val="single" w:sz="4" w:space="0" w:color="auto"/>
              <w:bottom w:val="nil"/>
            </w:tcBorders>
            <w:vAlign w:val="center"/>
            <w:tcPrChange w:id="775" w:author="나현종" w:date="2025-11-06T14:52:00Z" w16du:dateUtc="2025-11-06T05:52:00Z">
              <w:tcPr>
                <w:tcW w:w="1970" w:type="dxa"/>
                <w:gridSpan w:val="2"/>
                <w:vAlign w:val="center"/>
              </w:tcPr>
            </w:tcPrChange>
          </w:tcPr>
          <w:p w14:paraId="31C54A73" w14:textId="77777777" w:rsidR="00A45CD8" w:rsidRPr="000D2E96" w:rsidRDefault="00A45CD8">
            <w:pPr>
              <w:wordWrap/>
              <w:jc w:val="right"/>
              <w:rPr>
                <w:ins w:id="776" w:author="나현종" w:date="2025-11-06T14:50:00Z" w16du:dateUtc="2025-11-06T05:50:00Z"/>
                <w:rFonts w:ascii="Batang" w:eastAsia="Batang" w:hAnsi="Batang" w:cs="Times New Roman"/>
              </w:rPr>
              <w:pPrChange w:id="777" w:author="나현종" w:date="2025-11-06T14:52:00Z" w16du:dateUtc="2025-11-06T05:52:00Z">
                <w:pPr>
                  <w:wordWrap/>
                  <w:spacing w:line="360" w:lineRule="auto"/>
                </w:pPr>
              </w:pPrChange>
            </w:pPr>
          </w:p>
        </w:tc>
        <w:tc>
          <w:tcPr>
            <w:tcW w:w="1970" w:type="dxa"/>
            <w:tcBorders>
              <w:top w:val="single" w:sz="4" w:space="0" w:color="auto"/>
              <w:bottom w:val="nil"/>
            </w:tcBorders>
            <w:vAlign w:val="center"/>
            <w:tcPrChange w:id="778" w:author="나현종" w:date="2025-11-06T14:52:00Z" w16du:dateUtc="2025-11-06T05:52:00Z">
              <w:tcPr>
                <w:tcW w:w="1970" w:type="dxa"/>
                <w:gridSpan w:val="2"/>
                <w:vAlign w:val="center"/>
              </w:tcPr>
            </w:tcPrChange>
          </w:tcPr>
          <w:p w14:paraId="78C5F13F" w14:textId="77777777" w:rsidR="00A45CD8" w:rsidRPr="000D2E96" w:rsidRDefault="00A45CD8">
            <w:pPr>
              <w:wordWrap/>
              <w:jc w:val="right"/>
              <w:rPr>
                <w:ins w:id="779" w:author="나현종" w:date="2025-11-06T14:50:00Z" w16du:dateUtc="2025-11-06T05:50:00Z"/>
                <w:rFonts w:ascii="Batang" w:eastAsia="Batang" w:hAnsi="Batang" w:cs="Times New Roman"/>
              </w:rPr>
              <w:pPrChange w:id="780" w:author="나현종" w:date="2025-11-06T14:52:00Z" w16du:dateUtc="2025-11-06T05:52:00Z">
                <w:pPr>
                  <w:wordWrap/>
                  <w:spacing w:line="360" w:lineRule="auto"/>
                </w:pPr>
              </w:pPrChange>
            </w:pPr>
          </w:p>
        </w:tc>
        <w:tc>
          <w:tcPr>
            <w:tcW w:w="1971" w:type="dxa"/>
            <w:tcBorders>
              <w:top w:val="single" w:sz="4" w:space="0" w:color="auto"/>
              <w:bottom w:val="nil"/>
            </w:tcBorders>
            <w:vAlign w:val="center"/>
            <w:tcPrChange w:id="781" w:author="나현종" w:date="2025-11-06T14:52:00Z" w16du:dateUtc="2025-11-06T05:52:00Z">
              <w:tcPr>
                <w:tcW w:w="1971" w:type="dxa"/>
                <w:gridSpan w:val="2"/>
                <w:vAlign w:val="center"/>
              </w:tcPr>
            </w:tcPrChange>
          </w:tcPr>
          <w:p w14:paraId="5CC4E510" w14:textId="77777777" w:rsidR="00A45CD8" w:rsidRPr="000D2E96" w:rsidRDefault="00A45CD8">
            <w:pPr>
              <w:wordWrap/>
              <w:jc w:val="right"/>
              <w:rPr>
                <w:ins w:id="782" w:author="나현종" w:date="2025-11-06T14:50:00Z" w16du:dateUtc="2025-11-06T05:50:00Z"/>
                <w:rFonts w:ascii="Batang" w:eastAsia="Batang" w:hAnsi="Batang" w:cs="Times New Roman"/>
              </w:rPr>
              <w:pPrChange w:id="783" w:author="나현종" w:date="2025-11-06T14:52:00Z" w16du:dateUtc="2025-11-06T05:52:00Z">
                <w:pPr>
                  <w:wordWrap/>
                  <w:spacing w:line="360" w:lineRule="auto"/>
                </w:pPr>
              </w:pPrChange>
            </w:pPr>
          </w:p>
        </w:tc>
      </w:tr>
      <w:tr w:rsidR="00BB5F7D" w:rsidRPr="000D2E96" w14:paraId="52C917E2" w14:textId="77777777" w:rsidTr="00BB5F7D">
        <w:tblPrEx>
          <w:tblPrExChange w:id="784"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785" w:author="나현종" w:date="2025-11-06T14:50:00Z"/>
          <w:trPrChange w:id="786" w:author="나현종" w:date="2025-11-06T14:52:00Z" w16du:dateUtc="2025-11-06T05:52:00Z">
            <w:trPr>
              <w:gridBefore w:val="1"/>
            </w:trPr>
          </w:trPrChange>
        </w:trPr>
        <w:tc>
          <w:tcPr>
            <w:tcW w:w="3439" w:type="dxa"/>
            <w:tcBorders>
              <w:top w:val="nil"/>
              <w:bottom w:val="nil"/>
            </w:tcBorders>
            <w:vAlign w:val="center"/>
            <w:tcPrChange w:id="787" w:author="나현종" w:date="2025-11-06T14:52:00Z" w16du:dateUtc="2025-11-06T05:52:00Z">
              <w:tcPr>
                <w:tcW w:w="3439" w:type="dxa"/>
                <w:gridSpan w:val="2"/>
                <w:vAlign w:val="center"/>
              </w:tcPr>
            </w:tcPrChange>
          </w:tcPr>
          <w:p w14:paraId="4264C052" w14:textId="77777777" w:rsidR="00A45CD8" w:rsidRPr="000D2E96" w:rsidRDefault="00A45CD8">
            <w:pPr>
              <w:wordWrap/>
              <w:jc w:val="both"/>
              <w:rPr>
                <w:ins w:id="788" w:author="나현종" w:date="2025-11-06T14:50:00Z" w16du:dateUtc="2025-11-06T05:50:00Z"/>
                <w:rFonts w:ascii="Batang" w:eastAsia="Batang" w:hAnsi="Batang" w:cs="Times New Roman"/>
              </w:rPr>
              <w:pPrChange w:id="789" w:author="나현종" w:date="2025-11-06T14:52:00Z" w16du:dateUtc="2025-11-06T05:52:00Z">
                <w:pPr>
                  <w:wordWrap/>
                  <w:spacing w:line="360" w:lineRule="auto"/>
                </w:pPr>
              </w:pPrChange>
            </w:pPr>
            <w:ins w:id="790" w:author="나현종" w:date="2025-11-06T14:50:00Z" w16du:dateUtc="2025-11-06T05:50:00Z">
              <w:r w:rsidRPr="000D2E96">
                <w:rPr>
                  <w:rFonts w:ascii="Batang" w:eastAsia="Batang" w:hAnsi="Batang" w:cs="Times New Roman"/>
                </w:rPr>
                <w:t>Materials</w:t>
              </w:r>
            </w:ins>
          </w:p>
        </w:tc>
        <w:tc>
          <w:tcPr>
            <w:tcW w:w="1970" w:type="dxa"/>
            <w:tcBorders>
              <w:top w:val="nil"/>
              <w:bottom w:val="nil"/>
            </w:tcBorders>
            <w:vAlign w:val="center"/>
            <w:tcPrChange w:id="791" w:author="나현종" w:date="2025-11-06T14:52:00Z" w16du:dateUtc="2025-11-06T05:52:00Z">
              <w:tcPr>
                <w:tcW w:w="1970" w:type="dxa"/>
                <w:gridSpan w:val="2"/>
                <w:vAlign w:val="center"/>
              </w:tcPr>
            </w:tcPrChange>
          </w:tcPr>
          <w:p w14:paraId="2E32F038" w14:textId="77777777" w:rsidR="00A45CD8" w:rsidRPr="000D2E96" w:rsidRDefault="00A45CD8">
            <w:pPr>
              <w:wordWrap/>
              <w:jc w:val="right"/>
              <w:rPr>
                <w:ins w:id="792" w:author="나현종" w:date="2025-11-06T14:50:00Z" w16du:dateUtc="2025-11-06T05:50:00Z"/>
                <w:rFonts w:ascii="Batang" w:eastAsia="Batang" w:hAnsi="Batang" w:cs="Times New Roman"/>
              </w:rPr>
              <w:pPrChange w:id="793" w:author="나현종" w:date="2025-11-06T14:52:00Z" w16du:dateUtc="2025-11-06T05:52:00Z">
                <w:pPr>
                  <w:wordWrap/>
                  <w:spacing w:line="360" w:lineRule="auto"/>
                </w:pPr>
              </w:pPrChange>
            </w:pPr>
          </w:p>
        </w:tc>
        <w:tc>
          <w:tcPr>
            <w:tcW w:w="1970" w:type="dxa"/>
            <w:tcBorders>
              <w:top w:val="nil"/>
              <w:bottom w:val="nil"/>
            </w:tcBorders>
            <w:vAlign w:val="center"/>
            <w:tcPrChange w:id="794" w:author="나현종" w:date="2025-11-06T14:52:00Z" w16du:dateUtc="2025-11-06T05:52:00Z">
              <w:tcPr>
                <w:tcW w:w="1970" w:type="dxa"/>
                <w:gridSpan w:val="2"/>
                <w:vAlign w:val="center"/>
              </w:tcPr>
            </w:tcPrChange>
          </w:tcPr>
          <w:p w14:paraId="7336536E" w14:textId="77777777" w:rsidR="00A45CD8" w:rsidRPr="000D2E96" w:rsidRDefault="00A45CD8">
            <w:pPr>
              <w:wordWrap/>
              <w:jc w:val="right"/>
              <w:rPr>
                <w:ins w:id="795" w:author="나현종" w:date="2025-11-06T14:50:00Z" w16du:dateUtc="2025-11-06T05:50:00Z"/>
                <w:rFonts w:ascii="Batang" w:eastAsia="Batang" w:hAnsi="Batang" w:cs="Times New Roman"/>
              </w:rPr>
              <w:pPrChange w:id="796" w:author="나현종" w:date="2025-11-06T14:52:00Z" w16du:dateUtc="2025-11-06T05:52:00Z">
                <w:pPr>
                  <w:wordWrap/>
                  <w:spacing w:line="360" w:lineRule="auto"/>
                </w:pPr>
              </w:pPrChange>
            </w:pPr>
          </w:p>
        </w:tc>
        <w:tc>
          <w:tcPr>
            <w:tcW w:w="1971" w:type="dxa"/>
            <w:tcBorders>
              <w:top w:val="nil"/>
              <w:bottom w:val="nil"/>
            </w:tcBorders>
            <w:vAlign w:val="center"/>
            <w:tcPrChange w:id="797" w:author="나현종" w:date="2025-11-06T14:52:00Z" w16du:dateUtc="2025-11-06T05:52:00Z">
              <w:tcPr>
                <w:tcW w:w="1971" w:type="dxa"/>
                <w:gridSpan w:val="2"/>
                <w:vAlign w:val="center"/>
              </w:tcPr>
            </w:tcPrChange>
          </w:tcPr>
          <w:p w14:paraId="062BA0EB" w14:textId="77777777" w:rsidR="00A45CD8" w:rsidRPr="000D2E96" w:rsidRDefault="00A45CD8">
            <w:pPr>
              <w:wordWrap/>
              <w:jc w:val="right"/>
              <w:rPr>
                <w:ins w:id="798" w:author="나현종" w:date="2025-11-06T14:50:00Z" w16du:dateUtc="2025-11-06T05:50:00Z"/>
                <w:rFonts w:ascii="Batang" w:eastAsia="Batang" w:hAnsi="Batang" w:cs="Times New Roman"/>
              </w:rPr>
              <w:pPrChange w:id="799" w:author="나현종" w:date="2025-11-06T14:52:00Z" w16du:dateUtc="2025-11-06T05:52:00Z">
                <w:pPr>
                  <w:wordWrap/>
                  <w:spacing w:line="360" w:lineRule="auto"/>
                </w:pPr>
              </w:pPrChange>
            </w:pPr>
          </w:p>
        </w:tc>
      </w:tr>
      <w:tr w:rsidR="00BB5F7D" w:rsidRPr="000D2E96" w14:paraId="5371D59E" w14:textId="77777777" w:rsidTr="00BB5F7D">
        <w:tblPrEx>
          <w:tblPrExChange w:id="800"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01" w:author="나현종" w:date="2025-11-06T14:50:00Z"/>
          <w:trPrChange w:id="802" w:author="나현종" w:date="2025-11-06T14:52:00Z" w16du:dateUtc="2025-11-06T05:52:00Z">
            <w:trPr>
              <w:gridBefore w:val="1"/>
            </w:trPr>
          </w:trPrChange>
        </w:trPr>
        <w:tc>
          <w:tcPr>
            <w:tcW w:w="3439" w:type="dxa"/>
            <w:tcBorders>
              <w:top w:val="nil"/>
              <w:bottom w:val="nil"/>
            </w:tcBorders>
            <w:vAlign w:val="center"/>
            <w:tcPrChange w:id="803" w:author="나현종" w:date="2025-11-06T14:52:00Z" w16du:dateUtc="2025-11-06T05:52:00Z">
              <w:tcPr>
                <w:tcW w:w="3439" w:type="dxa"/>
                <w:gridSpan w:val="2"/>
                <w:vAlign w:val="center"/>
              </w:tcPr>
            </w:tcPrChange>
          </w:tcPr>
          <w:p w14:paraId="07A62201" w14:textId="77777777" w:rsidR="00A45CD8" w:rsidRPr="000D2E96" w:rsidRDefault="00A45CD8">
            <w:pPr>
              <w:wordWrap/>
              <w:jc w:val="both"/>
              <w:rPr>
                <w:ins w:id="804" w:author="나현종" w:date="2025-11-06T14:50:00Z" w16du:dateUtc="2025-11-06T05:50:00Z"/>
                <w:rFonts w:ascii="Batang" w:eastAsia="Batang" w:hAnsi="Batang" w:cs="Times New Roman"/>
              </w:rPr>
              <w:pPrChange w:id="805" w:author="나현종" w:date="2025-11-06T14:52:00Z" w16du:dateUtc="2025-11-06T05:52:00Z">
                <w:pPr>
                  <w:wordWrap/>
                  <w:spacing w:line="360" w:lineRule="auto"/>
                </w:pPr>
              </w:pPrChange>
            </w:pPr>
            <w:ins w:id="806" w:author="나현종" w:date="2025-11-06T14:50:00Z" w16du:dateUtc="2025-11-06T05:50:00Z">
              <w:r w:rsidRPr="000D2E96">
                <w:rPr>
                  <w:rFonts w:ascii="Batang" w:eastAsia="Batang" w:hAnsi="Batang" w:cs="Times New Roman"/>
                </w:rPr>
                <w:t>Industrials</w:t>
              </w:r>
            </w:ins>
          </w:p>
        </w:tc>
        <w:tc>
          <w:tcPr>
            <w:tcW w:w="1970" w:type="dxa"/>
            <w:tcBorders>
              <w:top w:val="nil"/>
              <w:bottom w:val="nil"/>
            </w:tcBorders>
            <w:vAlign w:val="center"/>
            <w:tcPrChange w:id="807" w:author="나현종" w:date="2025-11-06T14:52:00Z" w16du:dateUtc="2025-11-06T05:52:00Z">
              <w:tcPr>
                <w:tcW w:w="1970" w:type="dxa"/>
                <w:gridSpan w:val="2"/>
                <w:vAlign w:val="center"/>
              </w:tcPr>
            </w:tcPrChange>
          </w:tcPr>
          <w:p w14:paraId="0B733F3B" w14:textId="77777777" w:rsidR="00A45CD8" w:rsidRPr="000D2E96" w:rsidRDefault="00A45CD8">
            <w:pPr>
              <w:wordWrap/>
              <w:jc w:val="right"/>
              <w:rPr>
                <w:ins w:id="808" w:author="나현종" w:date="2025-11-06T14:50:00Z" w16du:dateUtc="2025-11-06T05:50:00Z"/>
                <w:rFonts w:ascii="Batang" w:eastAsia="Batang" w:hAnsi="Batang" w:cs="Times New Roman"/>
              </w:rPr>
              <w:pPrChange w:id="809" w:author="나현종" w:date="2025-11-06T14:52:00Z" w16du:dateUtc="2025-11-06T05:52:00Z">
                <w:pPr>
                  <w:wordWrap/>
                  <w:spacing w:line="360" w:lineRule="auto"/>
                </w:pPr>
              </w:pPrChange>
            </w:pPr>
          </w:p>
        </w:tc>
        <w:tc>
          <w:tcPr>
            <w:tcW w:w="1970" w:type="dxa"/>
            <w:tcBorders>
              <w:top w:val="nil"/>
              <w:bottom w:val="nil"/>
            </w:tcBorders>
            <w:vAlign w:val="center"/>
            <w:tcPrChange w:id="810" w:author="나현종" w:date="2025-11-06T14:52:00Z" w16du:dateUtc="2025-11-06T05:52:00Z">
              <w:tcPr>
                <w:tcW w:w="1970" w:type="dxa"/>
                <w:gridSpan w:val="2"/>
                <w:vAlign w:val="center"/>
              </w:tcPr>
            </w:tcPrChange>
          </w:tcPr>
          <w:p w14:paraId="5F4D7D1E" w14:textId="77777777" w:rsidR="00A45CD8" w:rsidRPr="000D2E96" w:rsidRDefault="00A45CD8">
            <w:pPr>
              <w:wordWrap/>
              <w:jc w:val="right"/>
              <w:rPr>
                <w:ins w:id="811" w:author="나현종" w:date="2025-11-06T14:50:00Z" w16du:dateUtc="2025-11-06T05:50:00Z"/>
                <w:rFonts w:ascii="Batang" w:eastAsia="Batang" w:hAnsi="Batang" w:cs="Times New Roman"/>
              </w:rPr>
              <w:pPrChange w:id="812" w:author="나현종" w:date="2025-11-06T14:52:00Z" w16du:dateUtc="2025-11-06T05:52:00Z">
                <w:pPr>
                  <w:wordWrap/>
                  <w:spacing w:line="360" w:lineRule="auto"/>
                </w:pPr>
              </w:pPrChange>
            </w:pPr>
          </w:p>
        </w:tc>
        <w:tc>
          <w:tcPr>
            <w:tcW w:w="1971" w:type="dxa"/>
            <w:tcBorders>
              <w:top w:val="nil"/>
              <w:bottom w:val="nil"/>
            </w:tcBorders>
            <w:vAlign w:val="center"/>
            <w:tcPrChange w:id="813" w:author="나현종" w:date="2025-11-06T14:52:00Z" w16du:dateUtc="2025-11-06T05:52:00Z">
              <w:tcPr>
                <w:tcW w:w="1971" w:type="dxa"/>
                <w:gridSpan w:val="2"/>
                <w:vAlign w:val="center"/>
              </w:tcPr>
            </w:tcPrChange>
          </w:tcPr>
          <w:p w14:paraId="3AC5DB10" w14:textId="77777777" w:rsidR="00A45CD8" w:rsidRPr="000D2E96" w:rsidRDefault="00A45CD8">
            <w:pPr>
              <w:wordWrap/>
              <w:jc w:val="right"/>
              <w:rPr>
                <w:ins w:id="814" w:author="나현종" w:date="2025-11-06T14:50:00Z" w16du:dateUtc="2025-11-06T05:50:00Z"/>
                <w:rFonts w:ascii="Batang" w:eastAsia="Batang" w:hAnsi="Batang" w:cs="Times New Roman"/>
              </w:rPr>
              <w:pPrChange w:id="815" w:author="나현종" w:date="2025-11-06T14:52:00Z" w16du:dateUtc="2025-11-06T05:52:00Z">
                <w:pPr>
                  <w:wordWrap/>
                  <w:spacing w:line="360" w:lineRule="auto"/>
                </w:pPr>
              </w:pPrChange>
            </w:pPr>
          </w:p>
        </w:tc>
      </w:tr>
      <w:tr w:rsidR="00BB5F7D" w:rsidRPr="000D2E96" w14:paraId="5B2337E8" w14:textId="77777777" w:rsidTr="00BB5F7D">
        <w:tblPrEx>
          <w:tblPrExChange w:id="816"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17" w:author="나현종" w:date="2025-11-06T14:50:00Z"/>
          <w:trPrChange w:id="818" w:author="나현종" w:date="2025-11-06T14:52:00Z" w16du:dateUtc="2025-11-06T05:52:00Z">
            <w:trPr>
              <w:gridBefore w:val="1"/>
            </w:trPr>
          </w:trPrChange>
        </w:trPr>
        <w:tc>
          <w:tcPr>
            <w:tcW w:w="3439" w:type="dxa"/>
            <w:tcBorders>
              <w:top w:val="nil"/>
              <w:bottom w:val="nil"/>
            </w:tcBorders>
            <w:vAlign w:val="center"/>
            <w:tcPrChange w:id="819" w:author="나현종" w:date="2025-11-06T14:52:00Z" w16du:dateUtc="2025-11-06T05:52:00Z">
              <w:tcPr>
                <w:tcW w:w="3439" w:type="dxa"/>
                <w:gridSpan w:val="2"/>
                <w:vAlign w:val="center"/>
              </w:tcPr>
            </w:tcPrChange>
          </w:tcPr>
          <w:p w14:paraId="511D0250" w14:textId="77777777" w:rsidR="00A45CD8" w:rsidRPr="000D2E96" w:rsidRDefault="00A45CD8">
            <w:pPr>
              <w:wordWrap/>
              <w:jc w:val="both"/>
              <w:rPr>
                <w:ins w:id="820" w:author="나현종" w:date="2025-11-06T14:50:00Z" w16du:dateUtc="2025-11-06T05:50:00Z"/>
                <w:rFonts w:ascii="Batang" w:eastAsia="Batang" w:hAnsi="Batang" w:cs="Times New Roman"/>
              </w:rPr>
              <w:pPrChange w:id="821" w:author="나현종" w:date="2025-11-06T14:52:00Z" w16du:dateUtc="2025-11-06T05:52:00Z">
                <w:pPr>
                  <w:wordWrap/>
                  <w:spacing w:line="360" w:lineRule="auto"/>
                </w:pPr>
              </w:pPrChange>
            </w:pPr>
            <w:ins w:id="822" w:author="나현종" w:date="2025-11-06T14:50:00Z" w16du:dateUtc="2025-11-06T05:50:00Z">
              <w:r w:rsidRPr="000D2E96">
                <w:rPr>
                  <w:rFonts w:ascii="Batang" w:eastAsia="Batang" w:hAnsi="Batang" w:cs="Times New Roman"/>
                </w:rPr>
                <w:t>Consumer Discretionary</w:t>
              </w:r>
            </w:ins>
          </w:p>
        </w:tc>
        <w:tc>
          <w:tcPr>
            <w:tcW w:w="1970" w:type="dxa"/>
            <w:tcBorders>
              <w:top w:val="nil"/>
              <w:bottom w:val="nil"/>
            </w:tcBorders>
            <w:vAlign w:val="center"/>
            <w:tcPrChange w:id="823" w:author="나현종" w:date="2025-11-06T14:52:00Z" w16du:dateUtc="2025-11-06T05:52:00Z">
              <w:tcPr>
                <w:tcW w:w="1970" w:type="dxa"/>
                <w:gridSpan w:val="2"/>
                <w:vAlign w:val="center"/>
              </w:tcPr>
            </w:tcPrChange>
          </w:tcPr>
          <w:p w14:paraId="60EE90D3" w14:textId="77777777" w:rsidR="00A45CD8" w:rsidRPr="000D2E96" w:rsidRDefault="00A45CD8">
            <w:pPr>
              <w:wordWrap/>
              <w:jc w:val="right"/>
              <w:rPr>
                <w:ins w:id="824" w:author="나현종" w:date="2025-11-06T14:50:00Z" w16du:dateUtc="2025-11-06T05:50:00Z"/>
                <w:rFonts w:ascii="Batang" w:eastAsia="Batang" w:hAnsi="Batang" w:cs="Times New Roman"/>
              </w:rPr>
              <w:pPrChange w:id="825" w:author="나현종" w:date="2025-11-06T14:52:00Z" w16du:dateUtc="2025-11-06T05:52:00Z">
                <w:pPr>
                  <w:wordWrap/>
                  <w:spacing w:line="360" w:lineRule="auto"/>
                </w:pPr>
              </w:pPrChange>
            </w:pPr>
          </w:p>
        </w:tc>
        <w:tc>
          <w:tcPr>
            <w:tcW w:w="1970" w:type="dxa"/>
            <w:tcBorders>
              <w:top w:val="nil"/>
              <w:bottom w:val="nil"/>
            </w:tcBorders>
            <w:vAlign w:val="center"/>
            <w:tcPrChange w:id="826" w:author="나현종" w:date="2025-11-06T14:52:00Z" w16du:dateUtc="2025-11-06T05:52:00Z">
              <w:tcPr>
                <w:tcW w:w="1970" w:type="dxa"/>
                <w:gridSpan w:val="2"/>
                <w:vAlign w:val="center"/>
              </w:tcPr>
            </w:tcPrChange>
          </w:tcPr>
          <w:p w14:paraId="3B36DFB8" w14:textId="77777777" w:rsidR="00A45CD8" w:rsidRPr="000D2E96" w:rsidRDefault="00A45CD8">
            <w:pPr>
              <w:wordWrap/>
              <w:jc w:val="right"/>
              <w:rPr>
                <w:ins w:id="827" w:author="나현종" w:date="2025-11-06T14:50:00Z" w16du:dateUtc="2025-11-06T05:50:00Z"/>
                <w:rFonts w:ascii="Batang" w:eastAsia="Batang" w:hAnsi="Batang" w:cs="Times New Roman"/>
              </w:rPr>
              <w:pPrChange w:id="828" w:author="나현종" w:date="2025-11-06T14:52:00Z" w16du:dateUtc="2025-11-06T05:52:00Z">
                <w:pPr>
                  <w:wordWrap/>
                  <w:spacing w:line="360" w:lineRule="auto"/>
                </w:pPr>
              </w:pPrChange>
            </w:pPr>
          </w:p>
        </w:tc>
        <w:tc>
          <w:tcPr>
            <w:tcW w:w="1971" w:type="dxa"/>
            <w:tcBorders>
              <w:top w:val="nil"/>
              <w:bottom w:val="nil"/>
            </w:tcBorders>
            <w:vAlign w:val="center"/>
            <w:tcPrChange w:id="829" w:author="나현종" w:date="2025-11-06T14:52:00Z" w16du:dateUtc="2025-11-06T05:52:00Z">
              <w:tcPr>
                <w:tcW w:w="1971" w:type="dxa"/>
                <w:gridSpan w:val="2"/>
                <w:vAlign w:val="center"/>
              </w:tcPr>
            </w:tcPrChange>
          </w:tcPr>
          <w:p w14:paraId="4331735B" w14:textId="77777777" w:rsidR="00A45CD8" w:rsidRPr="000D2E96" w:rsidRDefault="00A45CD8">
            <w:pPr>
              <w:wordWrap/>
              <w:jc w:val="right"/>
              <w:rPr>
                <w:ins w:id="830" w:author="나현종" w:date="2025-11-06T14:50:00Z" w16du:dateUtc="2025-11-06T05:50:00Z"/>
                <w:rFonts w:ascii="Batang" w:eastAsia="Batang" w:hAnsi="Batang" w:cs="Times New Roman"/>
              </w:rPr>
              <w:pPrChange w:id="831" w:author="나현종" w:date="2025-11-06T14:52:00Z" w16du:dateUtc="2025-11-06T05:52:00Z">
                <w:pPr>
                  <w:wordWrap/>
                  <w:spacing w:line="360" w:lineRule="auto"/>
                </w:pPr>
              </w:pPrChange>
            </w:pPr>
          </w:p>
        </w:tc>
      </w:tr>
      <w:tr w:rsidR="00BB5F7D" w:rsidRPr="000D2E96" w14:paraId="5D8F51CB" w14:textId="77777777" w:rsidTr="00BB5F7D">
        <w:tblPrEx>
          <w:tblPrExChange w:id="832"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33" w:author="나현종" w:date="2025-11-06T14:50:00Z"/>
          <w:trPrChange w:id="834" w:author="나현종" w:date="2025-11-06T14:52:00Z" w16du:dateUtc="2025-11-06T05:52:00Z">
            <w:trPr>
              <w:gridBefore w:val="1"/>
            </w:trPr>
          </w:trPrChange>
        </w:trPr>
        <w:tc>
          <w:tcPr>
            <w:tcW w:w="3439" w:type="dxa"/>
            <w:tcBorders>
              <w:top w:val="nil"/>
              <w:bottom w:val="nil"/>
            </w:tcBorders>
            <w:vAlign w:val="center"/>
            <w:tcPrChange w:id="835" w:author="나현종" w:date="2025-11-06T14:52:00Z" w16du:dateUtc="2025-11-06T05:52:00Z">
              <w:tcPr>
                <w:tcW w:w="3439" w:type="dxa"/>
                <w:gridSpan w:val="2"/>
                <w:vAlign w:val="center"/>
              </w:tcPr>
            </w:tcPrChange>
          </w:tcPr>
          <w:p w14:paraId="7124B4EA" w14:textId="77777777" w:rsidR="00A45CD8" w:rsidRPr="000D2E96" w:rsidRDefault="00A45CD8">
            <w:pPr>
              <w:wordWrap/>
              <w:jc w:val="both"/>
              <w:rPr>
                <w:ins w:id="836" w:author="나현종" w:date="2025-11-06T14:50:00Z" w16du:dateUtc="2025-11-06T05:50:00Z"/>
                <w:rFonts w:ascii="Batang" w:eastAsia="Batang" w:hAnsi="Batang" w:cs="Times New Roman"/>
              </w:rPr>
              <w:pPrChange w:id="837" w:author="나현종" w:date="2025-11-06T14:52:00Z" w16du:dateUtc="2025-11-06T05:52:00Z">
                <w:pPr>
                  <w:wordWrap/>
                  <w:spacing w:line="360" w:lineRule="auto"/>
                </w:pPr>
              </w:pPrChange>
            </w:pPr>
            <w:ins w:id="838" w:author="나현종" w:date="2025-11-06T14:50:00Z" w16du:dateUtc="2025-11-06T05:50:00Z">
              <w:r w:rsidRPr="000D2E96">
                <w:rPr>
                  <w:rFonts w:ascii="Batang" w:eastAsia="Batang" w:hAnsi="Batang" w:cs="Times New Roman"/>
                </w:rPr>
                <w:t>Consumer Staples</w:t>
              </w:r>
            </w:ins>
          </w:p>
        </w:tc>
        <w:tc>
          <w:tcPr>
            <w:tcW w:w="1970" w:type="dxa"/>
            <w:tcBorders>
              <w:top w:val="nil"/>
              <w:bottom w:val="nil"/>
            </w:tcBorders>
            <w:vAlign w:val="center"/>
            <w:tcPrChange w:id="839" w:author="나현종" w:date="2025-11-06T14:52:00Z" w16du:dateUtc="2025-11-06T05:52:00Z">
              <w:tcPr>
                <w:tcW w:w="1970" w:type="dxa"/>
                <w:gridSpan w:val="2"/>
                <w:vAlign w:val="center"/>
              </w:tcPr>
            </w:tcPrChange>
          </w:tcPr>
          <w:p w14:paraId="283D7BF5" w14:textId="77777777" w:rsidR="00A45CD8" w:rsidRPr="000D2E96" w:rsidRDefault="00A45CD8">
            <w:pPr>
              <w:wordWrap/>
              <w:jc w:val="right"/>
              <w:rPr>
                <w:ins w:id="840" w:author="나현종" w:date="2025-11-06T14:50:00Z" w16du:dateUtc="2025-11-06T05:50:00Z"/>
                <w:rFonts w:ascii="Batang" w:eastAsia="Batang" w:hAnsi="Batang" w:cs="Times New Roman"/>
              </w:rPr>
              <w:pPrChange w:id="841" w:author="나현종" w:date="2025-11-06T14:52:00Z" w16du:dateUtc="2025-11-06T05:52:00Z">
                <w:pPr>
                  <w:wordWrap/>
                  <w:spacing w:line="360" w:lineRule="auto"/>
                </w:pPr>
              </w:pPrChange>
            </w:pPr>
          </w:p>
        </w:tc>
        <w:tc>
          <w:tcPr>
            <w:tcW w:w="1970" w:type="dxa"/>
            <w:tcBorders>
              <w:top w:val="nil"/>
              <w:bottom w:val="nil"/>
            </w:tcBorders>
            <w:vAlign w:val="center"/>
            <w:tcPrChange w:id="842" w:author="나현종" w:date="2025-11-06T14:52:00Z" w16du:dateUtc="2025-11-06T05:52:00Z">
              <w:tcPr>
                <w:tcW w:w="1970" w:type="dxa"/>
                <w:gridSpan w:val="2"/>
                <w:vAlign w:val="center"/>
              </w:tcPr>
            </w:tcPrChange>
          </w:tcPr>
          <w:p w14:paraId="59C91EB9" w14:textId="77777777" w:rsidR="00A45CD8" w:rsidRPr="000D2E96" w:rsidRDefault="00A45CD8">
            <w:pPr>
              <w:wordWrap/>
              <w:jc w:val="right"/>
              <w:rPr>
                <w:ins w:id="843" w:author="나현종" w:date="2025-11-06T14:50:00Z" w16du:dateUtc="2025-11-06T05:50:00Z"/>
                <w:rFonts w:ascii="Batang" w:eastAsia="Batang" w:hAnsi="Batang" w:cs="Times New Roman"/>
              </w:rPr>
              <w:pPrChange w:id="844" w:author="나현종" w:date="2025-11-06T14:52:00Z" w16du:dateUtc="2025-11-06T05:52:00Z">
                <w:pPr>
                  <w:wordWrap/>
                  <w:spacing w:line="360" w:lineRule="auto"/>
                </w:pPr>
              </w:pPrChange>
            </w:pPr>
          </w:p>
        </w:tc>
        <w:tc>
          <w:tcPr>
            <w:tcW w:w="1971" w:type="dxa"/>
            <w:tcBorders>
              <w:top w:val="nil"/>
              <w:bottom w:val="nil"/>
            </w:tcBorders>
            <w:vAlign w:val="center"/>
            <w:tcPrChange w:id="845" w:author="나현종" w:date="2025-11-06T14:52:00Z" w16du:dateUtc="2025-11-06T05:52:00Z">
              <w:tcPr>
                <w:tcW w:w="1971" w:type="dxa"/>
                <w:gridSpan w:val="2"/>
                <w:vAlign w:val="center"/>
              </w:tcPr>
            </w:tcPrChange>
          </w:tcPr>
          <w:p w14:paraId="13AC8C4E" w14:textId="77777777" w:rsidR="00A45CD8" w:rsidRPr="000D2E96" w:rsidRDefault="00A45CD8">
            <w:pPr>
              <w:wordWrap/>
              <w:jc w:val="right"/>
              <w:rPr>
                <w:ins w:id="846" w:author="나현종" w:date="2025-11-06T14:50:00Z" w16du:dateUtc="2025-11-06T05:50:00Z"/>
                <w:rFonts w:ascii="Batang" w:eastAsia="Batang" w:hAnsi="Batang" w:cs="Times New Roman"/>
              </w:rPr>
              <w:pPrChange w:id="847" w:author="나현종" w:date="2025-11-06T14:52:00Z" w16du:dateUtc="2025-11-06T05:52:00Z">
                <w:pPr>
                  <w:wordWrap/>
                  <w:spacing w:line="360" w:lineRule="auto"/>
                </w:pPr>
              </w:pPrChange>
            </w:pPr>
          </w:p>
        </w:tc>
      </w:tr>
      <w:tr w:rsidR="00BB5F7D" w:rsidRPr="000D2E96" w14:paraId="3D15821D" w14:textId="77777777" w:rsidTr="00BB5F7D">
        <w:tblPrEx>
          <w:tblPrExChange w:id="848"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49" w:author="나현종" w:date="2025-11-06T14:50:00Z"/>
          <w:trPrChange w:id="850" w:author="나현종" w:date="2025-11-06T14:52:00Z" w16du:dateUtc="2025-11-06T05:52:00Z">
            <w:trPr>
              <w:gridBefore w:val="1"/>
            </w:trPr>
          </w:trPrChange>
        </w:trPr>
        <w:tc>
          <w:tcPr>
            <w:tcW w:w="3439" w:type="dxa"/>
            <w:tcBorders>
              <w:top w:val="nil"/>
              <w:bottom w:val="nil"/>
            </w:tcBorders>
            <w:vAlign w:val="center"/>
            <w:tcPrChange w:id="851" w:author="나현종" w:date="2025-11-06T14:52:00Z" w16du:dateUtc="2025-11-06T05:52:00Z">
              <w:tcPr>
                <w:tcW w:w="3439" w:type="dxa"/>
                <w:gridSpan w:val="2"/>
                <w:vAlign w:val="center"/>
              </w:tcPr>
            </w:tcPrChange>
          </w:tcPr>
          <w:p w14:paraId="5E41C132" w14:textId="77777777" w:rsidR="00A45CD8" w:rsidRPr="000D2E96" w:rsidRDefault="00A45CD8">
            <w:pPr>
              <w:wordWrap/>
              <w:jc w:val="both"/>
              <w:rPr>
                <w:ins w:id="852" w:author="나현종" w:date="2025-11-06T14:50:00Z" w16du:dateUtc="2025-11-06T05:50:00Z"/>
                <w:rFonts w:ascii="Batang" w:eastAsia="Batang" w:hAnsi="Batang" w:cs="Times New Roman"/>
              </w:rPr>
              <w:pPrChange w:id="853" w:author="나현종" w:date="2025-11-06T14:52:00Z" w16du:dateUtc="2025-11-06T05:52:00Z">
                <w:pPr>
                  <w:wordWrap/>
                  <w:spacing w:line="360" w:lineRule="auto"/>
                </w:pPr>
              </w:pPrChange>
            </w:pPr>
            <w:ins w:id="854" w:author="나현종" w:date="2025-11-06T14:50:00Z" w16du:dateUtc="2025-11-06T05:50:00Z">
              <w:r w:rsidRPr="000D2E96">
                <w:rPr>
                  <w:rFonts w:ascii="Batang" w:eastAsia="Batang" w:hAnsi="Batang" w:cs="Times New Roman"/>
                </w:rPr>
                <w:t>Health Care</w:t>
              </w:r>
            </w:ins>
          </w:p>
        </w:tc>
        <w:tc>
          <w:tcPr>
            <w:tcW w:w="1970" w:type="dxa"/>
            <w:tcBorders>
              <w:top w:val="nil"/>
              <w:bottom w:val="nil"/>
            </w:tcBorders>
            <w:vAlign w:val="center"/>
            <w:tcPrChange w:id="855" w:author="나현종" w:date="2025-11-06T14:52:00Z" w16du:dateUtc="2025-11-06T05:52:00Z">
              <w:tcPr>
                <w:tcW w:w="1970" w:type="dxa"/>
                <w:gridSpan w:val="2"/>
                <w:vAlign w:val="center"/>
              </w:tcPr>
            </w:tcPrChange>
          </w:tcPr>
          <w:p w14:paraId="1B9D7CF3" w14:textId="77777777" w:rsidR="00A45CD8" w:rsidRPr="000D2E96" w:rsidRDefault="00A45CD8">
            <w:pPr>
              <w:wordWrap/>
              <w:jc w:val="right"/>
              <w:rPr>
                <w:ins w:id="856" w:author="나현종" w:date="2025-11-06T14:50:00Z" w16du:dateUtc="2025-11-06T05:50:00Z"/>
                <w:rFonts w:ascii="Batang" w:eastAsia="Batang" w:hAnsi="Batang" w:cs="Times New Roman"/>
              </w:rPr>
              <w:pPrChange w:id="857" w:author="나현종" w:date="2025-11-06T14:52:00Z" w16du:dateUtc="2025-11-06T05:52:00Z">
                <w:pPr>
                  <w:wordWrap/>
                  <w:spacing w:line="360" w:lineRule="auto"/>
                </w:pPr>
              </w:pPrChange>
            </w:pPr>
          </w:p>
        </w:tc>
        <w:tc>
          <w:tcPr>
            <w:tcW w:w="1970" w:type="dxa"/>
            <w:tcBorders>
              <w:top w:val="nil"/>
              <w:bottom w:val="nil"/>
            </w:tcBorders>
            <w:vAlign w:val="center"/>
            <w:tcPrChange w:id="858" w:author="나현종" w:date="2025-11-06T14:52:00Z" w16du:dateUtc="2025-11-06T05:52:00Z">
              <w:tcPr>
                <w:tcW w:w="1970" w:type="dxa"/>
                <w:gridSpan w:val="2"/>
                <w:vAlign w:val="center"/>
              </w:tcPr>
            </w:tcPrChange>
          </w:tcPr>
          <w:p w14:paraId="03CF2B55" w14:textId="77777777" w:rsidR="00A45CD8" w:rsidRPr="000D2E96" w:rsidRDefault="00A45CD8">
            <w:pPr>
              <w:wordWrap/>
              <w:jc w:val="right"/>
              <w:rPr>
                <w:ins w:id="859" w:author="나현종" w:date="2025-11-06T14:50:00Z" w16du:dateUtc="2025-11-06T05:50:00Z"/>
                <w:rFonts w:ascii="Batang" w:eastAsia="Batang" w:hAnsi="Batang" w:cs="Times New Roman"/>
              </w:rPr>
              <w:pPrChange w:id="860" w:author="나현종" w:date="2025-11-06T14:52:00Z" w16du:dateUtc="2025-11-06T05:52:00Z">
                <w:pPr>
                  <w:wordWrap/>
                  <w:spacing w:line="360" w:lineRule="auto"/>
                </w:pPr>
              </w:pPrChange>
            </w:pPr>
          </w:p>
        </w:tc>
        <w:tc>
          <w:tcPr>
            <w:tcW w:w="1971" w:type="dxa"/>
            <w:tcBorders>
              <w:top w:val="nil"/>
              <w:bottom w:val="nil"/>
            </w:tcBorders>
            <w:vAlign w:val="center"/>
            <w:tcPrChange w:id="861" w:author="나현종" w:date="2025-11-06T14:52:00Z" w16du:dateUtc="2025-11-06T05:52:00Z">
              <w:tcPr>
                <w:tcW w:w="1971" w:type="dxa"/>
                <w:gridSpan w:val="2"/>
                <w:vAlign w:val="center"/>
              </w:tcPr>
            </w:tcPrChange>
          </w:tcPr>
          <w:p w14:paraId="3DBE0012" w14:textId="77777777" w:rsidR="00A45CD8" w:rsidRPr="000D2E96" w:rsidRDefault="00A45CD8">
            <w:pPr>
              <w:wordWrap/>
              <w:jc w:val="right"/>
              <w:rPr>
                <w:ins w:id="862" w:author="나현종" w:date="2025-11-06T14:50:00Z" w16du:dateUtc="2025-11-06T05:50:00Z"/>
                <w:rFonts w:ascii="Batang" w:eastAsia="Batang" w:hAnsi="Batang" w:cs="Times New Roman"/>
              </w:rPr>
              <w:pPrChange w:id="863" w:author="나현종" w:date="2025-11-06T14:52:00Z" w16du:dateUtc="2025-11-06T05:52:00Z">
                <w:pPr>
                  <w:wordWrap/>
                  <w:spacing w:line="360" w:lineRule="auto"/>
                </w:pPr>
              </w:pPrChange>
            </w:pPr>
          </w:p>
        </w:tc>
      </w:tr>
      <w:tr w:rsidR="00BB5F7D" w:rsidRPr="000D2E96" w14:paraId="099A58A0" w14:textId="77777777" w:rsidTr="00BB5F7D">
        <w:tblPrEx>
          <w:tblPrExChange w:id="864"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65" w:author="나현종" w:date="2025-11-06T14:50:00Z"/>
          <w:trPrChange w:id="866" w:author="나현종" w:date="2025-11-06T14:52:00Z" w16du:dateUtc="2025-11-06T05:52:00Z">
            <w:trPr>
              <w:gridBefore w:val="1"/>
            </w:trPr>
          </w:trPrChange>
        </w:trPr>
        <w:tc>
          <w:tcPr>
            <w:tcW w:w="3439" w:type="dxa"/>
            <w:tcBorders>
              <w:top w:val="nil"/>
              <w:bottom w:val="nil"/>
            </w:tcBorders>
            <w:vAlign w:val="center"/>
            <w:tcPrChange w:id="867" w:author="나현종" w:date="2025-11-06T14:52:00Z" w16du:dateUtc="2025-11-06T05:52:00Z">
              <w:tcPr>
                <w:tcW w:w="3439" w:type="dxa"/>
                <w:gridSpan w:val="2"/>
                <w:vAlign w:val="center"/>
              </w:tcPr>
            </w:tcPrChange>
          </w:tcPr>
          <w:p w14:paraId="7D2D68A0" w14:textId="77777777" w:rsidR="00A45CD8" w:rsidRPr="000D2E96" w:rsidRDefault="00A45CD8">
            <w:pPr>
              <w:wordWrap/>
              <w:jc w:val="both"/>
              <w:rPr>
                <w:ins w:id="868" w:author="나현종" w:date="2025-11-06T14:50:00Z" w16du:dateUtc="2025-11-06T05:50:00Z"/>
                <w:rFonts w:ascii="Batang" w:eastAsia="Batang" w:hAnsi="Batang" w:cs="Times New Roman"/>
              </w:rPr>
              <w:pPrChange w:id="869" w:author="나현종" w:date="2025-11-06T14:52:00Z" w16du:dateUtc="2025-11-06T05:52:00Z">
                <w:pPr>
                  <w:wordWrap/>
                  <w:spacing w:line="360" w:lineRule="auto"/>
                </w:pPr>
              </w:pPrChange>
            </w:pPr>
            <w:ins w:id="870" w:author="나현종" w:date="2025-11-06T14:50:00Z" w16du:dateUtc="2025-11-06T05:50:00Z">
              <w:r w:rsidRPr="000D2E96">
                <w:rPr>
                  <w:rFonts w:ascii="Batang" w:eastAsia="Batang" w:hAnsi="Batang" w:cs="Times New Roman"/>
                </w:rPr>
                <w:t>Financials</w:t>
              </w:r>
            </w:ins>
          </w:p>
        </w:tc>
        <w:tc>
          <w:tcPr>
            <w:tcW w:w="1970" w:type="dxa"/>
            <w:tcBorders>
              <w:top w:val="nil"/>
              <w:bottom w:val="nil"/>
            </w:tcBorders>
            <w:vAlign w:val="center"/>
            <w:tcPrChange w:id="871" w:author="나현종" w:date="2025-11-06T14:52:00Z" w16du:dateUtc="2025-11-06T05:52:00Z">
              <w:tcPr>
                <w:tcW w:w="1970" w:type="dxa"/>
                <w:gridSpan w:val="2"/>
                <w:vAlign w:val="center"/>
              </w:tcPr>
            </w:tcPrChange>
          </w:tcPr>
          <w:p w14:paraId="5213B703" w14:textId="77777777" w:rsidR="00A45CD8" w:rsidRPr="000D2E96" w:rsidRDefault="00A45CD8">
            <w:pPr>
              <w:wordWrap/>
              <w:jc w:val="right"/>
              <w:rPr>
                <w:ins w:id="872" w:author="나현종" w:date="2025-11-06T14:50:00Z" w16du:dateUtc="2025-11-06T05:50:00Z"/>
                <w:rFonts w:ascii="Batang" w:eastAsia="Batang" w:hAnsi="Batang" w:cs="Times New Roman"/>
              </w:rPr>
              <w:pPrChange w:id="873" w:author="나현종" w:date="2025-11-06T14:52:00Z" w16du:dateUtc="2025-11-06T05:52:00Z">
                <w:pPr>
                  <w:wordWrap/>
                  <w:spacing w:line="360" w:lineRule="auto"/>
                </w:pPr>
              </w:pPrChange>
            </w:pPr>
          </w:p>
        </w:tc>
        <w:tc>
          <w:tcPr>
            <w:tcW w:w="1970" w:type="dxa"/>
            <w:tcBorders>
              <w:top w:val="nil"/>
              <w:bottom w:val="nil"/>
            </w:tcBorders>
            <w:vAlign w:val="center"/>
            <w:tcPrChange w:id="874" w:author="나현종" w:date="2025-11-06T14:52:00Z" w16du:dateUtc="2025-11-06T05:52:00Z">
              <w:tcPr>
                <w:tcW w:w="1970" w:type="dxa"/>
                <w:gridSpan w:val="2"/>
                <w:vAlign w:val="center"/>
              </w:tcPr>
            </w:tcPrChange>
          </w:tcPr>
          <w:p w14:paraId="5960D5B7" w14:textId="77777777" w:rsidR="00A45CD8" w:rsidRPr="000D2E96" w:rsidRDefault="00A45CD8">
            <w:pPr>
              <w:wordWrap/>
              <w:jc w:val="right"/>
              <w:rPr>
                <w:ins w:id="875" w:author="나현종" w:date="2025-11-06T14:50:00Z" w16du:dateUtc="2025-11-06T05:50:00Z"/>
                <w:rFonts w:ascii="Batang" w:eastAsia="Batang" w:hAnsi="Batang" w:cs="Times New Roman"/>
              </w:rPr>
              <w:pPrChange w:id="876" w:author="나현종" w:date="2025-11-06T14:52:00Z" w16du:dateUtc="2025-11-06T05:52:00Z">
                <w:pPr>
                  <w:wordWrap/>
                  <w:spacing w:line="360" w:lineRule="auto"/>
                </w:pPr>
              </w:pPrChange>
            </w:pPr>
          </w:p>
        </w:tc>
        <w:tc>
          <w:tcPr>
            <w:tcW w:w="1971" w:type="dxa"/>
            <w:tcBorders>
              <w:top w:val="nil"/>
              <w:bottom w:val="nil"/>
            </w:tcBorders>
            <w:vAlign w:val="center"/>
            <w:tcPrChange w:id="877" w:author="나현종" w:date="2025-11-06T14:52:00Z" w16du:dateUtc="2025-11-06T05:52:00Z">
              <w:tcPr>
                <w:tcW w:w="1971" w:type="dxa"/>
                <w:gridSpan w:val="2"/>
                <w:vAlign w:val="center"/>
              </w:tcPr>
            </w:tcPrChange>
          </w:tcPr>
          <w:p w14:paraId="72F3AF56" w14:textId="77777777" w:rsidR="00A45CD8" w:rsidRPr="000D2E96" w:rsidRDefault="00A45CD8">
            <w:pPr>
              <w:wordWrap/>
              <w:jc w:val="right"/>
              <w:rPr>
                <w:ins w:id="878" w:author="나현종" w:date="2025-11-06T14:50:00Z" w16du:dateUtc="2025-11-06T05:50:00Z"/>
                <w:rFonts w:ascii="Batang" w:eastAsia="Batang" w:hAnsi="Batang" w:cs="Times New Roman"/>
              </w:rPr>
              <w:pPrChange w:id="879" w:author="나현종" w:date="2025-11-06T14:52:00Z" w16du:dateUtc="2025-11-06T05:52:00Z">
                <w:pPr>
                  <w:wordWrap/>
                  <w:spacing w:line="360" w:lineRule="auto"/>
                </w:pPr>
              </w:pPrChange>
            </w:pPr>
          </w:p>
        </w:tc>
      </w:tr>
      <w:tr w:rsidR="00BB5F7D" w:rsidRPr="000D2E96" w14:paraId="1D316356" w14:textId="77777777" w:rsidTr="00BB5F7D">
        <w:tblPrEx>
          <w:tblPrExChange w:id="880"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81" w:author="나현종" w:date="2025-11-06T14:50:00Z"/>
          <w:trPrChange w:id="882" w:author="나현종" w:date="2025-11-06T14:52:00Z" w16du:dateUtc="2025-11-06T05:52:00Z">
            <w:trPr>
              <w:gridBefore w:val="1"/>
            </w:trPr>
          </w:trPrChange>
        </w:trPr>
        <w:tc>
          <w:tcPr>
            <w:tcW w:w="3439" w:type="dxa"/>
            <w:tcBorders>
              <w:top w:val="nil"/>
              <w:bottom w:val="nil"/>
            </w:tcBorders>
            <w:vAlign w:val="center"/>
            <w:tcPrChange w:id="883" w:author="나현종" w:date="2025-11-06T14:52:00Z" w16du:dateUtc="2025-11-06T05:52:00Z">
              <w:tcPr>
                <w:tcW w:w="3439" w:type="dxa"/>
                <w:gridSpan w:val="2"/>
                <w:vAlign w:val="center"/>
              </w:tcPr>
            </w:tcPrChange>
          </w:tcPr>
          <w:p w14:paraId="0146B8A3" w14:textId="77777777" w:rsidR="00A45CD8" w:rsidRPr="000D2E96" w:rsidRDefault="00A45CD8">
            <w:pPr>
              <w:wordWrap/>
              <w:jc w:val="both"/>
              <w:rPr>
                <w:ins w:id="884" w:author="나현종" w:date="2025-11-06T14:50:00Z" w16du:dateUtc="2025-11-06T05:50:00Z"/>
                <w:rFonts w:ascii="Batang" w:eastAsia="Batang" w:hAnsi="Batang" w:cs="Times New Roman"/>
              </w:rPr>
              <w:pPrChange w:id="885" w:author="나현종" w:date="2025-11-06T14:52:00Z" w16du:dateUtc="2025-11-06T05:52:00Z">
                <w:pPr>
                  <w:wordWrap/>
                  <w:spacing w:line="360" w:lineRule="auto"/>
                </w:pPr>
              </w:pPrChange>
            </w:pPr>
            <w:ins w:id="886" w:author="나현종" w:date="2025-11-06T14:50:00Z" w16du:dateUtc="2025-11-06T05:50:00Z">
              <w:r w:rsidRPr="000D2E96">
                <w:rPr>
                  <w:rFonts w:ascii="Batang" w:eastAsia="Batang" w:hAnsi="Batang" w:cs="Times New Roman"/>
                </w:rPr>
                <w:t>Information Technology</w:t>
              </w:r>
            </w:ins>
          </w:p>
        </w:tc>
        <w:tc>
          <w:tcPr>
            <w:tcW w:w="1970" w:type="dxa"/>
            <w:tcBorders>
              <w:top w:val="nil"/>
              <w:bottom w:val="nil"/>
            </w:tcBorders>
            <w:vAlign w:val="center"/>
            <w:tcPrChange w:id="887" w:author="나현종" w:date="2025-11-06T14:52:00Z" w16du:dateUtc="2025-11-06T05:52:00Z">
              <w:tcPr>
                <w:tcW w:w="1970" w:type="dxa"/>
                <w:gridSpan w:val="2"/>
                <w:vAlign w:val="center"/>
              </w:tcPr>
            </w:tcPrChange>
          </w:tcPr>
          <w:p w14:paraId="1125F5C6" w14:textId="77777777" w:rsidR="00A45CD8" w:rsidRPr="000D2E96" w:rsidRDefault="00A45CD8">
            <w:pPr>
              <w:wordWrap/>
              <w:jc w:val="right"/>
              <w:rPr>
                <w:ins w:id="888" w:author="나현종" w:date="2025-11-06T14:50:00Z" w16du:dateUtc="2025-11-06T05:50:00Z"/>
                <w:rFonts w:ascii="Batang" w:eastAsia="Batang" w:hAnsi="Batang" w:cs="Times New Roman"/>
              </w:rPr>
              <w:pPrChange w:id="889" w:author="나현종" w:date="2025-11-06T14:52:00Z" w16du:dateUtc="2025-11-06T05:52:00Z">
                <w:pPr>
                  <w:wordWrap/>
                  <w:spacing w:line="360" w:lineRule="auto"/>
                </w:pPr>
              </w:pPrChange>
            </w:pPr>
          </w:p>
        </w:tc>
        <w:tc>
          <w:tcPr>
            <w:tcW w:w="1970" w:type="dxa"/>
            <w:tcBorders>
              <w:top w:val="nil"/>
              <w:bottom w:val="nil"/>
            </w:tcBorders>
            <w:vAlign w:val="center"/>
            <w:tcPrChange w:id="890" w:author="나현종" w:date="2025-11-06T14:52:00Z" w16du:dateUtc="2025-11-06T05:52:00Z">
              <w:tcPr>
                <w:tcW w:w="1970" w:type="dxa"/>
                <w:gridSpan w:val="2"/>
                <w:vAlign w:val="center"/>
              </w:tcPr>
            </w:tcPrChange>
          </w:tcPr>
          <w:p w14:paraId="78525504" w14:textId="77777777" w:rsidR="00A45CD8" w:rsidRPr="000D2E96" w:rsidRDefault="00A45CD8">
            <w:pPr>
              <w:wordWrap/>
              <w:jc w:val="right"/>
              <w:rPr>
                <w:ins w:id="891" w:author="나현종" w:date="2025-11-06T14:50:00Z" w16du:dateUtc="2025-11-06T05:50:00Z"/>
                <w:rFonts w:ascii="Batang" w:eastAsia="Batang" w:hAnsi="Batang" w:cs="Times New Roman"/>
              </w:rPr>
              <w:pPrChange w:id="892" w:author="나현종" w:date="2025-11-06T14:52:00Z" w16du:dateUtc="2025-11-06T05:52:00Z">
                <w:pPr>
                  <w:wordWrap/>
                  <w:spacing w:line="360" w:lineRule="auto"/>
                </w:pPr>
              </w:pPrChange>
            </w:pPr>
          </w:p>
        </w:tc>
        <w:tc>
          <w:tcPr>
            <w:tcW w:w="1971" w:type="dxa"/>
            <w:tcBorders>
              <w:top w:val="nil"/>
              <w:bottom w:val="nil"/>
            </w:tcBorders>
            <w:vAlign w:val="center"/>
            <w:tcPrChange w:id="893" w:author="나현종" w:date="2025-11-06T14:52:00Z" w16du:dateUtc="2025-11-06T05:52:00Z">
              <w:tcPr>
                <w:tcW w:w="1971" w:type="dxa"/>
                <w:gridSpan w:val="2"/>
                <w:vAlign w:val="center"/>
              </w:tcPr>
            </w:tcPrChange>
          </w:tcPr>
          <w:p w14:paraId="0994669E" w14:textId="77777777" w:rsidR="00A45CD8" w:rsidRPr="000D2E96" w:rsidRDefault="00A45CD8">
            <w:pPr>
              <w:wordWrap/>
              <w:jc w:val="right"/>
              <w:rPr>
                <w:ins w:id="894" w:author="나현종" w:date="2025-11-06T14:50:00Z" w16du:dateUtc="2025-11-06T05:50:00Z"/>
                <w:rFonts w:ascii="Batang" w:eastAsia="Batang" w:hAnsi="Batang" w:cs="Times New Roman"/>
              </w:rPr>
              <w:pPrChange w:id="895" w:author="나현종" w:date="2025-11-06T14:52:00Z" w16du:dateUtc="2025-11-06T05:52:00Z">
                <w:pPr>
                  <w:wordWrap/>
                  <w:spacing w:line="360" w:lineRule="auto"/>
                </w:pPr>
              </w:pPrChange>
            </w:pPr>
          </w:p>
        </w:tc>
      </w:tr>
      <w:tr w:rsidR="00BB5F7D" w:rsidRPr="000D2E96" w14:paraId="6047F1CA" w14:textId="77777777" w:rsidTr="00BB5F7D">
        <w:tblPrEx>
          <w:tblPrExChange w:id="896"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897" w:author="나현종" w:date="2025-11-06T14:50:00Z"/>
          <w:trPrChange w:id="898" w:author="나현종" w:date="2025-11-06T14:52:00Z" w16du:dateUtc="2025-11-06T05:52:00Z">
            <w:trPr>
              <w:gridBefore w:val="1"/>
            </w:trPr>
          </w:trPrChange>
        </w:trPr>
        <w:tc>
          <w:tcPr>
            <w:tcW w:w="3439" w:type="dxa"/>
            <w:tcBorders>
              <w:top w:val="nil"/>
              <w:bottom w:val="nil"/>
            </w:tcBorders>
            <w:vAlign w:val="center"/>
            <w:tcPrChange w:id="899" w:author="나현종" w:date="2025-11-06T14:52:00Z" w16du:dateUtc="2025-11-06T05:52:00Z">
              <w:tcPr>
                <w:tcW w:w="3439" w:type="dxa"/>
                <w:gridSpan w:val="2"/>
                <w:vAlign w:val="center"/>
              </w:tcPr>
            </w:tcPrChange>
          </w:tcPr>
          <w:p w14:paraId="0ABCACF7" w14:textId="77777777" w:rsidR="00A45CD8" w:rsidRPr="000D2E96" w:rsidRDefault="00A45CD8">
            <w:pPr>
              <w:wordWrap/>
              <w:jc w:val="both"/>
              <w:rPr>
                <w:ins w:id="900" w:author="나현종" w:date="2025-11-06T14:50:00Z" w16du:dateUtc="2025-11-06T05:50:00Z"/>
                <w:rFonts w:ascii="Batang" w:eastAsia="Batang" w:hAnsi="Batang" w:cs="Times New Roman"/>
              </w:rPr>
              <w:pPrChange w:id="901" w:author="나현종" w:date="2025-11-06T14:52:00Z" w16du:dateUtc="2025-11-06T05:52:00Z">
                <w:pPr>
                  <w:wordWrap/>
                  <w:spacing w:line="360" w:lineRule="auto"/>
                </w:pPr>
              </w:pPrChange>
            </w:pPr>
            <w:ins w:id="902" w:author="나현종" w:date="2025-11-06T14:50:00Z" w16du:dateUtc="2025-11-06T05:50:00Z">
              <w:r w:rsidRPr="000D2E96">
                <w:rPr>
                  <w:rFonts w:ascii="Batang" w:eastAsia="Batang" w:hAnsi="Batang" w:cs="Times New Roman"/>
                </w:rPr>
                <w:t>Communication Services</w:t>
              </w:r>
            </w:ins>
          </w:p>
        </w:tc>
        <w:tc>
          <w:tcPr>
            <w:tcW w:w="1970" w:type="dxa"/>
            <w:tcBorders>
              <w:top w:val="nil"/>
              <w:bottom w:val="nil"/>
            </w:tcBorders>
            <w:vAlign w:val="center"/>
            <w:tcPrChange w:id="903" w:author="나현종" w:date="2025-11-06T14:52:00Z" w16du:dateUtc="2025-11-06T05:52:00Z">
              <w:tcPr>
                <w:tcW w:w="1970" w:type="dxa"/>
                <w:gridSpan w:val="2"/>
                <w:vAlign w:val="center"/>
              </w:tcPr>
            </w:tcPrChange>
          </w:tcPr>
          <w:p w14:paraId="03444797" w14:textId="77777777" w:rsidR="00A45CD8" w:rsidRPr="000D2E96" w:rsidRDefault="00A45CD8">
            <w:pPr>
              <w:wordWrap/>
              <w:jc w:val="right"/>
              <w:rPr>
                <w:ins w:id="904" w:author="나현종" w:date="2025-11-06T14:50:00Z" w16du:dateUtc="2025-11-06T05:50:00Z"/>
                <w:rFonts w:ascii="Batang" w:eastAsia="Batang" w:hAnsi="Batang" w:cs="Times New Roman"/>
              </w:rPr>
              <w:pPrChange w:id="905" w:author="나현종" w:date="2025-11-06T14:52:00Z" w16du:dateUtc="2025-11-06T05:52:00Z">
                <w:pPr>
                  <w:wordWrap/>
                  <w:spacing w:line="360" w:lineRule="auto"/>
                </w:pPr>
              </w:pPrChange>
            </w:pPr>
          </w:p>
        </w:tc>
        <w:tc>
          <w:tcPr>
            <w:tcW w:w="1970" w:type="dxa"/>
            <w:tcBorders>
              <w:top w:val="nil"/>
              <w:bottom w:val="nil"/>
            </w:tcBorders>
            <w:vAlign w:val="center"/>
            <w:tcPrChange w:id="906" w:author="나현종" w:date="2025-11-06T14:52:00Z" w16du:dateUtc="2025-11-06T05:52:00Z">
              <w:tcPr>
                <w:tcW w:w="1970" w:type="dxa"/>
                <w:gridSpan w:val="2"/>
                <w:vAlign w:val="center"/>
              </w:tcPr>
            </w:tcPrChange>
          </w:tcPr>
          <w:p w14:paraId="6D7B26BF" w14:textId="77777777" w:rsidR="00A45CD8" w:rsidRPr="000D2E96" w:rsidRDefault="00A45CD8">
            <w:pPr>
              <w:wordWrap/>
              <w:jc w:val="right"/>
              <w:rPr>
                <w:ins w:id="907" w:author="나현종" w:date="2025-11-06T14:50:00Z" w16du:dateUtc="2025-11-06T05:50:00Z"/>
                <w:rFonts w:ascii="Batang" w:eastAsia="Batang" w:hAnsi="Batang" w:cs="Times New Roman"/>
              </w:rPr>
              <w:pPrChange w:id="908" w:author="나현종" w:date="2025-11-06T14:52:00Z" w16du:dateUtc="2025-11-06T05:52:00Z">
                <w:pPr>
                  <w:wordWrap/>
                  <w:spacing w:line="360" w:lineRule="auto"/>
                </w:pPr>
              </w:pPrChange>
            </w:pPr>
          </w:p>
        </w:tc>
        <w:tc>
          <w:tcPr>
            <w:tcW w:w="1971" w:type="dxa"/>
            <w:tcBorders>
              <w:top w:val="nil"/>
              <w:bottom w:val="nil"/>
            </w:tcBorders>
            <w:vAlign w:val="center"/>
            <w:tcPrChange w:id="909" w:author="나현종" w:date="2025-11-06T14:52:00Z" w16du:dateUtc="2025-11-06T05:52:00Z">
              <w:tcPr>
                <w:tcW w:w="1971" w:type="dxa"/>
                <w:gridSpan w:val="2"/>
                <w:vAlign w:val="center"/>
              </w:tcPr>
            </w:tcPrChange>
          </w:tcPr>
          <w:p w14:paraId="288A64C0" w14:textId="77777777" w:rsidR="00A45CD8" w:rsidRPr="000D2E96" w:rsidRDefault="00A45CD8">
            <w:pPr>
              <w:wordWrap/>
              <w:jc w:val="right"/>
              <w:rPr>
                <w:ins w:id="910" w:author="나현종" w:date="2025-11-06T14:50:00Z" w16du:dateUtc="2025-11-06T05:50:00Z"/>
                <w:rFonts w:ascii="Batang" w:eastAsia="Batang" w:hAnsi="Batang" w:cs="Times New Roman"/>
              </w:rPr>
              <w:pPrChange w:id="911" w:author="나현종" w:date="2025-11-06T14:52:00Z" w16du:dateUtc="2025-11-06T05:52:00Z">
                <w:pPr>
                  <w:wordWrap/>
                  <w:spacing w:line="360" w:lineRule="auto"/>
                </w:pPr>
              </w:pPrChange>
            </w:pPr>
          </w:p>
        </w:tc>
      </w:tr>
      <w:tr w:rsidR="00BB5F7D" w:rsidRPr="000D2E96" w14:paraId="74E7161D" w14:textId="77777777" w:rsidTr="00BB5F7D">
        <w:tblPrEx>
          <w:tblPrExChange w:id="912"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913" w:author="나현종" w:date="2025-11-06T14:50:00Z"/>
          <w:trPrChange w:id="914" w:author="나현종" w:date="2025-11-06T14:52:00Z" w16du:dateUtc="2025-11-06T05:52:00Z">
            <w:trPr>
              <w:gridBefore w:val="1"/>
            </w:trPr>
          </w:trPrChange>
        </w:trPr>
        <w:tc>
          <w:tcPr>
            <w:tcW w:w="3439" w:type="dxa"/>
            <w:tcBorders>
              <w:top w:val="nil"/>
              <w:bottom w:val="nil"/>
            </w:tcBorders>
            <w:vAlign w:val="center"/>
            <w:tcPrChange w:id="915" w:author="나현종" w:date="2025-11-06T14:52:00Z" w16du:dateUtc="2025-11-06T05:52:00Z">
              <w:tcPr>
                <w:tcW w:w="3439" w:type="dxa"/>
                <w:gridSpan w:val="2"/>
                <w:vAlign w:val="center"/>
              </w:tcPr>
            </w:tcPrChange>
          </w:tcPr>
          <w:p w14:paraId="4313BCA2" w14:textId="77777777" w:rsidR="00A45CD8" w:rsidRPr="000D2E96" w:rsidRDefault="00A45CD8">
            <w:pPr>
              <w:wordWrap/>
              <w:jc w:val="both"/>
              <w:rPr>
                <w:ins w:id="916" w:author="나현종" w:date="2025-11-06T14:50:00Z" w16du:dateUtc="2025-11-06T05:50:00Z"/>
                <w:rFonts w:ascii="Batang" w:eastAsia="Batang" w:hAnsi="Batang" w:cs="Times New Roman"/>
              </w:rPr>
              <w:pPrChange w:id="917" w:author="나현종" w:date="2025-11-06T14:52:00Z" w16du:dateUtc="2025-11-06T05:52:00Z">
                <w:pPr>
                  <w:wordWrap/>
                  <w:spacing w:line="360" w:lineRule="auto"/>
                </w:pPr>
              </w:pPrChange>
            </w:pPr>
            <w:ins w:id="918" w:author="나현종" w:date="2025-11-06T14:50:00Z" w16du:dateUtc="2025-11-06T05:50:00Z">
              <w:r w:rsidRPr="000D2E96">
                <w:rPr>
                  <w:rFonts w:ascii="Batang" w:eastAsia="Batang" w:hAnsi="Batang" w:cs="Times New Roman"/>
                </w:rPr>
                <w:t>Utilities</w:t>
              </w:r>
            </w:ins>
          </w:p>
        </w:tc>
        <w:tc>
          <w:tcPr>
            <w:tcW w:w="1970" w:type="dxa"/>
            <w:tcBorders>
              <w:top w:val="nil"/>
              <w:bottom w:val="nil"/>
            </w:tcBorders>
            <w:vAlign w:val="center"/>
            <w:tcPrChange w:id="919" w:author="나현종" w:date="2025-11-06T14:52:00Z" w16du:dateUtc="2025-11-06T05:52:00Z">
              <w:tcPr>
                <w:tcW w:w="1970" w:type="dxa"/>
                <w:gridSpan w:val="2"/>
                <w:vAlign w:val="center"/>
              </w:tcPr>
            </w:tcPrChange>
          </w:tcPr>
          <w:p w14:paraId="67385C0E" w14:textId="77777777" w:rsidR="00A45CD8" w:rsidRPr="000D2E96" w:rsidRDefault="00A45CD8">
            <w:pPr>
              <w:wordWrap/>
              <w:jc w:val="right"/>
              <w:rPr>
                <w:ins w:id="920" w:author="나현종" w:date="2025-11-06T14:50:00Z" w16du:dateUtc="2025-11-06T05:50:00Z"/>
                <w:rFonts w:ascii="Batang" w:eastAsia="Batang" w:hAnsi="Batang" w:cs="Times New Roman"/>
              </w:rPr>
              <w:pPrChange w:id="921" w:author="나현종" w:date="2025-11-06T14:52:00Z" w16du:dateUtc="2025-11-06T05:52:00Z">
                <w:pPr>
                  <w:wordWrap/>
                  <w:spacing w:line="360" w:lineRule="auto"/>
                </w:pPr>
              </w:pPrChange>
            </w:pPr>
          </w:p>
        </w:tc>
        <w:tc>
          <w:tcPr>
            <w:tcW w:w="1970" w:type="dxa"/>
            <w:tcBorders>
              <w:top w:val="nil"/>
              <w:bottom w:val="nil"/>
            </w:tcBorders>
            <w:vAlign w:val="center"/>
            <w:tcPrChange w:id="922" w:author="나현종" w:date="2025-11-06T14:52:00Z" w16du:dateUtc="2025-11-06T05:52:00Z">
              <w:tcPr>
                <w:tcW w:w="1970" w:type="dxa"/>
                <w:gridSpan w:val="2"/>
                <w:vAlign w:val="center"/>
              </w:tcPr>
            </w:tcPrChange>
          </w:tcPr>
          <w:p w14:paraId="783070AE" w14:textId="77777777" w:rsidR="00A45CD8" w:rsidRPr="000D2E96" w:rsidRDefault="00A45CD8">
            <w:pPr>
              <w:wordWrap/>
              <w:jc w:val="right"/>
              <w:rPr>
                <w:ins w:id="923" w:author="나현종" w:date="2025-11-06T14:50:00Z" w16du:dateUtc="2025-11-06T05:50:00Z"/>
                <w:rFonts w:ascii="Batang" w:eastAsia="Batang" w:hAnsi="Batang" w:cs="Times New Roman"/>
              </w:rPr>
              <w:pPrChange w:id="924" w:author="나현종" w:date="2025-11-06T14:52:00Z" w16du:dateUtc="2025-11-06T05:52:00Z">
                <w:pPr>
                  <w:wordWrap/>
                  <w:spacing w:line="360" w:lineRule="auto"/>
                </w:pPr>
              </w:pPrChange>
            </w:pPr>
          </w:p>
        </w:tc>
        <w:tc>
          <w:tcPr>
            <w:tcW w:w="1971" w:type="dxa"/>
            <w:tcBorders>
              <w:top w:val="nil"/>
              <w:bottom w:val="nil"/>
            </w:tcBorders>
            <w:vAlign w:val="center"/>
            <w:tcPrChange w:id="925" w:author="나현종" w:date="2025-11-06T14:52:00Z" w16du:dateUtc="2025-11-06T05:52:00Z">
              <w:tcPr>
                <w:tcW w:w="1971" w:type="dxa"/>
                <w:gridSpan w:val="2"/>
                <w:vAlign w:val="center"/>
              </w:tcPr>
            </w:tcPrChange>
          </w:tcPr>
          <w:p w14:paraId="755FBD1E" w14:textId="77777777" w:rsidR="00A45CD8" w:rsidRPr="000D2E96" w:rsidRDefault="00A45CD8">
            <w:pPr>
              <w:wordWrap/>
              <w:jc w:val="right"/>
              <w:rPr>
                <w:ins w:id="926" w:author="나현종" w:date="2025-11-06T14:50:00Z" w16du:dateUtc="2025-11-06T05:50:00Z"/>
                <w:rFonts w:ascii="Batang" w:eastAsia="Batang" w:hAnsi="Batang" w:cs="Times New Roman"/>
              </w:rPr>
              <w:pPrChange w:id="927" w:author="나현종" w:date="2025-11-06T14:52:00Z" w16du:dateUtc="2025-11-06T05:52:00Z">
                <w:pPr>
                  <w:wordWrap/>
                  <w:spacing w:line="360" w:lineRule="auto"/>
                </w:pPr>
              </w:pPrChange>
            </w:pPr>
          </w:p>
        </w:tc>
      </w:tr>
      <w:tr w:rsidR="00BB5F7D" w:rsidRPr="000D2E96" w14:paraId="5E899B19" w14:textId="77777777" w:rsidTr="00BB5F7D">
        <w:tblPrEx>
          <w:tblPrExChange w:id="928"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929" w:author="나현종" w:date="2025-11-06T14:50:00Z"/>
          <w:trPrChange w:id="930" w:author="나현종" w:date="2025-11-06T14:52:00Z" w16du:dateUtc="2025-11-06T05:52:00Z">
            <w:trPr>
              <w:gridBefore w:val="1"/>
            </w:trPr>
          </w:trPrChange>
        </w:trPr>
        <w:tc>
          <w:tcPr>
            <w:tcW w:w="3439" w:type="dxa"/>
            <w:tcBorders>
              <w:top w:val="nil"/>
              <w:bottom w:val="single" w:sz="4" w:space="0" w:color="auto"/>
            </w:tcBorders>
            <w:vAlign w:val="center"/>
            <w:tcPrChange w:id="931" w:author="나현종" w:date="2025-11-06T14:52:00Z" w16du:dateUtc="2025-11-06T05:52:00Z">
              <w:tcPr>
                <w:tcW w:w="3439" w:type="dxa"/>
                <w:gridSpan w:val="2"/>
                <w:vAlign w:val="center"/>
              </w:tcPr>
            </w:tcPrChange>
          </w:tcPr>
          <w:p w14:paraId="60485E3B" w14:textId="77777777" w:rsidR="00A45CD8" w:rsidRPr="000D2E96" w:rsidRDefault="00A45CD8">
            <w:pPr>
              <w:wordWrap/>
              <w:jc w:val="both"/>
              <w:rPr>
                <w:ins w:id="932" w:author="나현종" w:date="2025-11-06T14:50:00Z" w16du:dateUtc="2025-11-06T05:50:00Z"/>
                <w:rFonts w:ascii="Batang" w:eastAsia="Batang" w:hAnsi="Batang" w:cs="Times New Roman"/>
              </w:rPr>
              <w:pPrChange w:id="933" w:author="나현종" w:date="2025-11-06T14:52:00Z" w16du:dateUtc="2025-11-06T05:52:00Z">
                <w:pPr>
                  <w:wordWrap/>
                  <w:spacing w:line="360" w:lineRule="auto"/>
                </w:pPr>
              </w:pPrChange>
            </w:pPr>
            <w:ins w:id="934" w:author="나현종" w:date="2025-11-06T14:50:00Z" w16du:dateUtc="2025-11-06T05:50:00Z">
              <w:r w:rsidRPr="000D2E96">
                <w:rPr>
                  <w:rFonts w:ascii="Batang" w:eastAsia="Batang" w:hAnsi="Batang" w:cs="Times New Roman"/>
                </w:rPr>
                <w:t>Real Estate</w:t>
              </w:r>
            </w:ins>
          </w:p>
        </w:tc>
        <w:tc>
          <w:tcPr>
            <w:tcW w:w="1970" w:type="dxa"/>
            <w:tcBorders>
              <w:top w:val="nil"/>
              <w:bottom w:val="single" w:sz="4" w:space="0" w:color="auto"/>
            </w:tcBorders>
            <w:vAlign w:val="center"/>
            <w:tcPrChange w:id="935" w:author="나현종" w:date="2025-11-06T14:52:00Z" w16du:dateUtc="2025-11-06T05:52:00Z">
              <w:tcPr>
                <w:tcW w:w="1970" w:type="dxa"/>
                <w:gridSpan w:val="2"/>
                <w:vAlign w:val="center"/>
              </w:tcPr>
            </w:tcPrChange>
          </w:tcPr>
          <w:p w14:paraId="5353D579" w14:textId="77777777" w:rsidR="00A45CD8" w:rsidRPr="000D2E96" w:rsidRDefault="00A45CD8">
            <w:pPr>
              <w:wordWrap/>
              <w:jc w:val="right"/>
              <w:rPr>
                <w:ins w:id="936" w:author="나현종" w:date="2025-11-06T14:50:00Z" w16du:dateUtc="2025-11-06T05:50:00Z"/>
                <w:rFonts w:ascii="Batang" w:eastAsia="Batang" w:hAnsi="Batang" w:cs="Times New Roman"/>
              </w:rPr>
              <w:pPrChange w:id="937" w:author="나현종" w:date="2025-11-06T14:52:00Z" w16du:dateUtc="2025-11-06T05:52:00Z">
                <w:pPr>
                  <w:wordWrap/>
                  <w:spacing w:line="360" w:lineRule="auto"/>
                </w:pPr>
              </w:pPrChange>
            </w:pPr>
          </w:p>
        </w:tc>
        <w:tc>
          <w:tcPr>
            <w:tcW w:w="1970" w:type="dxa"/>
            <w:tcBorders>
              <w:top w:val="nil"/>
              <w:bottom w:val="single" w:sz="4" w:space="0" w:color="auto"/>
            </w:tcBorders>
            <w:vAlign w:val="center"/>
            <w:tcPrChange w:id="938" w:author="나현종" w:date="2025-11-06T14:52:00Z" w16du:dateUtc="2025-11-06T05:52:00Z">
              <w:tcPr>
                <w:tcW w:w="1970" w:type="dxa"/>
                <w:gridSpan w:val="2"/>
                <w:vAlign w:val="center"/>
              </w:tcPr>
            </w:tcPrChange>
          </w:tcPr>
          <w:p w14:paraId="52316D34" w14:textId="77777777" w:rsidR="00A45CD8" w:rsidRPr="000D2E96" w:rsidRDefault="00A45CD8">
            <w:pPr>
              <w:wordWrap/>
              <w:jc w:val="right"/>
              <w:rPr>
                <w:ins w:id="939" w:author="나현종" w:date="2025-11-06T14:50:00Z" w16du:dateUtc="2025-11-06T05:50:00Z"/>
                <w:rFonts w:ascii="Batang" w:eastAsia="Batang" w:hAnsi="Batang" w:cs="Times New Roman"/>
              </w:rPr>
              <w:pPrChange w:id="940" w:author="나현종" w:date="2025-11-06T14:52:00Z" w16du:dateUtc="2025-11-06T05:52:00Z">
                <w:pPr>
                  <w:wordWrap/>
                  <w:spacing w:line="360" w:lineRule="auto"/>
                </w:pPr>
              </w:pPrChange>
            </w:pPr>
          </w:p>
        </w:tc>
        <w:tc>
          <w:tcPr>
            <w:tcW w:w="1971" w:type="dxa"/>
            <w:tcBorders>
              <w:top w:val="nil"/>
              <w:bottom w:val="single" w:sz="4" w:space="0" w:color="auto"/>
            </w:tcBorders>
            <w:vAlign w:val="center"/>
            <w:tcPrChange w:id="941" w:author="나현종" w:date="2025-11-06T14:52:00Z" w16du:dateUtc="2025-11-06T05:52:00Z">
              <w:tcPr>
                <w:tcW w:w="1971" w:type="dxa"/>
                <w:gridSpan w:val="2"/>
                <w:vAlign w:val="center"/>
              </w:tcPr>
            </w:tcPrChange>
          </w:tcPr>
          <w:p w14:paraId="4D375375" w14:textId="77777777" w:rsidR="00A45CD8" w:rsidRPr="000D2E96" w:rsidRDefault="00A45CD8">
            <w:pPr>
              <w:wordWrap/>
              <w:jc w:val="right"/>
              <w:rPr>
                <w:ins w:id="942" w:author="나현종" w:date="2025-11-06T14:50:00Z" w16du:dateUtc="2025-11-06T05:50:00Z"/>
                <w:rFonts w:ascii="Batang" w:eastAsia="Batang" w:hAnsi="Batang" w:cs="Times New Roman"/>
              </w:rPr>
              <w:pPrChange w:id="943" w:author="나현종" w:date="2025-11-06T14:52:00Z" w16du:dateUtc="2025-11-06T05:52:00Z">
                <w:pPr>
                  <w:wordWrap/>
                  <w:spacing w:line="360" w:lineRule="auto"/>
                </w:pPr>
              </w:pPrChange>
            </w:pPr>
          </w:p>
        </w:tc>
      </w:tr>
      <w:tr w:rsidR="00BB5F7D" w:rsidRPr="000D2E96" w14:paraId="1C08AC4D" w14:textId="77777777" w:rsidTr="00BB5F7D">
        <w:tblPrEx>
          <w:tblPrExChange w:id="944" w:author="나현종" w:date="2025-11-06T14:52:00Z" w16du:dateUtc="2025-11-06T05:52:00Z">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blPrExChange>
        </w:tblPrEx>
        <w:trPr>
          <w:ins w:id="945" w:author="나현종" w:date="2025-11-06T14:50:00Z"/>
          <w:trPrChange w:id="946" w:author="나현종" w:date="2025-11-06T14:52:00Z" w16du:dateUtc="2025-11-06T05:52:00Z">
            <w:trPr>
              <w:gridBefore w:val="1"/>
            </w:trPr>
          </w:trPrChange>
        </w:trPr>
        <w:tc>
          <w:tcPr>
            <w:tcW w:w="3439" w:type="dxa"/>
            <w:tcBorders>
              <w:top w:val="single" w:sz="4" w:space="0" w:color="auto"/>
            </w:tcBorders>
            <w:vAlign w:val="center"/>
            <w:tcPrChange w:id="947" w:author="나현종" w:date="2025-11-06T14:52:00Z" w16du:dateUtc="2025-11-06T05:52:00Z">
              <w:tcPr>
                <w:tcW w:w="3439" w:type="dxa"/>
                <w:gridSpan w:val="2"/>
                <w:vAlign w:val="center"/>
              </w:tcPr>
            </w:tcPrChange>
          </w:tcPr>
          <w:p w14:paraId="601007FD" w14:textId="77777777" w:rsidR="00A45CD8" w:rsidRPr="000D2E96" w:rsidRDefault="00A45CD8">
            <w:pPr>
              <w:wordWrap/>
              <w:jc w:val="both"/>
              <w:rPr>
                <w:ins w:id="948" w:author="나현종" w:date="2025-11-06T14:50:00Z" w16du:dateUtc="2025-11-06T05:50:00Z"/>
                <w:rFonts w:ascii="Batang" w:eastAsia="Batang" w:hAnsi="Batang" w:cs="Times New Roman"/>
              </w:rPr>
              <w:pPrChange w:id="949" w:author="나현종" w:date="2025-11-06T14:52:00Z" w16du:dateUtc="2025-11-06T05:52:00Z">
                <w:pPr>
                  <w:wordWrap/>
                  <w:spacing w:line="360" w:lineRule="auto"/>
                </w:pPr>
              </w:pPrChange>
            </w:pPr>
            <w:ins w:id="950" w:author="나현종" w:date="2025-11-06T14:50:00Z" w16du:dateUtc="2025-11-06T05:50:00Z">
              <w:r w:rsidRPr="000D2E96">
                <w:rPr>
                  <w:rFonts w:ascii="Batang" w:eastAsia="Batang" w:hAnsi="Batang" w:cs="Times New Roman"/>
                </w:rPr>
                <w:t>Total</w:t>
              </w:r>
            </w:ins>
          </w:p>
        </w:tc>
        <w:tc>
          <w:tcPr>
            <w:tcW w:w="1970" w:type="dxa"/>
            <w:tcBorders>
              <w:top w:val="single" w:sz="4" w:space="0" w:color="auto"/>
            </w:tcBorders>
            <w:vAlign w:val="center"/>
            <w:tcPrChange w:id="951" w:author="나현종" w:date="2025-11-06T14:52:00Z" w16du:dateUtc="2025-11-06T05:52:00Z">
              <w:tcPr>
                <w:tcW w:w="1970" w:type="dxa"/>
                <w:gridSpan w:val="2"/>
                <w:vAlign w:val="center"/>
              </w:tcPr>
            </w:tcPrChange>
          </w:tcPr>
          <w:p w14:paraId="620F630E" w14:textId="77777777" w:rsidR="00A45CD8" w:rsidRPr="000D2E96" w:rsidRDefault="00A45CD8">
            <w:pPr>
              <w:wordWrap/>
              <w:jc w:val="right"/>
              <w:rPr>
                <w:ins w:id="952" w:author="나현종" w:date="2025-11-06T14:50:00Z" w16du:dateUtc="2025-11-06T05:50:00Z"/>
                <w:rFonts w:ascii="Batang" w:eastAsia="Batang" w:hAnsi="Batang" w:cs="Times New Roman"/>
              </w:rPr>
              <w:pPrChange w:id="953" w:author="나현종" w:date="2025-11-06T14:52:00Z" w16du:dateUtc="2025-11-06T05:52:00Z">
                <w:pPr>
                  <w:wordWrap/>
                  <w:spacing w:line="360" w:lineRule="auto"/>
                </w:pPr>
              </w:pPrChange>
            </w:pPr>
            <w:ins w:id="954" w:author="나현종" w:date="2025-11-06T14:50:00Z" w16du:dateUtc="2025-11-06T05:50:00Z">
              <w:r w:rsidRPr="000D2E96">
                <w:rPr>
                  <w:rFonts w:ascii="Batang" w:eastAsia="Batang" w:hAnsi="Batang" w:cs="Times New Roman"/>
                </w:rPr>
                <w:t>55,547</w:t>
              </w:r>
            </w:ins>
          </w:p>
        </w:tc>
        <w:tc>
          <w:tcPr>
            <w:tcW w:w="1970" w:type="dxa"/>
            <w:tcBorders>
              <w:top w:val="single" w:sz="4" w:space="0" w:color="auto"/>
            </w:tcBorders>
            <w:vAlign w:val="center"/>
            <w:tcPrChange w:id="955" w:author="나현종" w:date="2025-11-06T14:52:00Z" w16du:dateUtc="2025-11-06T05:52:00Z">
              <w:tcPr>
                <w:tcW w:w="1970" w:type="dxa"/>
                <w:gridSpan w:val="2"/>
                <w:vAlign w:val="center"/>
              </w:tcPr>
            </w:tcPrChange>
          </w:tcPr>
          <w:p w14:paraId="0357EA61" w14:textId="77777777" w:rsidR="00A45CD8" w:rsidRPr="000D2E96" w:rsidRDefault="00A45CD8">
            <w:pPr>
              <w:wordWrap/>
              <w:jc w:val="right"/>
              <w:rPr>
                <w:ins w:id="956" w:author="나현종" w:date="2025-11-06T14:50:00Z" w16du:dateUtc="2025-11-06T05:50:00Z"/>
                <w:rFonts w:ascii="Batang" w:eastAsia="Batang" w:hAnsi="Batang" w:cs="Times New Roman"/>
              </w:rPr>
              <w:pPrChange w:id="957" w:author="나현종" w:date="2025-11-06T14:52:00Z" w16du:dateUtc="2025-11-06T05:52:00Z">
                <w:pPr>
                  <w:wordWrap/>
                  <w:spacing w:line="360" w:lineRule="auto"/>
                </w:pPr>
              </w:pPrChange>
            </w:pPr>
            <w:ins w:id="958" w:author="나현종" w:date="2025-11-06T14:50:00Z" w16du:dateUtc="2025-11-06T05:50:00Z">
              <w:r w:rsidRPr="000D2E96">
                <w:rPr>
                  <w:rFonts w:ascii="Batang" w:eastAsia="Batang" w:hAnsi="Batang" w:cs="Times New Roman"/>
                </w:rPr>
                <w:t>100.0%</w:t>
              </w:r>
            </w:ins>
          </w:p>
        </w:tc>
        <w:tc>
          <w:tcPr>
            <w:tcW w:w="1971" w:type="dxa"/>
            <w:tcBorders>
              <w:top w:val="single" w:sz="4" w:space="0" w:color="auto"/>
            </w:tcBorders>
            <w:vAlign w:val="center"/>
            <w:tcPrChange w:id="959" w:author="나현종" w:date="2025-11-06T14:52:00Z" w16du:dateUtc="2025-11-06T05:52:00Z">
              <w:tcPr>
                <w:tcW w:w="1971" w:type="dxa"/>
                <w:gridSpan w:val="2"/>
                <w:vAlign w:val="center"/>
              </w:tcPr>
            </w:tcPrChange>
          </w:tcPr>
          <w:p w14:paraId="5EC739FE" w14:textId="77777777" w:rsidR="00A45CD8" w:rsidRPr="000D2E96" w:rsidRDefault="00A45CD8">
            <w:pPr>
              <w:wordWrap/>
              <w:jc w:val="right"/>
              <w:rPr>
                <w:ins w:id="960" w:author="나현종" w:date="2025-11-06T14:50:00Z" w16du:dateUtc="2025-11-06T05:50:00Z"/>
                <w:rFonts w:ascii="Batang" w:eastAsia="Batang" w:hAnsi="Batang" w:cs="Times New Roman"/>
              </w:rPr>
              <w:pPrChange w:id="961" w:author="나현종" w:date="2025-11-06T14:52:00Z" w16du:dateUtc="2025-11-06T05:52:00Z">
                <w:pPr>
                  <w:wordWrap/>
                  <w:spacing w:line="360" w:lineRule="auto"/>
                </w:pPr>
              </w:pPrChange>
            </w:pPr>
            <w:ins w:id="962" w:author="나현종" w:date="2025-11-06T14:50:00Z" w16du:dateUtc="2025-11-06T05:50:00Z">
              <w:r w:rsidRPr="000D2E96">
                <w:rPr>
                  <w:rFonts w:ascii="Batang" w:eastAsia="Batang" w:hAnsi="Batang" w:cs="Times New Roman"/>
                </w:rPr>
                <w:t>496</w:t>
              </w:r>
            </w:ins>
          </w:p>
        </w:tc>
      </w:tr>
    </w:tbl>
    <w:p w14:paraId="523605F7" w14:textId="5C593A7B" w:rsidR="00A45CD8" w:rsidRDefault="00A45CD8" w:rsidP="00CB0660">
      <w:pPr>
        <w:widowControl/>
        <w:wordWrap/>
        <w:autoSpaceDE/>
        <w:autoSpaceDN/>
        <w:rPr>
          <w:ins w:id="963" w:author="나현종" w:date="2025-11-06T14:49:00Z" w16du:dateUtc="2025-11-06T05:49:00Z"/>
          <w:rFonts w:ascii="Batang" w:eastAsia="Batang" w:hAnsi="Batang" w:cs="Times New Roman"/>
          <w:b/>
          <w:bCs/>
        </w:rPr>
      </w:pPr>
      <w:ins w:id="964" w:author="나현종" w:date="2025-11-06T14:49:00Z" w16du:dateUtc="2025-11-06T05:49:00Z">
        <w:r>
          <w:rPr>
            <w:rFonts w:ascii="Batang" w:eastAsia="Batang" w:hAnsi="Batang" w:cs="Times New Roman"/>
            <w:b/>
            <w:bCs/>
          </w:rPr>
          <w:br w:type="page"/>
        </w:r>
      </w:ins>
      <w:r w:rsidR="00681156">
        <w:rPr>
          <w:rFonts w:ascii="Batang" w:eastAsia="Batang" w:hAnsi="Batang" w:cs="Times New Roman"/>
          <w:b/>
          <w:bCs/>
        </w:rPr>
        <w:br/>
      </w:r>
    </w:p>
    <w:p w14:paraId="6CA86C86" w14:textId="3C3C4EF3" w:rsidR="00EA7A09" w:rsidRPr="00CD2777" w:rsidRDefault="00B33101">
      <w:pPr>
        <w:wordWrap/>
        <w:jc w:val="center"/>
        <w:rPr>
          <w:rFonts w:ascii="Batang" w:eastAsia="Batang" w:hAnsi="Batang" w:cs="Times New Roman"/>
          <w:b/>
          <w:bCs/>
        </w:rPr>
        <w:pPrChange w:id="965" w:author="나현종" w:date="2025-11-06T14:50:00Z" w16du:dateUtc="2025-11-06T05:50:00Z">
          <w:pPr>
            <w:wordWrap/>
            <w:spacing w:line="360" w:lineRule="auto"/>
            <w:jc w:val="center"/>
          </w:pPr>
        </w:pPrChange>
      </w:pPr>
      <w:r w:rsidRPr="00CD2777">
        <w:rPr>
          <w:rFonts w:ascii="Batang" w:eastAsia="Batang" w:hAnsi="Batang" w:cs="Times New Roman" w:hint="eastAsia"/>
          <w:b/>
          <w:bCs/>
        </w:rPr>
        <w:t xml:space="preserve">Table 2. </w:t>
      </w:r>
      <w:r w:rsidR="00EA7A09" w:rsidRPr="00CD2777">
        <w:rPr>
          <w:rFonts w:ascii="Batang" w:eastAsia="Batang" w:hAnsi="Batang" w:cs="Times New Roman" w:hint="eastAsia"/>
          <w:b/>
          <w:bCs/>
        </w:rPr>
        <w:t>Descriptive Statistics</w:t>
      </w:r>
      <w:ins w:id="966" w:author="나현종" w:date="2025-11-06T14:56:00Z" w16du:dateUtc="2025-11-06T05:56:00Z">
        <w:r w:rsidR="00BB5F7D">
          <w:rPr>
            <w:rFonts w:ascii="Batang" w:eastAsia="Batang" w:hAnsi="Batang" w:cs="Times New Roman" w:hint="eastAsia"/>
            <w:b/>
            <w:bCs/>
          </w:rPr>
          <w:t xml:space="preserve"> </w:t>
        </w:r>
        <w:r w:rsidR="00BB5F7D" w:rsidRPr="00BB5F7D">
          <w:rPr>
            <w:rFonts w:ascii="Batang" w:eastAsia="Batang" w:hAnsi="Batang" w:cs="Times New Roman"/>
            <w:b/>
            <w:bCs/>
          </w:rPr>
          <w:t>(In-Sample Period: 2015.01-2024.04)</w:t>
        </w:r>
      </w:ins>
    </w:p>
    <w:p w14:paraId="028D9DCF" w14:textId="3E38BFCB" w:rsidR="00EA7A09" w:rsidRPr="00BB5F7D" w:rsidRDefault="00BB5F7D">
      <w:pPr>
        <w:wordWrap/>
        <w:jc w:val="both"/>
        <w:rPr>
          <w:ins w:id="967" w:author="나현종" w:date="2025-11-06T14:56:00Z" w16du:dateUtc="2025-11-06T05:56:00Z"/>
          <w:rFonts w:ascii="Batang" w:eastAsia="Batang" w:hAnsi="Batang" w:cs="Times New Roman"/>
          <w:sz w:val="18"/>
          <w:szCs w:val="18"/>
          <w:rPrChange w:id="968" w:author="나현종" w:date="2025-11-06T14:57:00Z" w16du:dateUtc="2025-11-06T05:57:00Z">
            <w:rPr>
              <w:ins w:id="969" w:author="나현종" w:date="2025-11-06T14:56:00Z" w16du:dateUtc="2025-11-06T05:56:00Z"/>
              <w:rFonts w:ascii="Batang" w:eastAsia="Batang" w:hAnsi="Batang" w:cs="Times New Roman"/>
            </w:rPr>
          </w:rPrChange>
        </w:rPr>
        <w:pPrChange w:id="970" w:author="나현종" w:date="2025-11-06T14:57:00Z" w16du:dateUtc="2025-11-06T05:57:00Z">
          <w:pPr>
            <w:wordWrap/>
          </w:pPr>
        </w:pPrChange>
      </w:pPr>
      <w:ins w:id="971" w:author="나현종" w:date="2025-11-06T14:57:00Z" w16du:dateUtc="2025-11-06T05:57:00Z">
        <w:r w:rsidRPr="00BB5F7D">
          <w:rPr>
            <w:rFonts w:ascii="Batang" w:eastAsia="Batang" w:hAnsi="Batang" w:cs="Times New Roman"/>
            <w:sz w:val="18"/>
            <w:szCs w:val="18"/>
            <w:rPrChange w:id="972" w:author="나현종" w:date="2025-11-06T14:57:00Z" w16du:dateUtc="2025-11-06T05:57:00Z">
              <w:rPr>
                <w:rFonts w:ascii="Batang" w:eastAsia="Batang" w:hAnsi="Batang" w:cs="Times New Roman"/>
              </w:rPr>
            </w:rPrChange>
          </w:rPr>
          <w:t xml:space="preserve">Notes: This table reports descriptive statistics for the in-sample period (2015.01-2024.04, 112 months). Panel A presents monthly excess returns for 11 GICS sectors and the market portfolio, computed as market-cap weighted averages. Excess returns subtract the 3-month Treasury Bill rate. Sharpe ratios are annualized (mean/std × √12). Panel B reports macroeconomic indicators from FRED. Industrial Production and CPI represent year-over-year growth rates. Panel C presents sector-level accounting fundamentals, computed as median values across firms within each sector using quarterly </w:t>
        </w:r>
        <w:proofErr w:type="spellStart"/>
        <w:r w:rsidRPr="00BB5F7D">
          <w:rPr>
            <w:rFonts w:ascii="Batang" w:eastAsia="Batang" w:hAnsi="Batang" w:cs="Times New Roman"/>
            <w:sz w:val="18"/>
            <w:szCs w:val="18"/>
            <w:rPrChange w:id="973" w:author="나현종" w:date="2025-11-06T14:57:00Z" w16du:dateUtc="2025-11-06T05:57:00Z">
              <w:rPr>
                <w:rFonts w:ascii="Batang" w:eastAsia="Batang" w:hAnsi="Batang" w:cs="Times New Roman"/>
              </w:rPr>
            </w:rPrChange>
          </w:rPr>
          <w:t>Compustat</w:t>
        </w:r>
        <w:proofErr w:type="spellEnd"/>
        <w:r w:rsidRPr="00BB5F7D">
          <w:rPr>
            <w:rFonts w:ascii="Batang" w:eastAsia="Batang" w:hAnsi="Batang" w:cs="Times New Roman"/>
            <w:sz w:val="18"/>
            <w:szCs w:val="18"/>
            <w:rPrChange w:id="974" w:author="나현종" w:date="2025-11-06T14:57:00Z" w16du:dateUtc="2025-11-06T05:57:00Z">
              <w:rPr>
                <w:rFonts w:ascii="Batang" w:eastAsia="Batang" w:hAnsi="Batang" w:cs="Times New Roman"/>
              </w:rPr>
            </w:rPrChange>
          </w:rPr>
          <w:t xml:space="preserve"> data, then averaged over the sample period.</w:t>
        </w:r>
      </w:ins>
    </w:p>
    <w:p w14:paraId="196C07ED" w14:textId="77777777" w:rsidR="00BB5F7D" w:rsidRDefault="00BB5F7D" w:rsidP="00A45CD8">
      <w:pPr>
        <w:wordWrap/>
        <w:rPr>
          <w:ins w:id="975" w:author="나현종" w:date="2025-11-06T14:56:00Z" w16du:dateUtc="2025-11-06T05:56:00Z"/>
          <w:rFonts w:ascii="Batang" w:eastAsia="Batang" w:hAnsi="Batang" w:cs="Times New Roman"/>
        </w:rPr>
      </w:pPr>
    </w:p>
    <w:p w14:paraId="2BF31759" w14:textId="77777777" w:rsidR="00BB5F7D" w:rsidRPr="00BB5F7D" w:rsidRDefault="00BB5F7D" w:rsidP="00BB5F7D">
      <w:pPr>
        <w:wordWrap/>
        <w:rPr>
          <w:ins w:id="976" w:author="나현종" w:date="2025-11-06T14:56:00Z" w16du:dateUtc="2025-11-06T05:56:00Z"/>
          <w:rFonts w:ascii="Batang" w:eastAsia="Batang" w:hAnsi="Batang" w:cs="Times New Roman"/>
        </w:rPr>
      </w:pPr>
      <w:ins w:id="977" w:author="나현종" w:date="2025-11-06T14:56:00Z" w16du:dateUtc="2025-11-06T05:56:00Z">
        <w:r w:rsidRPr="00BB5F7D">
          <w:rPr>
            <w:rFonts w:ascii="Batang" w:eastAsia="Batang" w:hAnsi="Batang" w:cs="Times New Roman"/>
          </w:rPr>
          <w:t>Panel A: Monthly Sector Returns</w:t>
        </w:r>
      </w:ins>
    </w:p>
    <w:tbl>
      <w:tblPr>
        <w:tblStyle w:val="TableGrid"/>
        <w:tblW w:w="5000" w:type="pct"/>
        <w:tblLook w:val="04A0" w:firstRow="1" w:lastRow="0" w:firstColumn="1" w:lastColumn="0" w:noHBand="0" w:noVBand="1"/>
      </w:tblPr>
      <w:tblGrid>
        <w:gridCol w:w="746"/>
        <w:gridCol w:w="3061"/>
        <w:gridCol w:w="1110"/>
        <w:gridCol w:w="1111"/>
        <w:gridCol w:w="1110"/>
        <w:gridCol w:w="1111"/>
        <w:gridCol w:w="1111"/>
      </w:tblGrid>
      <w:tr w:rsidR="001E3A39" w:rsidRPr="0026300E" w14:paraId="1D5780F8" w14:textId="77777777" w:rsidTr="00A73940">
        <w:trPr>
          <w:ins w:id="978" w:author="나현종" w:date="2025-11-06T14:56:00Z"/>
        </w:trPr>
        <w:tc>
          <w:tcPr>
            <w:tcW w:w="744" w:type="dxa"/>
            <w:tcBorders>
              <w:top w:val="single" w:sz="4" w:space="0" w:color="auto"/>
              <w:left w:val="nil"/>
              <w:bottom w:val="single" w:sz="4" w:space="0" w:color="auto"/>
              <w:right w:val="nil"/>
            </w:tcBorders>
            <w:vAlign w:val="center"/>
          </w:tcPr>
          <w:p w14:paraId="381951AB" w14:textId="7AE493F9" w:rsidR="00BB5F7D" w:rsidRPr="0026300E" w:rsidRDefault="00BB5F7D">
            <w:pPr>
              <w:wordWrap/>
              <w:jc w:val="center"/>
              <w:rPr>
                <w:ins w:id="979" w:author="나현종" w:date="2025-11-06T14:56:00Z" w16du:dateUtc="2025-11-06T05:56:00Z"/>
                <w:rFonts w:ascii="Batang" w:eastAsia="Batang" w:hAnsi="Batang" w:cs="Times New Roman"/>
              </w:rPr>
              <w:pPrChange w:id="980" w:author="나현종" w:date="2025-11-06T15:09:00Z" w16du:dateUtc="2025-11-06T06:09:00Z">
                <w:pPr>
                  <w:wordWrap/>
                </w:pPr>
              </w:pPrChange>
            </w:pPr>
            <w:ins w:id="981" w:author="나현종" w:date="2025-11-06T14:56:00Z" w16du:dateUtc="2025-11-06T05:56:00Z">
              <w:r w:rsidRPr="0026300E">
                <w:rPr>
                  <w:rFonts w:ascii="Batang" w:eastAsia="Batang" w:hAnsi="Batang" w:cs="Times New Roman"/>
                </w:rPr>
                <w:t>GICS</w:t>
              </w:r>
            </w:ins>
          </w:p>
        </w:tc>
        <w:tc>
          <w:tcPr>
            <w:tcW w:w="3058" w:type="dxa"/>
            <w:tcBorders>
              <w:top w:val="single" w:sz="4" w:space="0" w:color="auto"/>
              <w:left w:val="nil"/>
              <w:bottom w:val="single" w:sz="4" w:space="0" w:color="auto"/>
              <w:right w:val="nil"/>
            </w:tcBorders>
            <w:vAlign w:val="center"/>
          </w:tcPr>
          <w:p w14:paraId="3E5ED9EC" w14:textId="6DC01842" w:rsidR="00BB5F7D" w:rsidRPr="0026300E" w:rsidRDefault="00BB5F7D">
            <w:pPr>
              <w:wordWrap/>
              <w:jc w:val="center"/>
              <w:rPr>
                <w:ins w:id="982" w:author="나현종" w:date="2025-11-06T14:56:00Z" w16du:dateUtc="2025-11-06T05:56:00Z"/>
                <w:rFonts w:ascii="Batang" w:eastAsia="Batang" w:hAnsi="Batang" w:cs="Times New Roman"/>
              </w:rPr>
              <w:pPrChange w:id="983" w:author="나현종" w:date="2025-11-06T15:09:00Z" w16du:dateUtc="2025-11-06T06:09:00Z">
                <w:pPr>
                  <w:wordWrap/>
                </w:pPr>
              </w:pPrChange>
            </w:pPr>
            <w:ins w:id="984" w:author="나현종" w:date="2025-11-06T14:56:00Z" w16du:dateUtc="2025-11-06T05:56:00Z">
              <w:r w:rsidRPr="0026300E">
                <w:rPr>
                  <w:rFonts w:ascii="Batang" w:eastAsia="Batang" w:hAnsi="Batang" w:cs="Times New Roman"/>
                </w:rPr>
                <w:t>Sector</w:t>
              </w:r>
            </w:ins>
          </w:p>
        </w:tc>
        <w:tc>
          <w:tcPr>
            <w:tcW w:w="1109" w:type="dxa"/>
            <w:tcBorders>
              <w:top w:val="single" w:sz="4" w:space="0" w:color="auto"/>
              <w:left w:val="nil"/>
              <w:bottom w:val="single" w:sz="4" w:space="0" w:color="auto"/>
              <w:right w:val="nil"/>
            </w:tcBorders>
            <w:vAlign w:val="center"/>
          </w:tcPr>
          <w:p w14:paraId="57DB138A" w14:textId="77777777" w:rsidR="00BB5F7D" w:rsidRPr="0026300E" w:rsidRDefault="00BB5F7D">
            <w:pPr>
              <w:wordWrap/>
              <w:jc w:val="center"/>
              <w:rPr>
                <w:ins w:id="985" w:author="나현종" w:date="2025-11-06T14:56:00Z" w16du:dateUtc="2025-11-06T05:56:00Z"/>
                <w:rFonts w:ascii="Batang" w:eastAsia="Batang" w:hAnsi="Batang" w:cs="Times New Roman"/>
              </w:rPr>
              <w:pPrChange w:id="986" w:author="나현종" w:date="2025-11-06T15:09:00Z" w16du:dateUtc="2025-11-06T06:09:00Z">
                <w:pPr>
                  <w:wordWrap/>
                </w:pPr>
              </w:pPrChange>
            </w:pPr>
            <w:ins w:id="987" w:author="나현종" w:date="2025-11-06T14:56:00Z" w16du:dateUtc="2025-11-06T05:56:00Z">
              <w:r w:rsidRPr="0026300E">
                <w:rPr>
                  <w:rFonts w:ascii="Batang" w:eastAsia="Batang" w:hAnsi="Batang" w:cs="Times New Roman"/>
                </w:rPr>
                <w:t>Mean (%)</w:t>
              </w:r>
            </w:ins>
          </w:p>
        </w:tc>
        <w:tc>
          <w:tcPr>
            <w:tcW w:w="1110" w:type="dxa"/>
            <w:tcBorders>
              <w:top w:val="single" w:sz="4" w:space="0" w:color="auto"/>
              <w:left w:val="nil"/>
              <w:bottom w:val="single" w:sz="4" w:space="0" w:color="auto"/>
              <w:right w:val="nil"/>
            </w:tcBorders>
            <w:vAlign w:val="center"/>
          </w:tcPr>
          <w:p w14:paraId="0A89890D" w14:textId="77777777" w:rsidR="00BB5F7D" w:rsidRPr="0026300E" w:rsidRDefault="00BB5F7D">
            <w:pPr>
              <w:wordWrap/>
              <w:jc w:val="center"/>
              <w:rPr>
                <w:ins w:id="988" w:author="나현종" w:date="2025-11-06T14:56:00Z" w16du:dateUtc="2025-11-06T05:56:00Z"/>
                <w:rFonts w:ascii="Batang" w:eastAsia="Batang" w:hAnsi="Batang" w:cs="Times New Roman"/>
              </w:rPr>
              <w:pPrChange w:id="989" w:author="나현종" w:date="2025-11-06T15:09:00Z" w16du:dateUtc="2025-11-06T06:09:00Z">
                <w:pPr>
                  <w:wordWrap/>
                </w:pPr>
              </w:pPrChange>
            </w:pPr>
            <w:ins w:id="990" w:author="나현종" w:date="2025-11-06T14:56:00Z" w16du:dateUtc="2025-11-06T05:56:00Z">
              <w:r w:rsidRPr="0026300E">
                <w:rPr>
                  <w:rFonts w:ascii="Batang" w:eastAsia="Batang" w:hAnsi="Batang" w:cs="Times New Roman"/>
                </w:rPr>
                <w:t>Std Dev (%)</w:t>
              </w:r>
            </w:ins>
          </w:p>
        </w:tc>
        <w:tc>
          <w:tcPr>
            <w:tcW w:w="1109" w:type="dxa"/>
            <w:tcBorders>
              <w:top w:val="single" w:sz="4" w:space="0" w:color="auto"/>
              <w:left w:val="nil"/>
              <w:bottom w:val="single" w:sz="4" w:space="0" w:color="auto"/>
              <w:right w:val="nil"/>
            </w:tcBorders>
            <w:vAlign w:val="center"/>
          </w:tcPr>
          <w:p w14:paraId="595B6B1F" w14:textId="77777777" w:rsidR="00BB5F7D" w:rsidRPr="0026300E" w:rsidRDefault="00BB5F7D">
            <w:pPr>
              <w:wordWrap/>
              <w:jc w:val="center"/>
              <w:rPr>
                <w:ins w:id="991" w:author="나현종" w:date="2025-11-06T14:56:00Z" w16du:dateUtc="2025-11-06T05:56:00Z"/>
                <w:rFonts w:ascii="Batang" w:eastAsia="Batang" w:hAnsi="Batang" w:cs="Times New Roman"/>
              </w:rPr>
              <w:pPrChange w:id="992" w:author="나현종" w:date="2025-11-06T15:09:00Z" w16du:dateUtc="2025-11-06T06:09:00Z">
                <w:pPr>
                  <w:wordWrap/>
                </w:pPr>
              </w:pPrChange>
            </w:pPr>
            <w:ins w:id="993" w:author="나현종" w:date="2025-11-06T14:56:00Z" w16du:dateUtc="2025-11-06T05:56:00Z">
              <w:r w:rsidRPr="0026300E">
                <w:rPr>
                  <w:rFonts w:ascii="Batang" w:eastAsia="Batang" w:hAnsi="Batang" w:cs="Times New Roman"/>
                </w:rPr>
                <w:t>Min (%)</w:t>
              </w:r>
            </w:ins>
          </w:p>
        </w:tc>
        <w:tc>
          <w:tcPr>
            <w:tcW w:w="1110" w:type="dxa"/>
            <w:tcBorders>
              <w:top w:val="single" w:sz="4" w:space="0" w:color="auto"/>
              <w:left w:val="nil"/>
              <w:bottom w:val="single" w:sz="4" w:space="0" w:color="auto"/>
              <w:right w:val="nil"/>
            </w:tcBorders>
            <w:vAlign w:val="center"/>
          </w:tcPr>
          <w:p w14:paraId="23297555" w14:textId="77777777" w:rsidR="00BB5F7D" w:rsidRPr="0026300E" w:rsidRDefault="00BB5F7D">
            <w:pPr>
              <w:wordWrap/>
              <w:jc w:val="center"/>
              <w:rPr>
                <w:ins w:id="994" w:author="나현종" w:date="2025-11-06T14:56:00Z" w16du:dateUtc="2025-11-06T05:56:00Z"/>
                <w:rFonts w:ascii="Batang" w:eastAsia="Batang" w:hAnsi="Batang" w:cs="Times New Roman"/>
              </w:rPr>
              <w:pPrChange w:id="995" w:author="나현종" w:date="2025-11-06T15:09:00Z" w16du:dateUtc="2025-11-06T06:09:00Z">
                <w:pPr>
                  <w:wordWrap/>
                </w:pPr>
              </w:pPrChange>
            </w:pPr>
            <w:ins w:id="996" w:author="나현종" w:date="2025-11-06T14:56:00Z" w16du:dateUtc="2025-11-06T05:56:00Z">
              <w:r w:rsidRPr="0026300E">
                <w:rPr>
                  <w:rFonts w:ascii="Batang" w:eastAsia="Batang" w:hAnsi="Batang" w:cs="Times New Roman"/>
                </w:rPr>
                <w:t>Max (%)</w:t>
              </w:r>
            </w:ins>
          </w:p>
        </w:tc>
        <w:tc>
          <w:tcPr>
            <w:tcW w:w="1110" w:type="dxa"/>
            <w:tcBorders>
              <w:top w:val="single" w:sz="4" w:space="0" w:color="auto"/>
              <w:left w:val="nil"/>
              <w:bottom w:val="single" w:sz="4" w:space="0" w:color="auto"/>
              <w:right w:val="nil"/>
            </w:tcBorders>
            <w:vAlign w:val="center"/>
          </w:tcPr>
          <w:p w14:paraId="0886F508" w14:textId="77777777" w:rsidR="00BB5F7D" w:rsidRPr="0026300E" w:rsidRDefault="00BB5F7D">
            <w:pPr>
              <w:wordWrap/>
              <w:jc w:val="center"/>
              <w:rPr>
                <w:ins w:id="997" w:author="나현종" w:date="2025-11-06T14:56:00Z" w16du:dateUtc="2025-11-06T05:56:00Z"/>
                <w:rFonts w:ascii="Batang" w:eastAsia="Batang" w:hAnsi="Batang" w:cs="Times New Roman"/>
              </w:rPr>
              <w:pPrChange w:id="998" w:author="나현종" w:date="2025-11-06T15:09:00Z" w16du:dateUtc="2025-11-06T06:09:00Z">
                <w:pPr>
                  <w:wordWrap/>
                </w:pPr>
              </w:pPrChange>
            </w:pPr>
            <w:ins w:id="999" w:author="나현종" w:date="2025-11-06T14:56:00Z" w16du:dateUtc="2025-11-06T05:56:00Z">
              <w:r w:rsidRPr="0026300E">
                <w:rPr>
                  <w:rFonts w:ascii="Batang" w:eastAsia="Batang" w:hAnsi="Batang" w:cs="Times New Roman"/>
                </w:rPr>
                <w:t>Sharpe Ratio</w:t>
              </w:r>
            </w:ins>
          </w:p>
        </w:tc>
      </w:tr>
      <w:tr w:rsidR="001E3A39" w:rsidRPr="0026300E" w14:paraId="297E9733" w14:textId="77777777" w:rsidTr="00A73940">
        <w:trPr>
          <w:ins w:id="1000" w:author="나현종" w:date="2025-11-06T14:56:00Z"/>
        </w:trPr>
        <w:tc>
          <w:tcPr>
            <w:tcW w:w="744" w:type="dxa"/>
            <w:tcBorders>
              <w:top w:val="single" w:sz="4" w:space="0" w:color="auto"/>
              <w:left w:val="nil"/>
              <w:bottom w:val="nil"/>
              <w:right w:val="nil"/>
            </w:tcBorders>
          </w:tcPr>
          <w:p w14:paraId="40FB6450" w14:textId="77777777" w:rsidR="00BB5F7D" w:rsidRPr="0026300E" w:rsidRDefault="00BB5F7D">
            <w:pPr>
              <w:wordWrap/>
              <w:rPr>
                <w:ins w:id="1001" w:author="나현종" w:date="2025-11-06T14:56:00Z" w16du:dateUtc="2025-11-06T05:56:00Z"/>
                <w:rFonts w:ascii="Batang" w:eastAsia="Batang" w:hAnsi="Batang" w:cs="Times New Roman"/>
              </w:rPr>
            </w:pPr>
            <w:ins w:id="1002" w:author="나현종" w:date="2025-11-06T14:56:00Z" w16du:dateUtc="2025-11-06T05:56:00Z">
              <w:r w:rsidRPr="0026300E">
                <w:rPr>
                  <w:rFonts w:ascii="Batang" w:eastAsia="Batang" w:hAnsi="Batang" w:cs="Times New Roman"/>
                </w:rPr>
                <w:t>10</w:t>
              </w:r>
            </w:ins>
          </w:p>
        </w:tc>
        <w:tc>
          <w:tcPr>
            <w:tcW w:w="3058" w:type="dxa"/>
            <w:tcBorders>
              <w:top w:val="single" w:sz="4" w:space="0" w:color="auto"/>
              <w:left w:val="nil"/>
              <w:bottom w:val="nil"/>
              <w:right w:val="nil"/>
            </w:tcBorders>
          </w:tcPr>
          <w:p w14:paraId="07443013" w14:textId="77777777" w:rsidR="00BB5F7D" w:rsidRPr="0026300E" w:rsidRDefault="00BB5F7D">
            <w:pPr>
              <w:wordWrap/>
              <w:rPr>
                <w:ins w:id="1003" w:author="나현종" w:date="2025-11-06T14:56:00Z" w16du:dateUtc="2025-11-06T05:56:00Z"/>
                <w:rFonts w:ascii="Batang" w:eastAsia="Batang" w:hAnsi="Batang" w:cs="Times New Roman"/>
              </w:rPr>
            </w:pPr>
            <w:ins w:id="1004" w:author="나현종" w:date="2025-11-06T14:56:00Z" w16du:dateUtc="2025-11-06T05:56:00Z">
              <w:r w:rsidRPr="0026300E">
                <w:rPr>
                  <w:rFonts w:ascii="Batang" w:eastAsia="Batang" w:hAnsi="Batang" w:cs="Times New Roman"/>
                </w:rPr>
                <w:t>Energy</w:t>
              </w:r>
            </w:ins>
          </w:p>
        </w:tc>
        <w:tc>
          <w:tcPr>
            <w:tcW w:w="1109" w:type="dxa"/>
            <w:tcBorders>
              <w:top w:val="single" w:sz="4" w:space="0" w:color="auto"/>
              <w:left w:val="nil"/>
              <w:bottom w:val="nil"/>
              <w:right w:val="nil"/>
            </w:tcBorders>
            <w:vAlign w:val="center"/>
          </w:tcPr>
          <w:p w14:paraId="5DF508AA" w14:textId="77777777" w:rsidR="00BB5F7D" w:rsidRPr="0026300E" w:rsidRDefault="00BB5F7D">
            <w:pPr>
              <w:wordWrap/>
              <w:jc w:val="right"/>
              <w:rPr>
                <w:ins w:id="1005" w:author="나현종" w:date="2025-11-06T14:56:00Z" w16du:dateUtc="2025-11-06T05:56:00Z"/>
                <w:rFonts w:ascii="Batang" w:eastAsia="Batang" w:hAnsi="Batang" w:cs="Times New Roman"/>
              </w:rPr>
              <w:pPrChange w:id="1006" w:author="나현종" w:date="2025-11-06T15:09:00Z" w16du:dateUtc="2025-11-06T06:09:00Z">
                <w:pPr>
                  <w:wordWrap/>
                </w:pPr>
              </w:pPrChange>
            </w:pPr>
          </w:p>
        </w:tc>
        <w:tc>
          <w:tcPr>
            <w:tcW w:w="1110" w:type="dxa"/>
            <w:tcBorders>
              <w:top w:val="single" w:sz="4" w:space="0" w:color="auto"/>
              <w:left w:val="nil"/>
              <w:bottom w:val="nil"/>
              <w:right w:val="nil"/>
            </w:tcBorders>
            <w:vAlign w:val="center"/>
          </w:tcPr>
          <w:p w14:paraId="1C5A51B4" w14:textId="77777777" w:rsidR="00BB5F7D" w:rsidRPr="0026300E" w:rsidRDefault="00BB5F7D">
            <w:pPr>
              <w:wordWrap/>
              <w:jc w:val="right"/>
              <w:rPr>
                <w:ins w:id="1007" w:author="나현종" w:date="2025-11-06T14:56:00Z" w16du:dateUtc="2025-11-06T05:56:00Z"/>
                <w:rFonts w:ascii="Batang" w:eastAsia="Batang" w:hAnsi="Batang" w:cs="Times New Roman"/>
              </w:rPr>
              <w:pPrChange w:id="1008" w:author="나현종" w:date="2025-11-06T15:09:00Z" w16du:dateUtc="2025-11-06T06:09:00Z">
                <w:pPr>
                  <w:wordWrap/>
                </w:pPr>
              </w:pPrChange>
            </w:pPr>
          </w:p>
        </w:tc>
        <w:tc>
          <w:tcPr>
            <w:tcW w:w="1109" w:type="dxa"/>
            <w:tcBorders>
              <w:top w:val="single" w:sz="4" w:space="0" w:color="auto"/>
              <w:left w:val="nil"/>
              <w:bottom w:val="nil"/>
              <w:right w:val="nil"/>
            </w:tcBorders>
            <w:vAlign w:val="center"/>
          </w:tcPr>
          <w:p w14:paraId="4FFD281A" w14:textId="77777777" w:rsidR="00BB5F7D" w:rsidRPr="0026300E" w:rsidRDefault="00BB5F7D">
            <w:pPr>
              <w:wordWrap/>
              <w:jc w:val="right"/>
              <w:rPr>
                <w:ins w:id="1009" w:author="나현종" w:date="2025-11-06T14:56:00Z" w16du:dateUtc="2025-11-06T05:56:00Z"/>
                <w:rFonts w:ascii="Batang" w:eastAsia="Batang" w:hAnsi="Batang" w:cs="Times New Roman"/>
              </w:rPr>
              <w:pPrChange w:id="1010" w:author="나현종" w:date="2025-11-06T15:09:00Z" w16du:dateUtc="2025-11-06T06:09:00Z">
                <w:pPr>
                  <w:wordWrap/>
                </w:pPr>
              </w:pPrChange>
            </w:pPr>
          </w:p>
        </w:tc>
        <w:tc>
          <w:tcPr>
            <w:tcW w:w="1110" w:type="dxa"/>
            <w:tcBorders>
              <w:top w:val="single" w:sz="4" w:space="0" w:color="auto"/>
              <w:left w:val="nil"/>
              <w:bottom w:val="nil"/>
              <w:right w:val="nil"/>
            </w:tcBorders>
            <w:vAlign w:val="center"/>
          </w:tcPr>
          <w:p w14:paraId="3DF852C0" w14:textId="77777777" w:rsidR="00BB5F7D" w:rsidRPr="0026300E" w:rsidRDefault="00BB5F7D">
            <w:pPr>
              <w:wordWrap/>
              <w:jc w:val="right"/>
              <w:rPr>
                <w:ins w:id="1011" w:author="나현종" w:date="2025-11-06T14:56:00Z" w16du:dateUtc="2025-11-06T05:56:00Z"/>
                <w:rFonts w:ascii="Batang" w:eastAsia="Batang" w:hAnsi="Batang" w:cs="Times New Roman"/>
              </w:rPr>
              <w:pPrChange w:id="1012" w:author="나현종" w:date="2025-11-06T15:09:00Z" w16du:dateUtc="2025-11-06T06:09:00Z">
                <w:pPr>
                  <w:wordWrap/>
                </w:pPr>
              </w:pPrChange>
            </w:pPr>
          </w:p>
        </w:tc>
        <w:tc>
          <w:tcPr>
            <w:tcW w:w="1110" w:type="dxa"/>
            <w:tcBorders>
              <w:top w:val="single" w:sz="4" w:space="0" w:color="auto"/>
              <w:left w:val="nil"/>
              <w:bottom w:val="nil"/>
              <w:right w:val="nil"/>
            </w:tcBorders>
            <w:vAlign w:val="center"/>
          </w:tcPr>
          <w:p w14:paraId="7A8B5967" w14:textId="77777777" w:rsidR="00BB5F7D" w:rsidRPr="0026300E" w:rsidRDefault="00BB5F7D">
            <w:pPr>
              <w:wordWrap/>
              <w:jc w:val="right"/>
              <w:rPr>
                <w:ins w:id="1013" w:author="나현종" w:date="2025-11-06T14:56:00Z" w16du:dateUtc="2025-11-06T05:56:00Z"/>
                <w:rFonts w:ascii="Batang" w:eastAsia="Batang" w:hAnsi="Batang" w:cs="Times New Roman"/>
              </w:rPr>
              <w:pPrChange w:id="1014" w:author="나현종" w:date="2025-11-06T15:09:00Z" w16du:dateUtc="2025-11-06T06:09:00Z">
                <w:pPr>
                  <w:wordWrap/>
                </w:pPr>
              </w:pPrChange>
            </w:pPr>
          </w:p>
        </w:tc>
      </w:tr>
      <w:tr w:rsidR="001E3A39" w:rsidRPr="0026300E" w14:paraId="54B597C0" w14:textId="77777777" w:rsidTr="00A73940">
        <w:trPr>
          <w:ins w:id="1015" w:author="나현종" w:date="2025-11-06T14:56:00Z"/>
        </w:trPr>
        <w:tc>
          <w:tcPr>
            <w:tcW w:w="744" w:type="dxa"/>
            <w:tcBorders>
              <w:top w:val="nil"/>
              <w:left w:val="nil"/>
              <w:bottom w:val="nil"/>
              <w:right w:val="nil"/>
            </w:tcBorders>
          </w:tcPr>
          <w:p w14:paraId="787B577D" w14:textId="77777777" w:rsidR="00BB5F7D" w:rsidRPr="0026300E" w:rsidRDefault="00BB5F7D">
            <w:pPr>
              <w:wordWrap/>
              <w:rPr>
                <w:ins w:id="1016" w:author="나현종" w:date="2025-11-06T14:56:00Z" w16du:dateUtc="2025-11-06T05:56:00Z"/>
                <w:rFonts w:ascii="Batang" w:eastAsia="Batang" w:hAnsi="Batang" w:cs="Times New Roman"/>
              </w:rPr>
            </w:pPr>
            <w:ins w:id="1017" w:author="나현종" w:date="2025-11-06T14:56:00Z" w16du:dateUtc="2025-11-06T05:56:00Z">
              <w:r w:rsidRPr="0026300E">
                <w:rPr>
                  <w:rFonts w:ascii="Batang" w:eastAsia="Batang" w:hAnsi="Batang" w:cs="Times New Roman"/>
                </w:rPr>
                <w:t>15</w:t>
              </w:r>
            </w:ins>
          </w:p>
        </w:tc>
        <w:tc>
          <w:tcPr>
            <w:tcW w:w="3058" w:type="dxa"/>
            <w:tcBorders>
              <w:top w:val="nil"/>
              <w:left w:val="nil"/>
              <w:bottom w:val="nil"/>
              <w:right w:val="nil"/>
            </w:tcBorders>
          </w:tcPr>
          <w:p w14:paraId="2ED8600E" w14:textId="77777777" w:rsidR="00BB5F7D" w:rsidRPr="0026300E" w:rsidRDefault="00BB5F7D">
            <w:pPr>
              <w:wordWrap/>
              <w:rPr>
                <w:ins w:id="1018" w:author="나현종" w:date="2025-11-06T14:56:00Z" w16du:dateUtc="2025-11-06T05:56:00Z"/>
                <w:rFonts w:ascii="Batang" w:eastAsia="Batang" w:hAnsi="Batang" w:cs="Times New Roman"/>
              </w:rPr>
            </w:pPr>
            <w:ins w:id="1019" w:author="나현종" w:date="2025-11-06T14:56:00Z" w16du:dateUtc="2025-11-06T05:56:00Z">
              <w:r w:rsidRPr="0026300E">
                <w:rPr>
                  <w:rFonts w:ascii="Batang" w:eastAsia="Batang" w:hAnsi="Batang" w:cs="Times New Roman"/>
                </w:rPr>
                <w:t>Materials</w:t>
              </w:r>
            </w:ins>
          </w:p>
        </w:tc>
        <w:tc>
          <w:tcPr>
            <w:tcW w:w="1109" w:type="dxa"/>
            <w:tcBorders>
              <w:top w:val="nil"/>
              <w:left w:val="nil"/>
              <w:bottom w:val="nil"/>
              <w:right w:val="nil"/>
            </w:tcBorders>
            <w:vAlign w:val="center"/>
          </w:tcPr>
          <w:p w14:paraId="3DE9C67D" w14:textId="77777777" w:rsidR="00BB5F7D" w:rsidRPr="0026300E" w:rsidRDefault="00BB5F7D">
            <w:pPr>
              <w:wordWrap/>
              <w:jc w:val="right"/>
              <w:rPr>
                <w:ins w:id="1020" w:author="나현종" w:date="2025-11-06T14:56:00Z" w16du:dateUtc="2025-11-06T05:56:00Z"/>
                <w:rFonts w:ascii="Batang" w:eastAsia="Batang" w:hAnsi="Batang" w:cs="Times New Roman"/>
              </w:rPr>
              <w:pPrChange w:id="1021" w:author="나현종" w:date="2025-11-06T15:09:00Z" w16du:dateUtc="2025-11-06T06:09:00Z">
                <w:pPr>
                  <w:wordWrap/>
                </w:pPr>
              </w:pPrChange>
            </w:pPr>
          </w:p>
        </w:tc>
        <w:tc>
          <w:tcPr>
            <w:tcW w:w="1110" w:type="dxa"/>
            <w:tcBorders>
              <w:top w:val="nil"/>
              <w:left w:val="nil"/>
              <w:bottom w:val="nil"/>
              <w:right w:val="nil"/>
            </w:tcBorders>
            <w:vAlign w:val="center"/>
          </w:tcPr>
          <w:p w14:paraId="4C70753D" w14:textId="77777777" w:rsidR="00BB5F7D" w:rsidRPr="0026300E" w:rsidRDefault="00BB5F7D">
            <w:pPr>
              <w:wordWrap/>
              <w:jc w:val="right"/>
              <w:rPr>
                <w:ins w:id="1022" w:author="나현종" w:date="2025-11-06T14:56:00Z" w16du:dateUtc="2025-11-06T05:56:00Z"/>
                <w:rFonts w:ascii="Batang" w:eastAsia="Batang" w:hAnsi="Batang" w:cs="Times New Roman"/>
              </w:rPr>
              <w:pPrChange w:id="1023" w:author="나현종" w:date="2025-11-06T15:09:00Z" w16du:dateUtc="2025-11-06T06:09:00Z">
                <w:pPr>
                  <w:wordWrap/>
                </w:pPr>
              </w:pPrChange>
            </w:pPr>
          </w:p>
        </w:tc>
        <w:tc>
          <w:tcPr>
            <w:tcW w:w="1109" w:type="dxa"/>
            <w:tcBorders>
              <w:top w:val="nil"/>
              <w:left w:val="nil"/>
              <w:bottom w:val="nil"/>
              <w:right w:val="nil"/>
            </w:tcBorders>
            <w:vAlign w:val="center"/>
          </w:tcPr>
          <w:p w14:paraId="114E781C" w14:textId="77777777" w:rsidR="00BB5F7D" w:rsidRPr="0026300E" w:rsidRDefault="00BB5F7D">
            <w:pPr>
              <w:wordWrap/>
              <w:jc w:val="right"/>
              <w:rPr>
                <w:ins w:id="1024" w:author="나현종" w:date="2025-11-06T14:56:00Z" w16du:dateUtc="2025-11-06T05:56:00Z"/>
                <w:rFonts w:ascii="Batang" w:eastAsia="Batang" w:hAnsi="Batang" w:cs="Times New Roman"/>
              </w:rPr>
              <w:pPrChange w:id="1025" w:author="나현종" w:date="2025-11-06T15:09:00Z" w16du:dateUtc="2025-11-06T06:09:00Z">
                <w:pPr>
                  <w:wordWrap/>
                </w:pPr>
              </w:pPrChange>
            </w:pPr>
          </w:p>
        </w:tc>
        <w:tc>
          <w:tcPr>
            <w:tcW w:w="1110" w:type="dxa"/>
            <w:tcBorders>
              <w:top w:val="nil"/>
              <w:left w:val="nil"/>
              <w:bottom w:val="nil"/>
              <w:right w:val="nil"/>
            </w:tcBorders>
            <w:vAlign w:val="center"/>
          </w:tcPr>
          <w:p w14:paraId="0A628093" w14:textId="77777777" w:rsidR="00BB5F7D" w:rsidRPr="0026300E" w:rsidRDefault="00BB5F7D">
            <w:pPr>
              <w:wordWrap/>
              <w:jc w:val="right"/>
              <w:rPr>
                <w:ins w:id="1026" w:author="나현종" w:date="2025-11-06T14:56:00Z" w16du:dateUtc="2025-11-06T05:56:00Z"/>
                <w:rFonts w:ascii="Batang" w:eastAsia="Batang" w:hAnsi="Batang" w:cs="Times New Roman"/>
              </w:rPr>
              <w:pPrChange w:id="1027" w:author="나현종" w:date="2025-11-06T15:09:00Z" w16du:dateUtc="2025-11-06T06:09:00Z">
                <w:pPr>
                  <w:wordWrap/>
                </w:pPr>
              </w:pPrChange>
            </w:pPr>
          </w:p>
        </w:tc>
        <w:tc>
          <w:tcPr>
            <w:tcW w:w="1110" w:type="dxa"/>
            <w:tcBorders>
              <w:top w:val="nil"/>
              <w:left w:val="nil"/>
              <w:bottom w:val="nil"/>
              <w:right w:val="nil"/>
            </w:tcBorders>
            <w:vAlign w:val="center"/>
          </w:tcPr>
          <w:p w14:paraId="7FEB35EE" w14:textId="77777777" w:rsidR="00BB5F7D" w:rsidRPr="0026300E" w:rsidRDefault="00BB5F7D">
            <w:pPr>
              <w:wordWrap/>
              <w:jc w:val="right"/>
              <w:rPr>
                <w:ins w:id="1028" w:author="나현종" w:date="2025-11-06T14:56:00Z" w16du:dateUtc="2025-11-06T05:56:00Z"/>
                <w:rFonts w:ascii="Batang" w:eastAsia="Batang" w:hAnsi="Batang" w:cs="Times New Roman"/>
              </w:rPr>
              <w:pPrChange w:id="1029" w:author="나현종" w:date="2025-11-06T15:09:00Z" w16du:dateUtc="2025-11-06T06:09:00Z">
                <w:pPr>
                  <w:wordWrap/>
                </w:pPr>
              </w:pPrChange>
            </w:pPr>
          </w:p>
        </w:tc>
      </w:tr>
      <w:tr w:rsidR="001E3A39" w:rsidRPr="0026300E" w14:paraId="7F26B7ED" w14:textId="77777777" w:rsidTr="00A73940">
        <w:trPr>
          <w:ins w:id="1030" w:author="나현종" w:date="2025-11-06T14:56:00Z"/>
        </w:trPr>
        <w:tc>
          <w:tcPr>
            <w:tcW w:w="744" w:type="dxa"/>
            <w:tcBorders>
              <w:top w:val="nil"/>
              <w:left w:val="nil"/>
              <w:bottom w:val="nil"/>
              <w:right w:val="nil"/>
            </w:tcBorders>
          </w:tcPr>
          <w:p w14:paraId="558B7CB0" w14:textId="77777777" w:rsidR="00BB5F7D" w:rsidRPr="0026300E" w:rsidRDefault="00BB5F7D">
            <w:pPr>
              <w:wordWrap/>
              <w:rPr>
                <w:ins w:id="1031" w:author="나현종" w:date="2025-11-06T14:56:00Z" w16du:dateUtc="2025-11-06T05:56:00Z"/>
                <w:rFonts w:ascii="Batang" w:eastAsia="Batang" w:hAnsi="Batang" w:cs="Times New Roman"/>
              </w:rPr>
            </w:pPr>
            <w:ins w:id="1032" w:author="나현종" w:date="2025-11-06T14:56:00Z" w16du:dateUtc="2025-11-06T05:56:00Z">
              <w:r w:rsidRPr="0026300E">
                <w:rPr>
                  <w:rFonts w:ascii="Batang" w:eastAsia="Batang" w:hAnsi="Batang" w:cs="Times New Roman"/>
                </w:rPr>
                <w:t>20</w:t>
              </w:r>
            </w:ins>
          </w:p>
        </w:tc>
        <w:tc>
          <w:tcPr>
            <w:tcW w:w="3058" w:type="dxa"/>
            <w:tcBorders>
              <w:top w:val="nil"/>
              <w:left w:val="nil"/>
              <w:bottom w:val="nil"/>
              <w:right w:val="nil"/>
            </w:tcBorders>
          </w:tcPr>
          <w:p w14:paraId="633B40E8" w14:textId="77777777" w:rsidR="00BB5F7D" w:rsidRPr="0026300E" w:rsidRDefault="00BB5F7D">
            <w:pPr>
              <w:wordWrap/>
              <w:rPr>
                <w:ins w:id="1033" w:author="나현종" w:date="2025-11-06T14:56:00Z" w16du:dateUtc="2025-11-06T05:56:00Z"/>
                <w:rFonts w:ascii="Batang" w:eastAsia="Batang" w:hAnsi="Batang" w:cs="Times New Roman"/>
              </w:rPr>
            </w:pPr>
            <w:ins w:id="1034" w:author="나현종" w:date="2025-11-06T14:56:00Z" w16du:dateUtc="2025-11-06T05:56:00Z">
              <w:r w:rsidRPr="0026300E">
                <w:rPr>
                  <w:rFonts w:ascii="Batang" w:eastAsia="Batang" w:hAnsi="Batang" w:cs="Times New Roman"/>
                </w:rPr>
                <w:t>Industrials</w:t>
              </w:r>
            </w:ins>
          </w:p>
        </w:tc>
        <w:tc>
          <w:tcPr>
            <w:tcW w:w="1109" w:type="dxa"/>
            <w:tcBorders>
              <w:top w:val="nil"/>
              <w:left w:val="nil"/>
              <w:bottom w:val="nil"/>
              <w:right w:val="nil"/>
            </w:tcBorders>
            <w:vAlign w:val="center"/>
          </w:tcPr>
          <w:p w14:paraId="7335DD5E" w14:textId="77777777" w:rsidR="00BB5F7D" w:rsidRPr="0026300E" w:rsidRDefault="00BB5F7D">
            <w:pPr>
              <w:wordWrap/>
              <w:jc w:val="right"/>
              <w:rPr>
                <w:ins w:id="1035" w:author="나현종" w:date="2025-11-06T14:56:00Z" w16du:dateUtc="2025-11-06T05:56:00Z"/>
                <w:rFonts w:ascii="Batang" w:eastAsia="Batang" w:hAnsi="Batang" w:cs="Times New Roman"/>
              </w:rPr>
              <w:pPrChange w:id="1036" w:author="나현종" w:date="2025-11-06T15:09:00Z" w16du:dateUtc="2025-11-06T06:09:00Z">
                <w:pPr>
                  <w:wordWrap/>
                </w:pPr>
              </w:pPrChange>
            </w:pPr>
          </w:p>
        </w:tc>
        <w:tc>
          <w:tcPr>
            <w:tcW w:w="1110" w:type="dxa"/>
            <w:tcBorders>
              <w:top w:val="nil"/>
              <w:left w:val="nil"/>
              <w:bottom w:val="nil"/>
              <w:right w:val="nil"/>
            </w:tcBorders>
            <w:vAlign w:val="center"/>
          </w:tcPr>
          <w:p w14:paraId="747A5E39" w14:textId="77777777" w:rsidR="00BB5F7D" w:rsidRPr="0026300E" w:rsidRDefault="00BB5F7D">
            <w:pPr>
              <w:wordWrap/>
              <w:jc w:val="right"/>
              <w:rPr>
                <w:ins w:id="1037" w:author="나현종" w:date="2025-11-06T14:56:00Z" w16du:dateUtc="2025-11-06T05:56:00Z"/>
                <w:rFonts w:ascii="Batang" w:eastAsia="Batang" w:hAnsi="Batang" w:cs="Times New Roman"/>
              </w:rPr>
              <w:pPrChange w:id="1038" w:author="나현종" w:date="2025-11-06T15:09:00Z" w16du:dateUtc="2025-11-06T06:09:00Z">
                <w:pPr>
                  <w:wordWrap/>
                </w:pPr>
              </w:pPrChange>
            </w:pPr>
          </w:p>
        </w:tc>
        <w:tc>
          <w:tcPr>
            <w:tcW w:w="1109" w:type="dxa"/>
            <w:tcBorders>
              <w:top w:val="nil"/>
              <w:left w:val="nil"/>
              <w:bottom w:val="nil"/>
              <w:right w:val="nil"/>
            </w:tcBorders>
            <w:vAlign w:val="center"/>
          </w:tcPr>
          <w:p w14:paraId="157DB34F" w14:textId="77777777" w:rsidR="00BB5F7D" w:rsidRPr="0026300E" w:rsidRDefault="00BB5F7D">
            <w:pPr>
              <w:wordWrap/>
              <w:jc w:val="right"/>
              <w:rPr>
                <w:ins w:id="1039" w:author="나현종" w:date="2025-11-06T14:56:00Z" w16du:dateUtc="2025-11-06T05:56:00Z"/>
                <w:rFonts w:ascii="Batang" w:eastAsia="Batang" w:hAnsi="Batang" w:cs="Times New Roman"/>
              </w:rPr>
              <w:pPrChange w:id="1040" w:author="나현종" w:date="2025-11-06T15:09:00Z" w16du:dateUtc="2025-11-06T06:09:00Z">
                <w:pPr>
                  <w:wordWrap/>
                </w:pPr>
              </w:pPrChange>
            </w:pPr>
          </w:p>
        </w:tc>
        <w:tc>
          <w:tcPr>
            <w:tcW w:w="1110" w:type="dxa"/>
            <w:tcBorders>
              <w:top w:val="nil"/>
              <w:left w:val="nil"/>
              <w:bottom w:val="nil"/>
              <w:right w:val="nil"/>
            </w:tcBorders>
            <w:vAlign w:val="center"/>
          </w:tcPr>
          <w:p w14:paraId="1254A842" w14:textId="77777777" w:rsidR="00BB5F7D" w:rsidRPr="0026300E" w:rsidRDefault="00BB5F7D">
            <w:pPr>
              <w:wordWrap/>
              <w:jc w:val="right"/>
              <w:rPr>
                <w:ins w:id="1041" w:author="나현종" w:date="2025-11-06T14:56:00Z" w16du:dateUtc="2025-11-06T05:56:00Z"/>
                <w:rFonts w:ascii="Batang" w:eastAsia="Batang" w:hAnsi="Batang" w:cs="Times New Roman"/>
              </w:rPr>
              <w:pPrChange w:id="1042" w:author="나현종" w:date="2025-11-06T15:09:00Z" w16du:dateUtc="2025-11-06T06:09:00Z">
                <w:pPr>
                  <w:wordWrap/>
                </w:pPr>
              </w:pPrChange>
            </w:pPr>
          </w:p>
        </w:tc>
        <w:tc>
          <w:tcPr>
            <w:tcW w:w="1110" w:type="dxa"/>
            <w:tcBorders>
              <w:top w:val="nil"/>
              <w:left w:val="nil"/>
              <w:bottom w:val="nil"/>
              <w:right w:val="nil"/>
            </w:tcBorders>
            <w:vAlign w:val="center"/>
          </w:tcPr>
          <w:p w14:paraId="54C79530" w14:textId="77777777" w:rsidR="00BB5F7D" w:rsidRPr="0026300E" w:rsidRDefault="00BB5F7D">
            <w:pPr>
              <w:wordWrap/>
              <w:jc w:val="right"/>
              <w:rPr>
                <w:ins w:id="1043" w:author="나현종" w:date="2025-11-06T14:56:00Z" w16du:dateUtc="2025-11-06T05:56:00Z"/>
                <w:rFonts w:ascii="Batang" w:eastAsia="Batang" w:hAnsi="Batang" w:cs="Times New Roman"/>
              </w:rPr>
              <w:pPrChange w:id="1044" w:author="나현종" w:date="2025-11-06T15:09:00Z" w16du:dateUtc="2025-11-06T06:09:00Z">
                <w:pPr>
                  <w:wordWrap/>
                </w:pPr>
              </w:pPrChange>
            </w:pPr>
          </w:p>
        </w:tc>
      </w:tr>
      <w:tr w:rsidR="001E3A39" w:rsidRPr="0026300E" w14:paraId="465823A6" w14:textId="77777777" w:rsidTr="00A73940">
        <w:trPr>
          <w:ins w:id="1045" w:author="나현종" w:date="2025-11-06T14:56:00Z"/>
        </w:trPr>
        <w:tc>
          <w:tcPr>
            <w:tcW w:w="744" w:type="dxa"/>
            <w:tcBorders>
              <w:top w:val="nil"/>
              <w:left w:val="nil"/>
              <w:bottom w:val="nil"/>
              <w:right w:val="nil"/>
            </w:tcBorders>
          </w:tcPr>
          <w:p w14:paraId="0B6B0D17" w14:textId="77777777" w:rsidR="00BB5F7D" w:rsidRPr="0026300E" w:rsidRDefault="00BB5F7D">
            <w:pPr>
              <w:wordWrap/>
              <w:rPr>
                <w:ins w:id="1046" w:author="나현종" w:date="2025-11-06T14:56:00Z" w16du:dateUtc="2025-11-06T05:56:00Z"/>
                <w:rFonts w:ascii="Batang" w:eastAsia="Batang" w:hAnsi="Batang" w:cs="Times New Roman"/>
              </w:rPr>
            </w:pPr>
            <w:ins w:id="1047" w:author="나현종" w:date="2025-11-06T14:56:00Z" w16du:dateUtc="2025-11-06T05:56:00Z">
              <w:r w:rsidRPr="0026300E">
                <w:rPr>
                  <w:rFonts w:ascii="Batang" w:eastAsia="Batang" w:hAnsi="Batang" w:cs="Times New Roman"/>
                </w:rPr>
                <w:t>25</w:t>
              </w:r>
            </w:ins>
          </w:p>
        </w:tc>
        <w:tc>
          <w:tcPr>
            <w:tcW w:w="3058" w:type="dxa"/>
            <w:tcBorders>
              <w:top w:val="nil"/>
              <w:left w:val="nil"/>
              <w:bottom w:val="nil"/>
              <w:right w:val="nil"/>
            </w:tcBorders>
          </w:tcPr>
          <w:p w14:paraId="24E1E6ED" w14:textId="77777777" w:rsidR="00BB5F7D" w:rsidRPr="0026300E" w:rsidRDefault="00BB5F7D">
            <w:pPr>
              <w:wordWrap/>
              <w:rPr>
                <w:ins w:id="1048" w:author="나현종" w:date="2025-11-06T14:56:00Z" w16du:dateUtc="2025-11-06T05:56:00Z"/>
                <w:rFonts w:ascii="Batang" w:eastAsia="Batang" w:hAnsi="Batang" w:cs="Times New Roman"/>
              </w:rPr>
            </w:pPr>
            <w:ins w:id="1049" w:author="나현종" w:date="2025-11-06T14:56:00Z" w16du:dateUtc="2025-11-06T05:56:00Z">
              <w:r w:rsidRPr="0026300E">
                <w:rPr>
                  <w:rFonts w:ascii="Batang" w:eastAsia="Batang" w:hAnsi="Batang" w:cs="Times New Roman"/>
                </w:rPr>
                <w:t>Consumer Discretionary</w:t>
              </w:r>
            </w:ins>
          </w:p>
        </w:tc>
        <w:tc>
          <w:tcPr>
            <w:tcW w:w="1109" w:type="dxa"/>
            <w:tcBorders>
              <w:top w:val="nil"/>
              <w:left w:val="nil"/>
              <w:bottom w:val="nil"/>
              <w:right w:val="nil"/>
            </w:tcBorders>
            <w:vAlign w:val="center"/>
          </w:tcPr>
          <w:p w14:paraId="0964D516" w14:textId="77777777" w:rsidR="00BB5F7D" w:rsidRPr="0026300E" w:rsidRDefault="00BB5F7D">
            <w:pPr>
              <w:wordWrap/>
              <w:jc w:val="right"/>
              <w:rPr>
                <w:ins w:id="1050" w:author="나현종" w:date="2025-11-06T14:56:00Z" w16du:dateUtc="2025-11-06T05:56:00Z"/>
                <w:rFonts w:ascii="Batang" w:eastAsia="Batang" w:hAnsi="Batang" w:cs="Times New Roman"/>
              </w:rPr>
              <w:pPrChange w:id="1051" w:author="나현종" w:date="2025-11-06T15:09:00Z" w16du:dateUtc="2025-11-06T06:09:00Z">
                <w:pPr>
                  <w:wordWrap/>
                </w:pPr>
              </w:pPrChange>
            </w:pPr>
          </w:p>
        </w:tc>
        <w:tc>
          <w:tcPr>
            <w:tcW w:w="1110" w:type="dxa"/>
            <w:tcBorders>
              <w:top w:val="nil"/>
              <w:left w:val="nil"/>
              <w:bottom w:val="nil"/>
              <w:right w:val="nil"/>
            </w:tcBorders>
            <w:vAlign w:val="center"/>
          </w:tcPr>
          <w:p w14:paraId="7C4F6F4D" w14:textId="77777777" w:rsidR="00BB5F7D" w:rsidRPr="0026300E" w:rsidRDefault="00BB5F7D">
            <w:pPr>
              <w:wordWrap/>
              <w:jc w:val="right"/>
              <w:rPr>
                <w:ins w:id="1052" w:author="나현종" w:date="2025-11-06T14:56:00Z" w16du:dateUtc="2025-11-06T05:56:00Z"/>
                <w:rFonts w:ascii="Batang" w:eastAsia="Batang" w:hAnsi="Batang" w:cs="Times New Roman"/>
              </w:rPr>
              <w:pPrChange w:id="1053" w:author="나현종" w:date="2025-11-06T15:09:00Z" w16du:dateUtc="2025-11-06T06:09:00Z">
                <w:pPr>
                  <w:wordWrap/>
                </w:pPr>
              </w:pPrChange>
            </w:pPr>
          </w:p>
        </w:tc>
        <w:tc>
          <w:tcPr>
            <w:tcW w:w="1109" w:type="dxa"/>
            <w:tcBorders>
              <w:top w:val="nil"/>
              <w:left w:val="nil"/>
              <w:bottom w:val="nil"/>
              <w:right w:val="nil"/>
            </w:tcBorders>
            <w:vAlign w:val="center"/>
          </w:tcPr>
          <w:p w14:paraId="0E6DD3AA" w14:textId="77777777" w:rsidR="00BB5F7D" w:rsidRPr="0026300E" w:rsidRDefault="00BB5F7D">
            <w:pPr>
              <w:wordWrap/>
              <w:jc w:val="right"/>
              <w:rPr>
                <w:ins w:id="1054" w:author="나현종" w:date="2025-11-06T14:56:00Z" w16du:dateUtc="2025-11-06T05:56:00Z"/>
                <w:rFonts w:ascii="Batang" w:eastAsia="Batang" w:hAnsi="Batang" w:cs="Times New Roman"/>
              </w:rPr>
              <w:pPrChange w:id="1055" w:author="나현종" w:date="2025-11-06T15:09:00Z" w16du:dateUtc="2025-11-06T06:09:00Z">
                <w:pPr>
                  <w:wordWrap/>
                </w:pPr>
              </w:pPrChange>
            </w:pPr>
          </w:p>
        </w:tc>
        <w:tc>
          <w:tcPr>
            <w:tcW w:w="1110" w:type="dxa"/>
            <w:tcBorders>
              <w:top w:val="nil"/>
              <w:left w:val="nil"/>
              <w:bottom w:val="nil"/>
              <w:right w:val="nil"/>
            </w:tcBorders>
            <w:vAlign w:val="center"/>
          </w:tcPr>
          <w:p w14:paraId="265DC972" w14:textId="77777777" w:rsidR="00BB5F7D" w:rsidRPr="0026300E" w:rsidRDefault="00BB5F7D">
            <w:pPr>
              <w:wordWrap/>
              <w:jc w:val="right"/>
              <w:rPr>
                <w:ins w:id="1056" w:author="나현종" w:date="2025-11-06T14:56:00Z" w16du:dateUtc="2025-11-06T05:56:00Z"/>
                <w:rFonts w:ascii="Batang" w:eastAsia="Batang" w:hAnsi="Batang" w:cs="Times New Roman"/>
              </w:rPr>
              <w:pPrChange w:id="1057" w:author="나현종" w:date="2025-11-06T15:09:00Z" w16du:dateUtc="2025-11-06T06:09:00Z">
                <w:pPr>
                  <w:wordWrap/>
                </w:pPr>
              </w:pPrChange>
            </w:pPr>
          </w:p>
        </w:tc>
        <w:tc>
          <w:tcPr>
            <w:tcW w:w="1110" w:type="dxa"/>
            <w:tcBorders>
              <w:top w:val="nil"/>
              <w:left w:val="nil"/>
              <w:bottom w:val="nil"/>
              <w:right w:val="nil"/>
            </w:tcBorders>
            <w:vAlign w:val="center"/>
          </w:tcPr>
          <w:p w14:paraId="7705E617" w14:textId="77777777" w:rsidR="00BB5F7D" w:rsidRPr="0026300E" w:rsidRDefault="00BB5F7D">
            <w:pPr>
              <w:wordWrap/>
              <w:jc w:val="right"/>
              <w:rPr>
                <w:ins w:id="1058" w:author="나현종" w:date="2025-11-06T14:56:00Z" w16du:dateUtc="2025-11-06T05:56:00Z"/>
                <w:rFonts w:ascii="Batang" w:eastAsia="Batang" w:hAnsi="Batang" w:cs="Times New Roman"/>
              </w:rPr>
              <w:pPrChange w:id="1059" w:author="나현종" w:date="2025-11-06T15:09:00Z" w16du:dateUtc="2025-11-06T06:09:00Z">
                <w:pPr>
                  <w:wordWrap/>
                </w:pPr>
              </w:pPrChange>
            </w:pPr>
          </w:p>
        </w:tc>
      </w:tr>
      <w:tr w:rsidR="001E3A39" w:rsidRPr="0026300E" w14:paraId="1D4A6B86" w14:textId="77777777" w:rsidTr="00A73940">
        <w:trPr>
          <w:ins w:id="1060" w:author="나현종" w:date="2025-11-06T14:56:00Z"/>
        </w:trPr>
        <w:tc>
          <w:tcPr>
            <w:tcW w:w="744" w:type="dxa"/>
            <w:tcBorders>
              <w:top w:val="nil"/>
              <w:left w:val="nil"/>
              <w:bottom w:val="nil"/>
              <w:right w:val="nil"/>
            </w:tcBorders>
          </w:tcPr>
          <w:p w14:paraId="3E5C726B" w14:textId="77777777" w:rsidR="00BB5F7D" w:rsidRPr="0026300E" w:rsidRDefault="00BB5F7D">
            <w:pPr>
              <w:wordWrap/>
              <w:rPr>
                <w:ins w:id="1061" w:author="나현종" w:date="2025-11-06T14:56:00Z" w16du:dateUtc="2025-11-06T05:56:00Z"/>
                <w:rFonts w:ascii="Batang" w:eastAsia="Batang" w:hAnsi="Batang" w:cs="Times New Roman"/>
              </w:rPr>
            </w:pPr>
            <w:ins w:id="1062" w:author="나현종" w:date="2025-11-06T14:56:00Z" w16du:dateUtc="2025-11-06T05:56:00Z">
              <w:r w:rsidRPr="0026300E">
                <w:rPr>
                  <w:rFonts w:ascii="Batang" w:eastAsia="Batang" w:hAnsi="Batang" w:cs="Times New Roman"/>
                </w:rPr>
                <w:t>30</w:t>
              </w:r>
            </w:ins>
          </w:p>
        </w:tc>
        <w:tc>
          <w:tcPr>
            <w:tcW w:w="3058" w:type="dxa"/>
            <w:tcBorders>
              <w:top w:val="nil"/>
              <w:left w:val="nil"/>
              <w:bottom w:val="nil"/>
              <w:right w:val="nil"/>
            </w:tcBorders>
          </w:tcPr>
          <w:p w14:paraId="7B9E47E9" w14:textId="77777777" w:rsidR="00BB5F7D" w:rsidRPr="0026300E" w:rsidRDefault="00BB5F7D">
            <w:pPr>
              <w:wordWrap/>
              <w:rPr>
                <w:ins w:id="1063" w:author="나현종" w:date="2025-11-06T14:56:00Z" w16du:dateUtc="2025-11-06T05:56:00Z"/>
                <w:rFonts w:ascii="Batang" w:eastAsia="Batang" w:hAnsi="Batang" w:cs="Times New Roman"/>
              </w:rPr>
            </w:pPr>
            <w:ins w:id="1064" w:author="나현종" w:date="2025-11-06T14:56:00Z" w16du:dateUtc="2025-11-06T05:56:00Z">
              <w:r w:rsidRPr="0026300E">
                <w:rPr>
                  <w:rFonts w:ascii="Batang" w:eastAsia="Batang" w:hAnsi="Batang" w:cs="Times New Roman"/>
                </w:rPr>
                <w:t>Consumer Staples</w:t>
              </w:r>
            </w:ins>
          </w:p>
        </w:tc>
        <w:tc>
          <w:tcPr>
            <w:tcW w:w="1109" w:type="dxa"/>
            <w:tcBorders>
              <w:top w:val="nil"/>
              <w:left w:val="nil"/>
              <w:bottom w:val="nil"/>
              <w:right w:val="nil"/>
            </w:tcBorders>
            <w:vAlign w:val="center"/>
          </w:tcPr>
          <w:p w14:paraId="0239BC12" w14:textId="77777777" w:rsidR="00BB5F7D" w:rsidRPr="0026300E" w:rsidRDefault="00BB5F7D">
            <w:pPr>
              <w:wordWrap/>
              <w:jc w:val="right"/>
              <w:rPr>
                <w:ins w:id="1065" w:author="나현종" w:date="2025-11-06T14:56:00Z" w16du:dateUtc="2025-11-06T05:56:00Z"/>
                <w:rFonts w:ascii="Batang" w:eastAsia="Batang" w:hAnsi="Batang" w:cs="Times New Roman"/>
              </w:rPr>
              <w:pPrChange w:id="1066" w:author="나현종" w:date="2025-11-06T15:09:00Z" w16du:dateUtc="2025-11-06T06:09:00Z">
                <w:pPr>
                  <w:wordWrap/>
                </w:pPr>
              </w:pPrChange>
            </w:pPr>
          </w:p>
        </w:tc>
        <w:tc>
          <w:tcPr>
            <w:tcW w:w="1110" w:type="dxa"/>
            <w:tcBorders>
              <w:top w:val="nil"/>
              <w:left w:val="nil"/>
              <w:bottom w:val="nil"/>
              <w:right w:val="nil"/>
            </w:tcBorders>
            <w:vAlign w:val="center"/>
          </w:tcPr>
          <w:p w14:paraId="7BF0ACEB" w14:textId="77777777" w:rsidR="00BB5F7D" w:rsidRPr="0026300E" w:rsidRDefault="00BB5F7D">
            <w:pPr>
              <w:wordWrap/>
              <w:jc w:val="right"/>
              <w:rPr>
                <w:ins w:id="1067" w:author="나현종" w:date="2025-11-06T14:56:00Z" w16du:dateUtc="2025-11-06T05:56:00Z"/>
                <w:rFonts w:ascii="Batang" w:eastAsia="Batang" w:hAnsi="Batang" w:cs="Times New Roman"/>
              </w:rPr>
              <w:pPrChange w:id="1068" w:author="나현종" w:date="2025-11-06T15:09:00Z" w16du:dateUtc="2025-11-06T06:09:00Z">
                <w:pPr>
                  <w:wordWrap/>
                </w:pPr>
              </w:pPrChange>
            </w:pPr>
          </w:p>
        </w:tc>
        <w:tc>
          <w:tcPr>
            <w:tcW w:w="1109" w:type="dxa"/>
            <w:tcBorders>
              <w:top w:val="nil"/>
              <w:left w:val="nil"/>
              <w:bottom w:val="nil"/>
              <w:right w:val="nil"/>
            </w:tcBorders>
            <w:vAlign w:val="center"/>
          </w:tcPr>
          <w:p w14:paraId="5B269DEC" w14:textId="77777777" w:rsidR="00BB5F7D" w:rsidRPr="0026300E" w:rsidRDefault="00BB5F7D">
            <w:pPr>
              <w:wordWrap/>
              <w:jc w:val="right"/>
              <w:rPr>
                <w:ins w:id="1069" w:author="나현종" w:date="2025-11-06T14:56:00Z" w16du:dateUtc="2025-11-06T05:56:00Z"/>
                <w:rFonts w:ascii="Batang" w:eastAsia="Batang" w:hAnsi="Batang" w:cs="Times New Roman"/>
              </w:rPr>
              <w:pPrChange w:id="1070" w:author="나현종" w:date="2025-11-06T15:09:00Z" w16du:dateUtc="2025-11-06T06:09:00Z">
                <w:pPr>
                  <w:wordWrap/>
                </w:pPr>
              </w:pPrChange>
            </w:pPr>
          </w:p>
        </w:tc>
        <w:tc>
          <w:tcPr>
            <w:tcW w:w="1110" w:type="dxa"/>
            <w:tcBorders>
              <w:top w:val="nil"/>
              <w:left w:val="nil"/>
              <w:bottom w:val="nil"/>
              <w:right w:val="nil"/>
            </w:tcBorders>
            <w:vAlign w:val="center"/>
          </w:tcPr>
          <w:p w14:paraId="73853C86" w14:textId="77777777" w:rsidR="00BB5F7D" w:rsidRPr="0026300E" w:rsidRDefault="00BB5F7D">
            <w:pPr>
              <w:wordWrap/>
              <w:jc w:val="right"/>
              <w:rPr>
                <w:ins w:id="1071" w:author="나현종" w:date="2025-11-06T14:56:00Z" w16du:dateUtc="2025-11-06T05:56:00Z"/>
                <w:rFonts w:ascii="Batang" w:eastAsia="Batang" w:hAnsi="Batang" w:cs="Times New Roman"/>
              </w:rPr>
              <w:pPrChange w:id="1072" w:author="나현종" w:date="2025-11-06T15:09:00Z" w16du:dateUtc="2025-11-06T06:09:00Z">
                <w:pPr>
                  <w:wordWrap/>
                </w:pPr>
              </w:pPrChange>
            </w:pPr>
          </w:p>
        </w:tc>
        <w:tc>
          <w:tcPr>
            <w:tcW w:w="1110" w:type="dxa"/>
            <w:tcBorders>
              <w:top w:val="nil"/>
              <w:left w:val="nil"/>
              <w:bottom w:val="nil"/>
              <w:right w:val="nil"/>
            </w:tcBorders>
            <w:vAlign w:val="center"/>
          </w:tcPr>
          <w:p w14:paraId="596FE00E" w14:textId="77777777" w:rsidR="00BB5F7D" w:rsidRPr="0026300E" w:rsidRDefault="00BB5F7D">
            <w:pPr>
              <w:wordWrap/>
              <w:jc w:val="right"/>
              <w:rPr>
                <w:ins w:id="1073" w:author="나현종" w:date="2025-11-06T14:56:00Z" w16du:dateUtc="2025-11-06T05:56:00Z"/>
                <w:rFonts w:ascii="Batang" w:eastAsia="Batang" w:hAnsi="Batang" w:cs="Times New Roman"/>
              </w:rPr>
              <w:pPrChange w:id="1074" w:author="나현종" w:date="2025-11-06T15:09:00Z" w16du:dateUtc="2025-11-06T06:09:00Z">
                <w:pPr>
                  <w:wordWrap/>
                </w:pPr>
              </w:pPrChange>
            </w:pPr>
          </w:p>
        </w:tc>
      </w:tr>
      <w:tr w:rsidR="001E3A39" w:rsidRPr="0026300E" w14:paraId="3875BA77" w14:textId="77777777" w:rsidTr="00A73940">
        <w:trPr>
          <w:ins w:id="1075" w:author="나현종" w:date="2025-11-06T14:56:00Z"/>
        </w:trPr>
        <w:tc>
          <w:tcPr>
            <w:tcW w:w="744" w:type="dxa"/>
            <w:tcBorders>
              <w:top w:val="nil"/>
              <w:left w:val="nil"/>
              <w:bottom w:val="nil"/>
              <w:right w:val="nil"/>
            </w:tcBorders>
          </w:tcPr>
          <w:p w14:paraId="4B0BBDC9" w14:textId="77777777" w:rsidR="00BB5F7D" w:rsidRPr="0026300E" w:rsidRDefault="00BB5F7D">
            <w:pPr>
              <w:wordWrap/>
              <w:rPr>
                <w:ins w:id="1076" w:author="나현종" w:date="2025-11-06T14:56:00Z" w16du:dateUtc="2025-11-06T05:56:00Z"/>
                <w:rFonts w:ascii="Batang" w:eastAsia="Batang" w:hAnsi="Batang" w:cs="Times New Roman"/>
              </w:rPr>
            </w:pPr>
            <w:ins w:id="1077" w:author="나현종" w:date="2025-11-06T14:56:00Z" w16du:dateUtc="2025-11-06T05:56:00Z">
              <w:r w:rsidRPr="0026300E">
                <w:rPr>
                  <w:rFonts w:ascii="Batang" w:eastAsia="Batang" w:hAnsi="Batang" w:cs="Times New Roman"/>
                </w:rPr>
                <w:t>35</w:t>
              </w:r>
            </w:ins>
          </w:p>
        </w:tc>
        <w:tc>
          <w:tcPr>
            <w:tcW w:w="3058" w:type="dxa"/>
            <w:tcBorders>
              <w:top w:val="nil"/>
              <w:left w:val="nil"/>
              <w:bottom w:val="nil"/>
              <w:right w:val="nil"/>
            </w:tcBorders>
          </w:tcPr>
          <w:p w14:paraId="1C7C9426" w14:textId="77777777" w:rsidR="00BB5F7D" w:rsidRPr="0026300E" w:rsidRDefault="00BB5F7D">
            <w:pPr>
              <w:wordWrap/>
              <w:rPr>
                <w:ins w:id="1078" w:author="나현종" w:date="2025-11-06T14:56:00Z" w16du:dateUtc="2025-11-06T05:56:00Z"/>
                <w:rFonts w:ascii="Batang" w:eastAsia="Batang" w:hAnsi="Batang" w:cs="Times New Roman"/>
              </w:rPr>
            </w:pPr>
            <w:ins w:id="1079" w:author="나현종" w:date="2025-11-06T14:56:00Z" w16du:dateUtc="2025-11-06T05:56:00Z">
              <w:r w:rsidRPr="0026300E">
                <w:rPr>
                  <w:rFonts w:ascii="Batang" w:eastAsia="Batang" w:hAnsi="Batang" w:cs="Times New Roman"/>
                </w:rPr>
                <w:t>Health Care</w:t>
              </w:r>
            </w:ins>
          </w:p>
        </w:tc>
        <w:tc>
          <w:tcPr>
            <w:tcW w:w="1109" w:type="dxa"/>
            <w:tcBorders>
              <w:top w:val="nil"/>
              <w:left w:val="nil"/>
              <w:bottom w:val="nil"/>
              <w:right w:val="nil"/>
            </w:tcBorders>
            <w:vAlign w:val="center"/>
          </w:tcPr>
          <w:p w14:paraId="724C3E42" w14:textId="77777777" w:rsidR="00BB5F7D" w:rsidRPr="0026300E" w:rsidRDefault="00BB5F7D">
            <w:pPr>
              <w:wordWrap/>
              <w:jc w:val="right"/>
              <w:rPr>
                <w:ins w:id="1080" w:author="나현종" w:date="2025-11-06T14:56:00Z" w16du:dateUtc="2025-11-06T05:56:00Z"/>
                <w:rFonts w:ascii="Batang" w:eastAsia="Batang" w:hAnsi="Batang" w:cs="Times New Roman"/>
              </w:rPr>
              <w:pPrChange w:id="1081" w:author="나현종" w:date="2025-11-06T15:09:00Z" w16du:dateUtc="2025-11-06T06:09:00Z">
                <w:pPr>
                  <w:wordWrap/>
                </w:pPr>
              </w:pPrChange>
            </w:pPr>
          </w:p>
        </w:tc>
        <w:tc>
          <w:tcPr>
            <w:tcW w:w="1110" w:type="dxa"/>
            <w:tcBorders>
              <w:top w:val="nil"/>
              <w:left w:val="nil"/>
              <w:bottom w:val="nil"/>
              <w:right w:val="nil"/>
            </w:tcBorders>
            <w:vAlign w:val="center"/>
          </w:tcPr>
          <w:p w14:paraId="71FD5C9D" w14:textId="77777777" w:rsidR="00BB5F7D" w:rsidRPr="0026300E" w:rsidRDefault="00BB5F7D">
            <w:pPr>
              <w:wordWrap/>
              <w:jc w:val="right"/>
              <w:rPr>
                <w:ins w:id="1082" w:author="나현종" w:date="2025-11-06T14:56:00Z" w16du:dateUtc="2025-11-06T05:56:00Z"/>
                <w:rFonts w:ascii="Batang" w:eastAsia="Batang" w:hAnsi="Batang" w:cs="Times New Roman"/>
              </w:rPr>
              <w:pPrChange w:id="1083" w:author="나현종" w:date="2025-11-06T15:09:00Z" w16du:dateUtc="2025-11-06T06:09:00Z">
                <w:pPr>
                  <w:wordWrap/>
                </w:pPr>
              </w:pPrChange>
            </w:pPr>
          </w:p>
        </w:tc>
        <w:tc>
          <w:tcPr>
            <w:tcW w:w="1109" w:type="dxa"/>
            <w:tcBorders>
              <w:top w:val="nil"/>
              <w:left w:val="nil"/>
              <w:bottom w:val="nil"/>
              <w:right w:val="nil"/>
            </w:tcBorders>
            <w:vAlign w:val="center"/>
          </w:tcPr>
          <w:p w14:paraId="1FD6EFF1" w14:textId="77777777" w:rsidR="00BB5F7D" w:rsidRPr="0026300E" w:rsidRDefault="00BB5F7D">
            <w:pPr>
              <w:wordWrap/>
              <w:jc w:val="right"/>
              <w:rPr>
                <w:ins w:id="1084" w:author="나현종" w:date="2025-11-06T14:56:00Z" w16du:dateUtc="2025-11-06T05:56:00Z"/>
                <w:rFonts w:ascii="Batang" w:eastAsia="Batang" w:hAnsi="Batang" w:cs="Times New Roman"/>
              </w:rPr>
              <w:pPrChange w:id="1085" w:author="나현종" w:date="2025-11-06T15:09:00Z" w16du:dateUtc="2025-11-06T06:09:00Z">
                <w:pPr>
                  <w:wordWrap/>
                </w:pPr>
              </w:pPrChange>
            </w:pPr>
          </w:p>
        </w:tc>
        <w:tc>
          <w:tcPr>
            <w:tcW w:w="1110" w:type="dxa"/>
            <w:tcBorders>
              <w:top w:val="nil"/>
              <w:left w:val="nil"/>
              <w:bottom w:val="nil"/>
              <w:right w:val="nil"/>
            </w:tcBorders>
            <w:vAlign w:val="center"/>
          </w:tcPr>
          <w:p w14:paraId="13BFC29A" w14:textId="77777777" w:rsidR="00BB5F7D" w:rsidRPr="0026300E" w:rsidRDefault="00BB5F7D">
            <w:pPr>
              <w:wordWrap/>
              <w:jc w:val="right"/>
              <w:rPr>
                <w:ins w:id="1086" w:author="나현종" w:date="2025-11-06T14:56:00Z" w16du:dateUtc="2025-11-06T05:56:00Z"/>
                <w:rFonts w:ascii="Batang" w:eastAsia="Batang" w:hAnsi="Batang" w:cs="Times New Roman"/>
              </w:rPr>
              <w:pPrChange w:id="1087" w:author="나현종" w:date="2025-11-06T15:09:00Z" w16du:dateUtc="2025-11-06T06:09:00Z">
                <w:pPr>
                  <w:wordWrap/>
                </w:pPr>
              </w:pPrChange>
            </w:pPr>
          </w:p>
        </w:tc>
        <w:tc>
          <w:tcPr>
            <w:tcW w:w="1110" w:type="dxa"/>
            <w:tcBorders>
              <w:top w:val="nil"/>
              <w:left w:val="nil"/>
              <w:bottom w:val="nil"/>
              <w:right w:val="nil"/>
            </w:tcBorders>
            <w:vAlign w:val="center"/>
          </w:tcPr>
          <w:p w14:paraId="3E993D73" w14:textId="77777777" w:rsidR="00BB5F7D" w:rsidRPr="0026300E" w:rsidRDefault="00BB5F7D">
            <w:pPr>
              <w:wordWrap/>
              <w:jc w:val="right"/>
              <w:rPr>
                <w:ins w:id="1088" w:author="나현종" w:date="2025-11-06T14:56:00Z" w16du:dateUtc="2025-11-06T05:56:00Z"/>
                <w:rFonts w:ascii="Batang" w:eastAsia="Batang" w:hAnsi="Batang" w:cs="Times New Roman"/>
              </w:rPr>
              <w:pPrChange w:id="1089" w:author="나현종" w:date="2025-11-06T15:09:00Z" w16du:dateUtc="2025-11-06T06:09:00Z">
                <w:pPr>
                  <w:wordWrap/>
                </w:pPr>
              </w:pPrChange>
            </w:pPr>
          </w:p>
        </w:tc>
      </w:tr>
      <w:tr w:rsidR="001E3A39" w:rsidRPr="0026300E" w14:paraId="229E7626" w14:textId="77777777" w:rsidTr="00A73940">
        <w:trPr>
          <w:ins w:id="1090" w:author="나현종" w:date="2025-11-06T14:56:00Z"/>
        </w:trPr>
        <w:tc>
          <w:tcPr>
            <w:tcW w:w="744" w:type="dxa"/>
            <w:tcBorders>
              <w:top w:val="nil"/>
              <w:left w:val="nil"/>
              <w:bottom w:val="nil"/>
              <w:right w:val="nil"/>
            </w:tcBorders>
          </w:tcPr>
          <w:p w14:paraId="177F47F7" w14:textId="77777777" w:rsidR="00BB5F7D" w:rsidRPr="0026300E" w:rsidRDefault="00BB5F7D">
            <w:pPr>
              <w:wordWrap/>
              <w:rPr>
                <w:ins w:id="1091" w:author="나현종" w:date="2025-11-06T14:56:00Z" w16du:dateUtc="2025-11-06T05:56:00Z"/>
                <w:rFonts w:ascii="Batang" w:eastAsia="Batang" w:hAnsi="Batang" w:cs="Times New Roman"/>
              </w:rPr>
            </w:pPr>
            <w:ins w:id="1092" w:author="나현종" w:date="2025-11-06T14:56:00Z" w16du:dateUtc="2025-11-06T05:56:00Z">
              <w:r w:rsidRPr="0026300E">
                <w:rPr>
                  <w:rFonts w:ascii="Batang" w:eastAsia="Batang" w:hAnsi="Batang" w:cs="Times New Roman"/>
                </w:rPr>
                <w:t>40</w:t>
              </w:r>
            </w:ins>
          </w:p>
        </w:tc>
        <w:tc>
          <w:tcPr>
            <w:tcW w:w="3058" w:type="dxa"/>
            <w:tcBorders>
              <w:top w:val="nil"/>
              <w:left w:val="nil"/>
              <w:bottom w:val="nil"/>
              <w:right w:val="nil"/>
            </w:tcBorders>
          </w:tcPr>
          <w:p w14:paraId="08F89551" w14:textId="77777777" w:rsidR="00BB5F7D" w:rsidRPr="0026300E" w:rsidRDefault="00BB5F7D">
            <w:pPr>
              <w:wordWrap/>
              <w:rPr>
                <w:ins w:id="1093" w:author="나현종" w:date="2025-11-06T14:56:00Z" w16du:dateUtc="2025-11-06T05:56:00Z"/>
                <w:rFonts w:ascii="Batang" w:eastAsia="Batang" w:hAnsi="Batang" w:cs="Times New Roman"/>
              </w:rPr>
            </w:pPr>
            <w:ins w:id="1094" w:author="나현종" w:date="2025-11-06T14:56:00Z" w16du:dateUtc="2025-11-06T05:56:00Z">
              <w:r w:rsidRPr="0026300E">
                <w:rPr>
                  <w:rFonts w:ascii="Batang" w:eastAsia="Batang" w:hAnsi="Batang" w:cs="Times New Roman"/>
                </w:rPr>
                <w:t>Financials</w:t>
              </w:r>
            </w:ins>
          </w:p>
        </w:tc>
        <w:tc>
          <w:tcPr>
            <w:tcW w:w="1109" w:type="dxa"/>
            <w:tcBorders>
              <w:top w:val="nil"/>
              <w:left w:val="nil"/>
              <w:bottom w:val="nil"/>
              <w:right w:val="nil"/>
            </w:tcBorders>
            <w:vAlign w:val="center"/>
          </w:tcPr>
          <w:p w14:paraId="4384FBF3" w14:textId="77777777" w:rsidR="00BB5F7D" w:rsidRPr="0026300E" w:rsidRDefault="00BB5F7D">
            <w:pPr>
              <w:wordWrap/>
              <w:jc w:val="right"/>
              <w:rPr>
                <w:ins w:id="1095" w:author="나현종" w:date="2025-11-06T14:56:00Z" w16du:dateUtc="2025-11-06T05:56:00Z"/>
                <w:rFonts w:ascii="Batang" w:eastAsia="Batang" w:hAnsi="Batang" w:cs="Times New Roman"/>
              </w:rPr>
              <w:pPrChange w:id="1096" w:author="나현종" w:date="2025-11-06T15:09:00Z" w16du:dateUtc="2025-11-06T06:09:00Z">
                <w:pPr>
                  <w:wordWrap/>
                </w:pPr>
              </w:pPrChange>
            </w:pPr>
          </w:p>
        </w:tc>
        <w:tc>
          <w:tcPr>
            <w:tcW w:w="1110" w:type="dxa"/>
            <w:tcBorders>
              <w:top w:val="nil"/>
              <w:left w:val="nil"/>
              <w:bottom w:val="nil"/>
              <w:right w:val="nil"/>
            </w:tcBorders>
            <w:vAlign w:val="center"/>
          </w:tcPr>
          <w:p w14:paraId="5FC2639B" w14:textId="77777777" w:rsidR="00BB5F7D" w:rsidRPr="0026300E" w:rsidRDefault="00BB5F7D">
            <w:pPr>
              <w:wordWrap/>
              <w:jc w:val="right"/>
              <w:rPr>
                <w:ins w:id="1097" w:author="나현종" w:date="2025-11-06T14:56:00Z" w16du:dateUtc="2025-11-06T05:56:00Z"/>
                <w:rFonts w:ascii="Batang" w:eastAsia="Batang" w:hAnsi="Batang" w:cs="Times New Roman"/>
              </w:rPr>
              <w:pPrChange w:id="1098" w:author="나현종" w:date="2025-11-06T15:09:00Z" w16du:dateUtc="2025-11-06T06:09:00Z">
                <w:pPr>
                  <w:wordWrap/>
                </w:pPr>
              </w:pPrChange>
            </w:pPr>
          </w:p>
        </w:tc>
        <w:tc>
          <w:tcPr>
            <w:tcW w:w="1109" w:type="dxa"/>
            <w:tcBorders>
              <w:top w:val="nil"/>
              <w:left w:val="nil"/>
              <w:bottom w:val="nil"/>
              <w:right w:val="nil"/>
            </w:tcBorders>
            <w:vAlign w:val="center"/>
          </w:tcPr>
          <w:p w14:paraId="3F741257" w14:textId="77777777" w:rsidR="00BB5F7D" w:rsidRPr="0026300E" w:rsidRDefault="00BB5F7D">
            <w:pPr>
              <w:wordWrap/>
              <w:jc w:val="right"/>
              <w:rPr>
                <w:ins w:id="1099" w:author="나현종" w:date="2025-11-06T14:56:00Z" w16du:dateUtc="2025-11-06T05:56:00Z"/>
                <w:rFonts w:ascii="Batang" w:eastAsia="Batang" w:hAnsi="Batang" w:cs="Times New Roman"/>
              </w:rPr>
              <w:pPrChange w:id="1100" w:author="나현종" w:date="2025-11-06T15:09:00Z" w16du:dateUtc="2025-11-06T06:09:00Z">
                <w:pPr>
                  <w:wordWrap/>
                </w:pPr>
              </w:pPrChange>
            </w:pPr>
          </w:p>
        </w:tc>
        <w:tc>
          <w:tcPr>
            <w:tcW w:w="1110" w:type="dxa"/>
            <w:tcBorders>
              <w:top w:val="nil"/>
              <w:left w:val="nil"/>
              <w:bottom w:val="nil"/>
              <w:right w:val="nil"/>
            </w:tcBorders>
            <w:vAlign w:val="center"/>
          </w:tcPr>
          <w:p w14:paraId="62F0760F" w14:textId="77777777" w:rsidR="00BB5F7D" w:rsidRPr="0026300E" w:rsidRDefault="00BB5F7D">
            <w:pPr>
              <w:wordWrap/>
              <w:jc w:val="right"/>
              <w:rPr>
                <w:ins w:id="1101" w:author="나현종" w:date="2025-11-06T14:56:00Z" w16du:dateUtc="2025-11-06T05:56:00Z"/>
                <w:rFonts w:ascii="Batang" w:eastAsia="Batang" w:hAnsi="Batang" w:cs="Times New Roman"/>
              </w:rPr>
              <w:pPrChange w:id="1102" w:author="나현종" w:date="2025-11-06T15:09:00Z" w16du:dateUtc="2025-11-06T06:09:00Z">
                <w:pPr>
                  <w:wordWrap/>
                </w:pPr>
              </w:pPrChange>
            </w:pPr>
          </w:p>
        </w:tc>
        <w:tc>
          <w:tcPr>
            <w:tcW w:w="1110" w:type="dxa"/>
            <w:tcBorders>
              <w:top w:val="nil"/>
              <w:left w:val="nil"/>
              <w:bottom w:val="nil"/>
              <w:right w:val="nil"/>
            </w:tcBorders>
            <w:vAlign w:val="center"/>
          </w:tcPr>
          <w:p w14:paraId="3DEE1137" w14:textId="77777777" w:rsidR="00BB5F7D" w:rsidRPr="0026300E" w:rsidRDefault="00BB5F7D">
            <w:pPr>
              <w:wordWrap/>
              <w:jc w:val="right"/>
              <w:rPr>
                <w:ins w:id="1103" w:author="나현종" w:date="2025-11-06T14:56:00Z" w16du:dateUtc="2025-11-06T05:56:00Z"/>
                <w:rFonts w:ascii="Batang" w:eastAsia="Batang" w:hAnsi="Batang" w:cs="Times New Roman"/>
              </w:rPr>
              <w:pPrChange w:id="1104" w:author="나현종" w:date="2025-11-06T15:09:00Z" w16du:dateUtc="2025-11-06T06:09:00Z">
                <w:pPr>
                  <w:wordWrap/>
                </w:pPr>
              </w:pPrChange>
            </w:pPr>
          </w:p>
        </w:tc>
      </w:tr>
      <w:tr w:rsidR="001E3A39" w:rsidRPr="0026300E" w14:paraId="460CBC9E" w14:textId="77777777" w:rsidTr="00A73940">
        <w:trPr>
          <w:ins w:id="1105" w:author="나현종" w:date="2025-11-06T14:56:00Z"/>
        </w:trPr>
        <w:tc>
          <w:tcPr>
            <w:tcW w:w="744" w:type="dxa"/>
            <w:tcBorders>
              <w:top w:val="nil"/>
              <w:left w:val="nil"/>
              <w:bottom w:val="nil"/>
              <w:right w:val="nil"/>
            </w:tcBorders>
          </w:tcPr>
          <w:p w14:paraId="34274647" w14:textId="77777777" w:rsidR="00BB5F7D" w:rsidRPr="0026300E" w:rsidRDefault="00BB5F7D">
            <w:pPr>
              <w:wordWrap/>
              <w:rPr>
                <w:ins w:id="1106" w:author="나현종" w:date="2025-11-06T14:56:00Z" w16du:dateUtc="2025-11-06T05:56:00Z"/>
                <w:rFonts w:ascii="Batang" w:eastAsia="Batang" w:hAnsi="Batang" w:cs="Times New Roman"/>
              </w:rPr>
            </w:pPr>
            <w:ins w:id="1107" w:author="나현종" w:date="2025-11-06T14:56:00Z" w16du:dateUtc="2025-11-06T05:56:00Z">
              <w:r w:rsidRPr="0026300E">
                <w:rPr>
                  <w:rFonts w:ascii="Batang" w:eastAsia="Batang" w:hAnsi="Batang" w:cs="Times New Roman"/>
                </w:rPr>
                <w:t>45</w:t>
              </w:r>
            </w:ins>
          </w:p>
        </w:tc>
        <w:tc>
          <w:tcPr>
            <w:tcW w:w="3058" w:type="dxa"/>
            <w:tcBorders>
              <w:top w:val="nil"/>
              <w:left w:val="nil"/>
              <w:bottom w:val="nil"/>
              <w:right w:val="nil"/>
            </w:tcBorders>
          </w:tcPr>
          <w:p w14:paraId="61BFEDA7" w14:textId="77777777" w:rsidR="00BB5F7D" w:rsidRPr="0026300E" w:rsidRDefault="00BB5F7D">
            <w:pPr>
              <w:wordWrap/>
              <w:rPr>
                <w:ins w:id="1108" w:author="나현종" w:date="2025-11-06T14:56:00Z" w16du:dateUtc="2025-11-06T05:56:00Z"/>
                <w:rFonts w:ascii="Batang" w:eastAsia="Batang" w:hAnsi="Batang" w:cs="Times New Roman"/>
              </w:rPr>
            </w:pPr>
            <w:ins w:id="1109" w:author="나현종" w:date="2025-11-06T14:56:00Z" w16du:dateUtc="2025-11-06T05:56:00Z">
              <w:r w:rsidRPr="0026300E">
                <w:rPr>
                  <w:rFonts w:ascii="Batang" w:eastAsia="Batang" w:hAnsi="Batang" w:cs="Times New Roman"/>
                </w:rPr>
                <w:t>Information Technology</w:t>
              </w:r>
            </w:ins>
          </w:p>
        </w:tc>
        <w:tc>
          <w:tcPr>
            <w:tcW w:w="1109" w:type="dxa"/>
            <w:tcBorders>
              <w:top w:val="nil"/>
              <w:left w:val="nil"/>
              <w:bottom w:val="nil"/>
              <w:right w:val="nil"/>
            </w:tcBorders>
            <w:vAlign w:val="center"/>
          </w:tcPr>
          <w:p w14:paraId="1B0D1409" w14:textId="77777777" w:rsidR="00BB5F7D" w:rsidRPr="0026300E" w:rsidRDefault="00BB5F7D">
            <w:pPr>
              <w:wordWrap/>
              <w:jc w:val="right"/>
              <w:rPr>
                <w:ins w:id="1110" w:author="나현종" w:date="2025-11-06T14:56:00Z" w16du:dateUtc="2025-11-06T05:56:00Z"/>
                <w:rFonts w:ascii="Batang" w:eastAsia="Batang" w:hAnsi="Batang" w:cs="Times New Roman"/>
              </w:rPr>
              <w:pPrChange w:id="1111" w:author="나현종" w:date="2025-11-06T15:09:00Z" w16du:dateUtc="2025-11-06T06:09:00Z">
                <w:pPr>
                  <w:wordWrap/>
                </w:pPr>
              </w:pPrChange>
            </w:pPr>
          </w:p>
        </w:tc>
        <w:tc>
          <w:tcPr>
            <w:tcW w:w="1110" w:type="dxa"/>
            <w:tcBorders>
              <w:top w:val="nil"/>
              <w:left w:val="nil"/>
              <w:bottom w:val="nil"/>
              <w:right w:val="nil"/>
            </w:tcBorders>
            <w:vAlign w:val="center"/>
          </w:tcPr>
          <w:p w14:paraId="5FC6541E" w14:textId="77777777" w:rsidR="00BB5F7D" w:rsidRPr="0026300E" w:rsidRDefault="00BB5F7D">
            <w:pPr>
              <w:wordWrap/>
              <w:jc w:val="right"/>
              <w:rPr>
                <w:ins w:id="1112" w:author="나현종" w:date="2025-11-06T14:56:00Z" w16du:dateUtc="2025-11-06T05:56:00Z"/>
                <w:rFonts w:ascii="Batang" w:eastAsia="Batang" w:hAnsi="Batang" w:cs="Times New Roman"/>
              </w:rPr>
              <w:pPrChange w:id="1113" w:author="나현종" w:date="2025-11-06T15:09:00Z" w16du:dateUtc="2025-11-06T06:09:00Z">
                <w:pPr>
                  <w:wordWrap/>
                </w:pPr>
              </w:pPrChange>
            </w:pPr>
          </w:p>
        </w:tc>
        <w:tc>
          <w:tcPr>
            <w:tcW w:w="1109" w:type="dxa"/>
            <w:tcBorders>
              <w:top w:val="nil"/>
              <w:left w:val="nil"/>
              <w:bottom w:val="nil"/>
              <w:right w:val="nil"/>
            </w:tcBorders>
            <w:vAlign w:val="center"/>
          </w:tcPr>
          <w:p w14:paraId="5695DB3D" w14:textId="77777777" w:rsidR="00BB5F7D" w:rsidRPr="0026300E" w:rsidRDefault="00BB5F7D">
            <w:pPr>
              <w:wordWrap/>
              <w:jc w:val="right"/>
              <w:rPr>
                <w:ins w:id="1114" w:author="나현종" w:date="2025-11-06T14:56:00Z" w16du:dateUtc="2025-11-06T05:56:00Z"/>
                <w:rFonts w:ascii="Batang" w:eastAsia="Batang" w:hAnsi="Batang" w:cs="Times New Roman"/>
              </w:rPr>
              <w:pPrChange w:id="1115" w:author="나현종" w:date="2025-11-06T15:09:00Z" w16du:dateUtc="2025-11-06T06:09:00Z">
                <w:pPr>
                  <w:wordWrap/>
                </w:pPr>
              </w:pPrChange>
            </w:pPr>
          </w:p>
        </w:tc>
        <w:tc>
          <w:tcPr>
            <w:tcW w:w="1110" w:type="dxa"/>
            <w:tcBorders>
              <w:top w:val="nil"/>
              <w:left w:val="nil"/>
              <w:bottom w:val="nil"/>
              <w:right w:val="nil"/>
            </w:tcBorders>
            <w:vAlign w:val="center"/>
          </w:tcPr>
          <w:p w14:paraId="4E0892EB" w14:textId="77777777" w:rsidR="00BB5F7D" w:rsidRPr="0026300E" w:rsidRDefault="00BB5F7D">
            <w:pPr>
              <w:wordWrap/>
              <w:jc w:val="right"/>
              <w:rPr>
                <w:ins w:id="1116" w:author="나현종" w:date="2025-11-06T14:56:00Z" w16du:dateUtc="2025-11-06T05:56:00Z"/>
                <w:rFonts w:ascii="Batang" w:eastAsia="Batang" w:hAnsi="Batang" w:cs="Times New Roman"/>
              </w:rPr>
              <w:pPrChange w:id="1117" w:author="나현종" w:date="2025-11-06T15:09:00Z" w16du:dateUtc="2025-11-06T06:09:00Z">
                <w:pPr>
                  <w:wordWrap/>
                </w:pPr>
              </w:pPrChange>
            </w:pPr>
          </w:p>
        </w:tc>
        <w:tc>
          <w:tcPr>
            <w:tcW w:w="1110" w:type="dxa"/>
            <w:tcBorders>
              <w:top w:val="nil"/>
              <w:left w:val="nil"/>
              <w:bottom w:val="nil"/>
              <w:right w:val="nil"/>
            </w:tcBorders>
            <w:vAlign w:val="center"/>
          </w:tcPr>
          <w:p w14:paraId="39F92075" w14:textId="77777777" w:rsidR="00BB5F7D" w:rsidRPr="0026300E" w:rsidRDefault="00BB5F7D">
            <w:pPr>
              <w:wordWrap/>
              <w:jc w:val="right"/>
              <w:rPr>
                <w:ins w:id="1118" w:author="나현종" w:date="2025-11-06T14:56:00Z" w16du:dateUtc="2025-11-06T05:56:00Z"/>
                <w:rFonts w:ascii="Batang" w:eastAsia="Batang" w:hAnsi="Batang" w:cs="Times New Roman"/>
              </w:rPr>
              <w:pPrChange w:id="1119" w:author="나현종" w:date="2025-11-06T15:09:00Z" w16du:dateUtc="2025-11-06T06:09:00Z">
                <w:pPr>
                  <w:wordWrap/>
                </w:pPr>
              </w:pPrChange>
            </w:pPr>
          </w:p>
        </w:tc>
      </w:tr>
      <w:tr w:rsidR="001E3A39" w:rsidRPr="0026300E" w14:paraId="1B03E085" w14:textId="77777777" w:rsidTr="00A73940">
        <w:trPr>
          <w:ins w:id="1120" w:author="나현종" w:date="2025-11-06T14:56:00Z"/>
        </w:trPr>
        <w:tc>
          <w:tcPr>
            <w:tcW w:w="744" w:type="dxa"/>
            <w:tcBorders>
              <w:top w:val="nil"/>
              <w:left w:val="nil"/>
              <w:bottom w:val="nil"/>
              <w:right w:val="nil"/>
            </w:tcBorders>
          </w:tcPr>
          <w:p w14:paraId="71ACE1D9" w14:textId="77777777" w:rsidR="00BB5F7D" w:rsidRPr="0026300E" w:rsidRDefault="00BB5F7D">
            <w:pPr>
              <w:wordWrap/>
              <w:rPr>
                <w:ins w:id="1121" w:author="나현종" w:date="2025-11-06T14:56:00Z" w16du:dateUtc="2025-11-06T05:56:00Z"/>
                <w:rFonts w:ascii="Batang" w:eastAsia="Batang" w:hAnsi="Batang" w:cs="Times New Roman"/>
              </w:rPr>
            </w:pPr>
            <w:ins w:id="1122" w:author="나현종" w:date="2025-11-06T14:56:00Z" w16du:dateUtc="2025-11-06T05:56:00Z">
              <w:r w:rsidRPr="0026300E">
                <w:rPr>
                  <w:rFonts w:ascii="Batang" w:eastAsia="Batang" w:hAnsi="Batang" w:cs="Times New Roman"/>
                </w:rPr>
                <w:t>50</w:t>
              </w:r>
            </w:ins>
          </w:p>
        </w:tc>
        <w:tc>
          <w:tcPr>
            <w:tcW w:w="3058" w:type="dxa"/>
            <w:tcBorders>
              <w:top w:val="nil"/>
              <w:left w:val="nil"/>
              <w:bottom w:val="nil"/>
              <w:right w:val="nil"/>
            </w:tcBorders>
          </w:tcPr>
          <w:p w14:paraId="1061239E" w14:textId="77777777" w:rsidR="00BB5F7D" w:rsidRPr="0026300E" w:rsidRDefault="00BB5F7D">
            <w:pPr>
              <w:wordWrap/>
              <w:rPr>
                <w:ins w:id="1123" w:author="나현종" w:date="2025-11-06T14:56:00Z" w16du:dateUtc="2025-11-06T05:56:00Z"/>
                <w:rFonts w:ascii="Batang" w:eastAsia="Batang" w:hAnsi="Batang" w:cs="Times New Roman"/>
              </w:rPr>
            </w:pPr>
            <w:ins w:id="1124" w:author="나현종" w:date="2025-11-06T14:56:00Z" w16du:dateUtc="2025-11-06T05:56:00Z">
              <w:r w:rsidRPr="0026300E">
                <w:rPr>
                  <w:rFonts w:ascii="Batang" w:eastAsia="Batang" w:hAnsi="Batang" w:cs="Times New Roman"/>
                </w:rPr>
                <w:t>Communication Services</w:t>
              </w:r>
            </w:ins>
          </w:p>
        </w:tc>
        <w:tc>
          <w:tcPr>
            <w:tcW w:w="1109" w:type="dxa"/>
            <w:tcBorders>
              <w:top w:val="nil"/>
              <w:left w:val="nil"/>
              <w:bottom w:val="nil"/>
              <w:right w:val="nil"/>
            </w:tcBorders>
            <w:vAlign w:val="center"/>
          </w:tcPr>
          <w:p w14:paraId="79A01985" w14:textId="77777777" w:rsidR="00BB5F7D" w:rsidRPr="0026300E" w:rsidRDefault="00BB5F7D">
            <w:pPr>
              <w:wordWrap/>
              <w:jc w:val="right"/>
              <w:rPr>
                <w:ins w:id="1125" w:author="나현종" w:date="2025-11-06T14:56:00Z" w16du:dateUtc="2025-11-06T05:56:00Z"/>
                <w:rFonts w:ascii="Batang" w:eastAsia="Batang" w:hAnsi="Batang" w:cs="Times New Roman"/>
              </w:rPr>
              <w:pPrChange w:id="1126" w:author="나현종" w:date="2025-11-06T15:09:00Z" w16du:dateUtc="2025-11-06T06:09:00Z">
                <w:pPr>
                  <w:wordWrap/>
                </w:pPr>
              </w:pPrChange>
            </w:pPr>
          </w:p>
        </w:tc>
        <w:tc>
          <w:tcPr>
            <w:tcW w:w="1110" w:type="dxa"/>
            <w:tcBorders>
              <w:top w:val="nil"/>
              <w:left w:val="nil"/>
              <w:bottom w:val="nil"/>
              <w:right w:val="nil"/>
            </w:tcBorders>
            <w:vAlign w:val="center"/>
          </w:tcPr>
          <w:p w14:paraId="0DFFFB34" w14:textId="77777777" w:rsidR="00BB5F7D" w:rsidRPr="0026300E" w:rsidRDefault="00BB5F7D">
            <w:pPr>
              <w:wordWrap/>
              <w:jc w:val="right"/>
              <w:rPr>
                <w:ins w:id="1127" w:author="나현종" w:date="2025-11-06T14:56:00Z" w16du:dateUtc="2025-11-06T05:56:00Z"/>
                <w:rFonts w:ascii="Batang" w:eastAsia="Batang" w:hAnsi="Batang" w:cs="Times New Roman"/>
              </w:rPr>
              <w:pPrChange w:id="1128" w:author="나현종" w:date="2025-11-06T15:09:00Z" w16du:dateUtc="2025-11-06T06:09:00Z">
                <w:pPr>
                  <w:wordWrap/>
                </w:pPr>
              </w:pPrChange>
            </w:pPr>
          </w:p>
        </w:tc>
        <w:tc>
          <w:tcPr>
            <w:tcW w:w="1109" w:type="dxa"/>
            <w:tcBorders>
              <w:top w:val="nil"/>
              <w:left w:val="nil"/>
              <w:bottom w:val="nil"/>
              <w:right w:val="nil"/>
            </w:tcBorders>
            <w:vAlign w:val="center"/>
          </w:tcPr>
          <w:p w14:paraId="3054C558" w14:textId="77777777" w:rsidR="00BB5F7D" w:rsidRPr="0026300E" w:rsidRDefault="00BB5F7D">
            <w:pPr>
              <w:wordWrap/>
              <w:jc w:val="right"/>
              <w:rPr>
                <w:ins w:id="1129" w:author="나현종" w:date="2025-11-06T14:56:00Z" w16du:dateUtc="2025-11-06T05:56:00Z"/>
                <w:rFonts w:ascii="Batang" w:eastAsia="Batang" w:hAnsi="Batang" w:cs="Times New Roman"/>
              </w:rPr>
              <w:pPrChange w:id="1130" w:author="나현종" w:date="2025-11-06T15:09:00Z" w16du:dateUtc="2025-11-06T06:09:00Z">
                <w:pPr>
                  <w:wordWrap/>
                </w:pPr>
              </w:pPrChange>
            </w:pPr>
          </w:p>
        </w:tc>
        <w:tc>
          <w:tcPr>
            <w:tcW w:w="1110" w:type="dxa"/>
            <w:tcBorders>
              <w:top w:val="nil"/>
              <w:left w:val="nil"/>
              <w:bottom w:val="nil"/>
              <w:right w:val="nil"/>
            </w:tcBorders>
            <w:vAlign w:val="center"/>
          </w:tcPr>
          <w:p w14:paraId="3F239770" w14:textId="77777777" w:rsidR="00BB5F7D" w:rsidRPr="0026300E" w:rsidRDefault="00BB5F7D">
            <w:pPr>
              <w:wordWrap/>
              <w:jc w:val="right"/>
              <w:rPr>
                <w:ins w:id="1131" w:author="나현종" w:date="2025-11-06T14:56:00Z" w16du:dateUtc="2025-11-06T05:56:00Z"/>
                <w:rFonts w:ascii="Batang" w:eastAsia="Batang" w:hAnsi="Batang" w:cs="Times New Roman"/>
              </w:rPr>
              <w:pPrChange w:id="1132" w:author="나현종" w:date="2025-11-06T15:09:00Z" w16du:dateUtc="2025-11-06T06:09:00Z">
                <w:pPr>
                  <w:wordWrap/>
                </w:pPr>
              </w:pPrChange>
            </w:pPr>
          </w:p>
        </w:tc>
        <w:tc>
          <w:tcPr>
            <w:tcW w:w="1110" w:type="dxa"/>
            <w:tcBorders>
              <w:top w:val="nil"/>
              <w:left w:val="nil"/>
              <w:bottom w:val="nil"/>
              <w:right w:val="nil"/>
            </w:tcBorders>
            <w:vAlign w:val="center"/>
          </w:tcPr>
          <w:p w14:paraId="53756EB1" w14:textId="77777777" w:rsidR="00BB5F7D" w:rsidRPr="0026300E" w:rsidRDefault="00BB5F7D">
            <w:pPr>
              <w:wordWrap/>
              <w:jc w:val="right"/>
              <w:rPr>
                <w:ins w:id="1133" w:author="나현종" w:date="2025-11-06T14:56:00Z" w16du:dateUtc="2025-11-06T05:56:00Z"/>
                <w:rFonts w:ascii="Batang" w:eastAsia="Batang" w:hAnsi="Batang" w:cs="Times New Roman"/>
              </w:rPr>
              <w:pPrChange w:id="1134" w:author="나현종" w:date="2025-11-06T15:09:00Z" w16du:dateUtc="2025-11-06T06:09:00Z">
                <w:pPr>
                  <w:wordWrap/>
                </w:pPr>
              </w:pPrChange>
            </w:pPr>
          </w:p>
        </w:tc>
      </w:tr>
      <w:tr w:rsidR="001E3A39" w:rsidRPr="0026300E" w14:paraId="1E071673" w14:textId="77777777" w:rsidTr="00A73940">
        <w:trPr>
          <w:ins w:id="1135" w:author="나현종" w:date="2025-11-06T14:56:00Z"/>
        </w:trPr>
        <w:tc>
          <w:tcPr>
            <w:tcW w:w="744" w:type="dxa"/>
            <w:tcBorders>
              <w:top w:val="nil"/>
              <w:left w:val="nil"/>
              <w:bottom w:val="nil"/>
              <w:right w:val="nil"/>
            </w:tcBorders>
          </w:tcPr>
          <w:p w14:paraId="7EC91F16" w14:textId="77777777" w:rsidR="00BB5F7D" w:rsidRPr="0026300E" w:rsidRDefault="00BB5F7D">
            <w:pPr>
              <w:wordWrap/>
              <w:rPr>
                <w:ins w:id="1136" w:author="나현종" w:date="2025-11-06T14:56:00Z" w16du:dateUtc="2025-11-06T05:56:00Z"/>
                <w:rFonts w:ascii="Batang" w:eastAsia="Batang" w:hAnsi="Batang" w:cs="Times New Roman"/>
              </w:rPr>
            </w:pPr>
            <w:ins w:id="1137" w:author="나현종" w:date="2025-11-06T14:56:00Z" w16du:dateUtc="2025-11-06T05:56:00Z">
              <w:r w:rsidRPr="0026300E">
                <w:rPr>
                  <w:rFonts w:ascii="Batang" w:eastAsia="Batang" w:hAnsi="Batang" w:cs="Times New Roman"/>
                </w:rPr>
                <w:t>55</w:t>
              </w:r>
            </w:ins>
          </w:p>
        </w:tc>
        <w:tc>
          <w:tcPr>
            <w:tcW w:w="3058" w:type="dxa"/>
            <w:tcBorders>
              <w:top w:val="nil"/>
              <w:left w:val="nil"/>
              <w:bottom w:val="nil"/>
              <w:right w:val="nil"/>
            </w:tcBorders>
          </w:tcPr>
          <w:p w14:paraId="04BA87DB" w14:textId="77777777" w:rsidR="00BB5F7D" w:rsidRPr="0026300E" w:rsidRDefault="00BB5F7D">
            <w:pPr>
              <w:wordWrap/>
              <w:rPr>
                <w:ins w:id="1138" w:author="나현종" w:date="2025-11-06T14:56:00Z" w16du:dateUtc="2025-11-06T05:56:00Z"/>
                <w:rFonts w:ascii="Batang" w:eastAsia="Batang" w:hAnsi="Batang" w:cs="Times New Roman"/>
              </w:rPr>
            </w:pPr>
            <w:ins w:id="1139" w:author="나현종" w:date="2025-11-06T14:56:00Z" w16du:dateUtc="2025-11-06T05:56:00Z">
              <w:r w:rsidRPr="0026300E">
                <w:rPr>
                  <w:rFonts w:ascii="Batang" w:eastAsia="Batang" w:hAnsi="Batang" w:cs="Times New Roman"/>
                </w:rPr>
                <w:t>Utilities</w:t>
              </w:r>
            </w:ins>
          </w:p>
        </w:tc>
        <w:tc>
          <w:tcPr>
            <w:tcW w:w="1109" w:type="dxa"/>
            <w:tcBorders>
              <w:top w:val="nil"/>
              <w:left w:val="nil"/>
              <w:bottom w:val="nil"/>
              <w:right w:val="nil"/>
            </w:tcBorders>
            <w:vAlign w:val="center"/>
          </w:tcPr>
          <w:p w14:paraId="02FA8F97" w14:textId="77777777" w:rsidR="00BB5F7D" w:rsidRPr="0026300E" w:rsidRDefault="00BB5F7D">
            <w:pPr>
              <w:wordWrap/>
              <w:jc w:val="right"/>
              <w:rPr>
                <w:ins w:id="1140" w:author="나현종" w:date="2025-11-06T14:56:00Z" w16du:dateUtc="2025-11-06T05:56:00Z"/>
                <w:rFonts w:ascii="Batang" w:eastAsia="Batang" w:hAnsi="Batang" w:cs="Times New Roman"/>
              </w:rPr>
              <w:pPrChange w:id="1141" w:author="나현종" w:date="2025-11-06T15:09:00Z" w16du:dateUtc="2025-11-06T06:09:00Z">
                <w:pPr>
                  <w:wordWrap/>
                </w:pPr>
              </w:pPrChange>
            </w:pPr>
          </w:p>
        </w:tc>
        <w:tc>
          <w:tcPr>
            <w:tcW w:w="1110" w:type="dxa"/>
            <w:tcBorders>
              <w:top w:val="nil"/>
              <w:left w:val="nil"/>
              <w:bottom w:val="nil"/>
              <w:right w:val="nil"/>
            </w:tcBorders>
            <w:vAlign w:val="center"/>
          </w:tcPr>
          <w:p w14:paraId="61633BB7" w14:textId="77777777" w:rsidR="00BB5F7D" w:rsidRPr="0026300E" w:rsidRDefault="00BB5F7D">
            <w:pPr>
              <w:wordWrap/>
              <w:jc w:val="right"/>
              <w:rPr>
                <w:ins w:id="1142" w:author="나현종" w:date="2025-11-06T14:56:00Z" w16du:dateUtc="2025-11-06T05:56:00Z"/>
                <w:rFonts w:ascii="Batang" w:eastAsia="Batang" w:hAnsi="Batang" w:cs="Times New Roman"/>
              </w:rPr>
              <w:pPrChange w:id="1143" w:author="나현종" w:date="2025-11-06T15:09:00Z" w16du:dateUtc="2025-11-06T06:09:00Z">
                <w:pPr>
                  <w:wordWrap/>
                </w:pPr>
              </w:pPrChange>
            </w:pPr>
          </w:p>
        </w:tc>
        <w:tc>
          <w:tcPr>
            <w:tcW w:w="1109" w:type="dxa"/>
            <w:tcBorders>
              <w:top w:val="nil"/>
              <w:left w:val="nil"/>
              <w:bottom w:val="nil"/>
              <w:right w:val="nil"/>
            </w:tcBorders>
            <w:vAlign w:val="center"/>
          </w:tcPr>
          <w:p w14:paraId="36F6CD99" w14:textId="77777777" w:rsidR="00BB5F7D" w:rsidRPr="0026300E" w:rsidRDefault="00BB5F7D">
            <w:pPr>
              <w:wordWrap/>
              <w:jc w:val="right"/>
              <w:rPr>
                <w:ins w:id="1144" w:author="나현종" w:date="2025-11-06T14:56:00Z" w16du:dateUtc="2025-11-06T05:56:00Z"/>
                <w:rFonts w:ascii="Batang" w:eastAsia="Batang" w:hAnsi="Batang" w:cs="Times New Roman"/>
              </w:rPr>
              <w:pPrChange w:id="1145" w:author="나현종" w:date="2025-11-06T15:09:00Z" w16du:dateUtc="2025-11-06T06:09:00Z">
                <w:pPr>
                  <w:wordWrap/>
                </w:pPr>
              </w:pPrChange>
            </w:pPr>
          </w:p>
        </w:tc>
        <w:tc>
          <w:tcPr>
            <w:tcW w:w="1110" w:type="dxa"/>
            <w:tcBorders>
              <w:top w:val="nil"/>
              <w:left w:val="nil"/>
              <w:bottom w:val="nil"/>
              <w:right w:val="nil"/>
            </w:tcBorders>
            <w:vAlign w:val="center"/>
          </w:tcPr>
          <w:p w14:paraId="353A4990" w14:textId="77777777" w:rsidR="00BB5F7D" w:rsidRPr="0026300E" w:rsidRDefault="00BB5F7D">
            <w:pPr>
              <w:wordWrap/>
              <w:jc w:val="right"/>
              <w:rPr>
                <w:ins w:id="1146" w:author="나현종" w:date="2025-11-06T14:56:00Z" w16du:dateUtc="2025-11-06T05:56:00Z"/>
                <w:rFonts w:ascii="Batang" w:eastAsia="Batang" w:hAnsi="Batang" w:cs="Times New Roman"/>
              </w:rPr>
              <w:pPrChange w:id="1147" w:author="나현종" w:date="2025-11-06T15:09:00Z" w16du:dateUtc="2025-11-06T06:09:00Z">
                <w:pPr>
                  <w:wordWrap/>
                </w:pPr>
              </w:pPrChange>
            </w:pPr>
          </w:p>
        </w:tc>
        <w:tc>
          <w:tcPr>
            <w:tcW w:w="1110" w:type="dxa"/>
            <w:tcBorders>
              <w:top w:val="nil"/>
              <w:left w:val="nil"/>
              <w:bottom w:val="nil"/>
              <w:right w:val="nil"/>
            </w:tcBorders>
            <w:vAlign w:val="center"/>
          </w:tcPr>
          <w:p w14:paraId="1824F122" w14:textId="77777777" w:rsidR="00BB5F7D" w:rsidRPr="0026300E" w:rsidRDefault="00BB5F7D">
            <w:pPr>
              <w:wordWrap/>
              <w:jc w:val="right"/>
              <w:rPr>
                <w:ins w:id="1148" w:author="나현종" w:date="2025-11-06T14:56:00Z" w16du:dateUtc="2025-11-06T05:56:00Z"/>
                <w:rFonts w:ascii="Batang" w:eastAsia="Batang" w:hAnsi="Batang" w:cs="Times New Roman"/>
              </w:rPr>
              <w:pPrChange w:id="1149" w:author="나현종" w:date="2025-11-06T15:09:00Z" w16du:dateUtc="2025-11-06T06:09:00Z">
                <w:pPr>
                  <w:wordWrap/>
                </w:pPr>
              </w:pPrChange>
            </w:pPr>
          </w:p>
        </w:tc>
      </w:tr>
      <w:tr w:rsidR="001E3A39" w:rsidRPr="0026300E" w14:paraId="3EB769A0" w14:textId="77777777" w:rsidTr="00A73940">
        <w:trPr>
          <w:ins w:id="1150" w:author="나현종" w:date="2025-11-06T14:56:00Z"/>
        </w:trPr>
        <w:tc>
          <w:tcPr>
            <w:tcW w:w="744" w:type="dxa"/>
            <w:tcBorders>
              <w:top w:val="nil"/>
              <w:left w:val="nil"/>
              <w:bottom w:val="single" w:sz="4" w:space="0" w:color="auto"/>
              <w:right w:val="nil"/>
            </w:tcBorders>
          </w:tcPr>
          <w:p w14:paraId="10F4FDE4" w14:textId="77777777" w:rsidR="00BB5F7D" w:rsidRPr="0026300E" w:rsidRDefault="00BB5F7D">
            <w:pPr>
              <w:wordWrap/>
              <w:rPr>
                <w:ins w:id="1151" w:author="나현종" w:date="2025-11-06T14:56:00Z" w16du:dateUtc="2025-11-06T05:56:00Z"/>
                <w:rFonts w:ascii="Batang" w:eastAsia="Batang" w:hAnsi="Batang" w:cs="Times New Roman"/>
              </w:rPr>
            </w:pPr>
            <w:ins w:id="1152" w:author="나현종" w:date="2025-11-06T14:56:00Z" w16du:dateUtc="2025-11-06T05:56:00Z">
              <w:r w:rsidRPr="0026300E">
                <w:rPr>
                  <w:rFonts w:ascii="Batang" w:eastAsia="Batang" w:hAnsi="Batang" w:cs="Times New Roman"/>
                </w:rPr>
                <w:t>60</w:t>
              </w:r>
            </w:ins>
          </w:p>
        </w:tc>
        <w:tc>
          <w:tcPr>
            <w:tcW w:w="3058" w:type="dxa"/>
            <w:tcBorders>
              <w:top w:val="nil"/>
              <w:left w:val="nil"/>
              <w:bottom w:val="single" w:sz="4" w:space="0" w:color="auto"/>
              <w:right w:val="nil"/>
            </w:tcBorders>
          </w:tcPr>
          <w:p w14:paraId="21BCCB94" w14:textId="77777777" w:rsidR="00BB5F7D" w:rsidRPr="0026300E" w:rsidRDefault="00BB5F7D">
            <w:pPr>
              <w:wordWrap/>
              <w:rPr>
                <w:ins w:id="1153" w:author="나현종" w:date="2025-11-06T14:56:00Z" w16du:dateUtc="2025-11-06T05:56:00Z"/>
                <w:rFonts w:ascii="Batang" w:eastAsia="Batang" w:hAnsi="Batang" w:cs="Times New Roman"/>
              </w:rPr>
            </w:pPr>
            <w:ins w:id="1154" w:author="나현종" w:date="2025-11-06T14:56:00Z" w16du:dateUtc="2025-11-06T05:56:00Z">
              <w:r w:rsidRPr="0026300E">
                <w:rPr>
                  <w:rFonts w:ascii="Batang" w:eastAsia="Batang" w:hAnsi="Batang" w:cs="Times New Roman"/>
                </w:rPr>
                <w:t>Real Estate</w:t>
              </w:r>
            </w:ins>
          </w:p>
        </w:tc>
        <w:tc>
          <w:tcPr>
            <w:tcW w:w="1109" w:type="dxa"/>
            <w:tcBorders>
              <w:top w:val="nil"/>
              <w:left w:val="nil"/>
              <w:bottom w:val="single" w:sz="4" w:space="0" w:color="auto"/>
              <w:right w:val="nil"/>
            </w:tcBorders>
            <w:vAlign w:val="center"/>
          </w:tcPr>
          <w:p w14:paraId="62DAA5A2" w14:textId="77777777" w:rsidR="00BB5F7D" w:rsidRPr="0026300E" w:rsidRDefault="00BB5F7D">
            <w:pPr>
              <w:wordWrap/>
              <w:jc w:val="right"/>
              <w:rPr>
                <w:ins w:id="1155" w:author="나현종" w:date="2025-11-06T14:56:00Z" w16du:dateUtc="2025-11-06T05:56:00Z"/>
                <w:rFonts w:ascii="Batang" w:eastAsia="Batang" w:hAnsi="Batang" w:cs="Times New Roman"/>
              </w:rPr>
              <w:pPrChange w:id="1156" w:author="나현종" w:date="2025-11-06T15:09:00Z" w16du:dateUtc="2025-11-06T06:09:00Z">
                <w:pPr>
                  <w:wordWrap/>
                </w:pPr>
              </w:pPrChange>
            </w:pPr>
          </w:p>
        </w:tc>
        <w:tc>
          <w:tcPr>
            <w:tcW w:w="1110" w:type="dxa"/>
            <w:tcBorders>
              <w:top w:val="nil"/>
              <w:left w:val="nil"/>
              <w:bottom w:val="single" w:sz="4" w:space="0" w:color="auto"/>
              <w:right w:val="nil"/>
            </w:tcBorders>
            <w:vAlign w:val="center"/>
          </w:tcPr>
          <w:p w14:paraId="791132E1" w14:textId="77777777" w:rsidR="00BB5F7D" w:rsidRPr="0026300E" w:rsidRDefault="00BB5F7D">
            <w:pPr>
              <w:wordWrap/>
              <w:jc w:val="right"/>
              <w:rPr>
                <w:ins w:id="1157" w:author="나현종" w:date="2025-11-06T14:56:00Z" w16du:dateUtc="2025-11-06T05:56:00Z"/>
                <w:rFonts w:ascii="Batang" w:eastAsia="Batang" w:hAnsi="Batang" w:cs="Times New Roman"/>
              </w:rPr>
              <w:pPrChange w:id="1158" w:author="나현종" w:date="2025-11-06T15:09:00Z" w16du:dateUtc="2025-11-06T06:09:00Z">
                <w:pPr>
                  <w:wordWrap/>
                </w:pPr>
              </w:pPrChange>
            </w:pPr>
          </w:p>
        </w:tc>
        <w:tc>
          <w:tcPr>
            <w:tcW w:w="1109" w:type="dxa"/>
            <w:tcBorders>
              <w:top w:val="nil"/>
              <w:left w:val="nil"/>
              <w:bottom w:val="single" w:sz="4" w:space="0" w:color="auto"/>
              <w:right w:val="nil"/>
            </w:tcBorders>
            <w:vAlign w:val="center"/>
          </w:tcPr>
          <w:p w14:paraId="23D9EBAF" w14:textId="77777777" w:rsidR="00BB5F7D" w:rsidRPr="0026300E" w:rsidRDefault="00BB5F7D">
            <w:pPr>
              <w:wordWrap/>
              <w:jc w:val="right"/>
              <w:rPr>
                <w:ins w:id="1159" w:author="나현종" w:date="2025-11-06T14:56:00Z" w16du:dateUtc="2025-11-06T05:56:00Z"/>
                <w:rFonts w:ascii="Batang" w:eastAsia="Batang" w:hAnsi="Batang" w:cs="Times New Roman"/>
              </w:rPr>
              <w:pPrChange w:id="1160" w:author="나현종" w:date="2025-11-06T15:09:00Z" w16du:dateUtc="2025-11-06T06:09:00Z">
                <w:pPr>
                  <w:wordWrap/>
                </w:pPr>
              </w:pPrChange>
            </w:pPr>
          </w:p>
        </w:tc>
        <w:tc>
          <w:tcPr>
            <w:tcW w:w="1110" w:type="dxa"/>
            <w:tcBorders>
              <w:top w:val="nil"/>
              <w:left w:val="nil"/>
              <w:bottom w:val="single" w:sz="4" w:space="0" w:color="auto"/>
              <w:right w:val="nil"/>
            </w:tcBorders>
            <w:vAlign w:val="center"/>
          </w:tcPr>
          <w:p w14:paraId="7A335B7B" w14:textId="77777777" w:rsidR="00BB5F7D" w:rsidRPr="0026300E" w:rsidRDefault="00BB5F7D">
            <w:pPr>
              <w:wordWrap/>
              <w:jc w:val="right"/>
              <w:rPr>
                <w:ins w:id="1161" w:author="나현종" w:date="2025-11-06T14:56:00Z" w16du:dateUtc="2025-11-06T05:56:00Z"/>
                <w:rFonts w:ascii="Batang" w:eastAsia="Batang" w:hAnsi="Batang" w:cs="Times New Roman"/>
              </w:rPr>
              <w:pPrChange w:id="1162" w:author="나현종" w:date="2025-11-06T15:09:00Z" w16du:dateUtc="2025-11-06T06:09:00Z">
                <w:pPr>
                  <w:wordWrap/>
                </w:pPr>
              </w:pPrChange>
            </w:pPr>
          </w:p>
        </w:tc>
        <w:tc>
          <w:tcPr>
            <w:tcW w:w="1110" w:type="dxa"/>
            <w:tcBorders>
              <w:top w:val="nil"/>
              <w:left w:val="nil"/>
              <w:bottom w:val="single" w:sz="4" w:space="0" w:color="auto"/>
              <w:right w:val="nil"/>
            </w:tcBorders>
            <w:vAlign w:val="center"/>
          </w:tcPr>
          <w:p w14:paraId="1F4985C1" w14:textId="77777777" w:rsidR="00BB5F7D" w:rsidRPr="0026300E" w:rsidRDefault="00BB5F7D">
            <w:pPr>
              <w:wordWrap/>
              <w:jc w:val="right"/>
              <w:rPr>
                <w:ins w:id="1163" w:author="나현종" w:date="2025-11-06T14:56:00Z" w16du:dateUtc="2025-11-06T05:56:00Z"/>
                <w:rFonts w:ascii="Batang" w:eastAsia="Batang" w:hAnsi="Batang" w:cs="Times New Roman"/>
              </w:rPr>
              <w:pPrChange w:id="1164" w:author="나현종" w:date="2025-11-06T15:09:00Z" w16du:dateUtc="2025-11-06T06:09:00Z">
                <w:pPr>
                  <w:wordWrap/>
                </w:pPr>
              </w:pPrChange>
            </w:pPr>
          </w:p>
        </w:tc>
      </w:tr>
      <w:tr w:rsidR="001E3A39" w:rsidRPr="0026300E" w14:paraId="097F48C4" w14:textId="77777777" w:rsidTr="00A73940">
        <w:trPr>
          <w:ins w:id="1165" w:author="나현종" w:date="2025-11-06T14:56:00Z"/>
        </w:trPr>
        <w:tc>
          <w:tcPr>
            <w:tcW w:w="3802" w:type="dxa"/>
            <w:gridSpan w:val="2"/>
            <w:tcBorders>
              <w:top w:val="single" w:sz="4" w:space="0" w:color="auto"/>
              <w:left w:val="nil"/>
              <w:bottom w:val="single" w:sz="4" w:space="0" w:color="auto"/>
              <w:right w:val="nil"/>
            </w:tcBorders>
          </w:tcPr>
          <w:p w14:paraId="6AD2BFC4" w14:textId="271071C9" w:rsidR="00BB5F7D" w:rsidRPr="0026300E" w:rsidRDefault="00BB5F7D">
            <w:pPr>
              <w:wordWrap/>
              <w:rPr>
                <w:ins w:id="1166" w:author="나현종" w:date="2025-11-06T14:56:00Z" w16du:dateUtc="2025-11-06T05:56:00Z"/>
                <w:rFonts w:ascii="Batang" w:eastAsia="Batang" w:hAnsi="Batang" w:cs="Times New Roman"/>
              </w:rPr>
            </w:pPr>
            <w:ins w:id="1167" w:author="나현종" w:date="2025-11-06T14:56:00Z" w16du:dateUtc="2025-11-06T05:56:00Z">
              <w:r w:rsidRPr="0026300E">
                <w:rPr>
                  <w:rFonts w:ascii="Batang" w:eastAsia="Batang" w:hAnsi="Batang" w:cs="Times New Roman"/>
                </w:rPr>
                <w:t>Market Portfolio</w:t>
              </w:r>
            </w:ins>
          </w:p>
        </w:tc>
        <w:tc>
          <w:tcPr>
            <w:tcW w:w="1109" w:type="dxa"/>
            <w:tcBorders>
              <w:top w:val="single" w:sz="4" w:space="0" w:color="auto"/>
              <w:left w:val="nil"/>
              <w:bottom w:val="single" w:sz="4" w:space="0" w:color="auto"/>
              <w:right w:val="nil"/>
            </w:tcBorders>
            <w:vAlign w:val="center"/>
          </w:tcPr>
          <w:p w14:paraId="3213A556" w14:textId="77777777" w:rsidR="00BB5F7D" w:rsidRPr="0026300E" w:rsidRDefault="00BB5F7D">
            <w:pPr>
              <w:wordWrap/>
              <w:jc w:val="right"/>
              <w:rPr>
                <w:ins w:id="1168" w:author="나현종" w:date="2025-11-06T14:56:00Z" w16du:dateUtc="2025-11-06T05:56:00Z"/>
                <w:rFonts w:ascii="Batang" w:eastAsia="Batang" w:hAnsi="Batang" w:cs="Times New Roman"/>
              </w:rPr>
              <w:pPrChange w:id="1169" w:author="나현종" w:date="2025-11-06T15:09:00Z" w16du:dateUtc="2025-11-06T06:09:00Z">
                <w:pPr>
                  <w:wordWrap/>
                </w:pPr>
              </w:pPrChange>
            </w:pPr>
          </w:p>
        </w:tc>
        <w:tc>
          <w:tcPr>
            <w:tcW w:w="1110" w:type="dxa"/>
            <w:tcBorders>
              <w:top w:val="single" w:sz="4" w:space="0" w:color="auto"/>
              <w:left w:val="nil"/>
              <w:bottom w:val="single" w:sz="4" w:space="0" w:color="auto"/>
              <w:right w:val="nil"/>
            </w:tcBorders>
            <w:vAlign w:val="center"/>
          </w:tcPr>
          <w:p w14:paraId="36BA93B5" w14:textId="77777777" w:rsidR="00BB5F7D" w:rsidRPr="0026300E" w:rsidRDefault="00BB5F7D">
            <w:pPr>
              <w:wordWrap/>
              <w:jc w:val="right"/>
              <w:rPr>
                <w:ins w:id="1170" w:author="나현종" w:date="2025-11-06T14:56:00Z" w16du:dateUtc="2025-11-06T05:56:00Z"/>
                <w:rFonts w:ascii="Batang" w:eastAsia="Batang" w:hAnsi="Batang" w:cs="Times New Roman"/>
              </w:rPr>
              <w:pPrChange w:id="1171" w:author="나현종" w:date="2025-11-06T15:09:00Z" w16du:dateUtc="2025-11-06T06:09:00Z">
                <w:pPr>
                  <w:wordWrap/>
                </w:pPr>
              </w:pPrChange>
            </w:pPr>
          </w:p>
        </w:tc>
        <w:tc>
          <w:tcPr>
            <w:tcW w:w="1109" w:type="dxa"/>
            <w:tcBorders>
              <w:top w:val="single" w:sz="4" w:space="0" w:color="auto"/>
              <w:left w:val="nil"/>
              <w:bottom w:val="single" w:sz="4" w:space="0" w:color="auto"/>
              <w:right w:val="nil"/>
            </w:tcBorders>
            <w:vAlign w:val="center"/>
          </w:tcPr>
          <w:p w14:paraId="2EC15AD3" w14:textId="77777777" w:rsidR="00BB5F7D" w:rsidRPr="0026300E" w:rsidRDefault="00BB5F7D">
            <w:pPr>
              <w:wordWrap/>
              <w:jc w:val="right"/>
              <w:rPr>
                <w:ins w:id="1172" w:author="나현종" w:date="2025-11-06T14:56:00Z" w16du:dateUtc="2025-11-06T05:56:00Z"/>
                <w:rFonts w:ascii="Batang" w:eastAsia="Batang" w:hAnsi="Batang" w:cs="Times New Roman"/>
              </w:rPr>
              <w:pPrChange w:id="1173" w:author="나현종" w:date="2025-11-06T15:09:00Z" w16du:dateUtc="2025-11-06T06:09:00Z">
                <w:pPr>
                  <w:wordWrap/>
                </w:pPr>
              </w:pPrChange>
            </w:pPr>
          </w:p>
        </w:tc>
        <w:tc>
          <w:tcPr>
            <w:tcW w:w="1110" w:type="dxa"/>
            <w:tcBorders>
              <w:top w:val="single" w:sz="4" w:space="0" w:color="auto"/>
              <w:left w:val="nil"/>
              <w:bottom w:val="single" w:sz="4" w:space="0" w:color="auto"/>
              <w:right w:val="nil"/>
            </w:tcBorders>
            <w:vAlign w:val="center"/>
          </w:tcPr>
          <w:p w14:paraId="4AC622D9" w14:textId="77777777" w:rsidR="00BB5F7D" w:rsidRPr="0026300E" w:rsidRDefault="00BB5F7D">
            <w:pPr>
              <w:wordWrap/>
              <w:jc w:val="right"/>
              <w:rPr>
                <w:ins w:id="1174" w:author="나현종" w:date="2025-11-06T14:56:00Z" w16du:dateUtc="2025-11-06T05:56:00Z"/>
                <w:rFonts w:ascii="Batang" w:eastAsia="Batang" w:hAnsi="Batang" w:cs="Times New Roman"/>
              </w:rPr>
              <w:pPrChange w:id="1175" w:author="나현종" w:date="2025-11-06T15:09:00Z" w16du:dateUtc="2025-11-06T06:09:00Z">
                <w:pPr>
                  <w:wordWrap/>
                </w:pPr>
              </w:pPrChange>
            </w:pPr>
          </w:p>
        </w:tc>
        <w:tc>
          <w:tcPr>
            <w:tcW w:w="1110" w:type="dxa"/>
            <w:tcBorders>
              <w:top w:val="single" w:sz="4" w:space="0" w:color="auto"/>
              <w:left w:val="nil"/>
              <w:bottom w:val="single" w:sz="4" w:space="0" w:color="auto"/>
              <w:right w:val="nil"/>
            </w:tcBorders>
            <w:vAlign w:val="center"/>
          </w:tcPr>
          <w:p w14:paraId="2E33C2A3" w14:textId="77777777" w:rsidR="00BB5F7D" w:rsidRPr="0026300E" w:rsidRDefault="00BB5F7D">
            <w:pPr>
              <w:wordWrap/>
              <w:jc w:val="right"/>
              <w:rPr>
                <w:ins w:id="1176" w:author="나현종" w:date="2025-11-06T14:56:00Z" w16du:dateUtc="2025-11-06T05:56:00Z"/>
                <w:rFonts w:ascii="Batang" w:eastAsia="Batang" w:hAnsi="Batang" w:cs="Times New Roman"/>
              </w:rPr>
              <w:pPrChange w:id="1177" w:author="나현종" w:date="2025-11-06T15:09:00Z" w16du:dateUtc="2025-11-06T06:09:00Z">
                <w:pPr>
                  <w:wordWrap/>
                </w:pPr>
              </w:pPrChange>
            </w:pPr>
          </w:p>
        </w:tc>
      </w:tr>
    </w:tbl>
    <w:p w14:paraId="4953B1C8" w14:textId="77777777" w:rsidR="00BB5F7D" w:rsidRPr="00BB5F7D" w:rsidRDefault="00BB5F7D" w:rsidP="00BB5F7D">
      <w:pPr>
        <w:wordWrap/>
        <w:rPr>
          <w:ins w:id="1178" w:author="나현종" w:date="2025-11-06T14:56:00Z" w16du:dateUtc="2025-11-06T05:56:00Z"/>
          <w:rFonts w:ascii="Batang" w:eastAsia="Batang" w:hAnsi="Batang" w:cs="Times New Roman"/>
        </w:rPr>
      </w:pPr>
    </w:p>
    <w:p w14:paraId="2AD8293D" w14:textId="77777777" w:rsidR="00BB5F7D" w:rsidRPr="00BB5F7D" w:rsidRDefault="00BB5F7D" w:rsidP="00BB5F7D">
      <w:pPr>
        <w:wordWrap/>
        <w:rPr>
          <w:ins w:id="1179" w:author="나현종" w:date="2025-11-06T14:56:00Z" w16du:dateUtc="2025-11-06T05:56:00Z"/>
          <w:rFonts w:ascii="Batang" w:eastAsia="Batang" w:hAnsi="Batang" w:cs="Times New Roman"/>
        </w:rPr>
      </w:pPr>
      <w:ins w:id="1180" w:author="나현종" w:date="2025-11-06T14:56:00Z" w16du:dateUtc="2025-11-06T05:56:00Z">
        <w:r w:rsidRPr="00BB5F7D">
          <w:rPr>
            <w:rFonts w:ascii="Batang" w:eastAsia="Batang" w:hAnsi="Batang" w:cs="Times New Roman"/>
          </w:rPr>
          <w:t>Panel B: Macroeconomic Indicators</w:t>
        </w:r>
      </w:ins>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81"/>
        <w:gridCol w:w="1269"/>
        <w:gridCol w:w="1270"/>
        <w:gridCol w:w="1270"/>
        <w:gridCol w:w="1270"/>
      </w:tblGrid>
      <w:tr w:rsidR="001E3A39" w:rsidRPr="00320105" w14:paraId="5650A76A" w14:textId="77777777" w:rsidTr="00A73940">
        <w:trPr>
          <w:ins w:id="1181" w:author="나현종" w:date="2025-11-06T14:57:00Z"/>
        </w:trPr>
        <w:tc>
          <w:tcPr>
            <w:tcW w:w="4281" w:type="dxa"/>
            <w:tcBorders>
              <w:top w:val="single" w:sz="4" w:space="0" w:color="auto"/>
              <w:bottom w:val="single" w:sz="4" w:space="0" w:color="auto"/>
            </w:tcBorders>
            <w:vAlign w:val="center"/>
          </w:tcPr>
          <w:p w14:paraId="5CD9A861" w14:textId="77777777" w:rsidR="00BB5F7D" w:rsidRPr="00320105" w:rsidRDefault="00BB5F7D">
            <w:pPr>
              <w:wordWrap/>
              <w:jc w:val="center"/>
              <w:rPr>
                <w:ins w:id="1182" w:author="나현종" w:date="2025-11-06T14:57:00Z" w16du:dateUtc="2025-11-06T05:57:00Z"/>
                <w:rFonts w:ascii="Batang" w:eastAsia="Batang" w:hAnsi="Batang" w:cs="Times New Roman"/>
              </w:rPr>
              <w:pPrChange w:id="1183" w:author="나현종" w:date="2025-11-06T15:09:00Z" w16du:dateUtc="2025-11-06T06:09:00Z">
                <w:pPr>
                  <w:wordWrap/>
                </w:pPr>
              </w:pPrChange>
            </w:pPr>
            <w:ins w:id="1184" w:author="나현종" w:date="2025-11-06T14:57:00Z" w16du:dateUtc="2025-11-06T05:57:00Z">
              <w:r w:rsidRPr="00320105">
                <w:rPr>
                  <w:rFonts w:ascii="Batang" w:eastAsia="Batang" w:hAnsi="Batang" w:cs="Times New Roman"/>
                </w:rPr>
                <w:t>Variable</w:t>
              </w:r>
            </w:ins>
          </w:p>
        </w:tc>
        <w:tc>
          <w:tcPr>
            <w:tcW w:w="1269" w:type="dxa"/>
            <w:tcBorders>
              <w:top w:val="single" w:sz="4" w:space="0" w:color="auto"/>
              <w:bottom w:val="single" w:sz="4" w:space="0" w:color="auto"/>
            </w:tcBorders>
            <w:vAlign w:val="center"/>
          </w:tcPr>
          <w:p w14:paraId="251D7AE4" w14:textId="77777777" w:rsidR="00BB5F7D" w:rsidRPr="00320105" w:rsidRDefault="00BB5F7D">
            <w:pPr>
              <w:wordWrap/>
              <w:jc w:val="center"/>
              <w:rPr>
                <w:ins w:id="1185" w:author="나현종" w:date="2025-11-06T14:57:00Z" w16du:dateUtc="2025-11-06T05:57:00Z"/>
                <w:rFonts w:ascii="Batang" w:eastAsia="Batang" w:hAnsi="Batang" w:cs="Times New Roman"/>
              </w:rPr>
              <w:pPrChange w:id="1186" w:author="나현종" w:date="2025-11-06T15:09:00Z" w16du:dateUtc="2025-11-06T06:09:00Z">
                <w:pPr>
                  <w:wordWrap/>
                </w:pPr>
              </w:pPrChange>
            </w:pPr>
            <w:ins w:id="1187" w:author="나현종" w:date="2025-11-06T14:57:00Z" w16du:dateUtc="2025-11-06T05:57:00Z">
              <w:r w:rsidRPr="00320105">
                <w:rPr>
                  <w:rFonts w:ascii="Batang" w:eastAsia="Batang" w:hAnsi="Batang" w:cs="Times New Roman"/>
                </w:rPr>
                <w:t>Mean</w:t>
              </w:r>
            </w:ins>
          </w:p>
        </w:tc>
        <w:tc>
          <w:tcPr>
            <w:tcW w:w="1270" w:type="dxa"/>
            <w:tcBorders>
              <w:top w:val="single" w:sz="4" w:space="0" w:color="auto"/>
              <w:bottom w:val="single" w:sz="4" w:space="0" w:color="auto"/>
            </w:tcBorders>
            <w:vAlign w:val="center"/>
          </w:tcPr>
          <w:p w14:paraId="7700401C" w14:textId="77777777" w:rsidR="00BB5F7D" w:rsidRPr="00320105" w:rsidRDefault="00BB5F7D">
            <w:pPr>
              <w:wordWrap/>
              <w:jc w:val="center"/>
              <w:rPr>
                <w:ins w:id="1188" w:author="나현종" w:date="2025-11-06T14:57:00Z" w16du:dateUtc="2025-11-06T05:57:00Z"/>
                <w:rFonts w:ascii="Batang" w:eastAsia="Batang" w:hAnsi="Batang" w:cs="Times New Roman"/>
              </w:rPr>
              <w:pPrChange w:id="1189" w:author="나현종" w:date="2025-11-06T15:09:00Z" w16du:dateUtc="2025-11-06T06:09:00Z">
                <w:pPr>
                  <w:wordWrap/>
                </w:pPr>
              </w:pPrChange>
            </w:pPr>
            <w:ins w:id="1190" w:author="나현종" w:date="2025-11-06T14:57:00Z" w16du:dateUtc="2025-11-06T05:57:00Z">
              <w:r w:rsidRPr="00320105">
                <w:rPr>
                  <w:rFonts w:ascii="Batang" w:eastAsia="Batang" w:hAnsi="Batang" w:cs="Times New Roman"/>
                </w:rPr>
                <w:t>Std Dev</w:t>
              </w:r>
            </w:ins>
          </w:p>
        </w:tc>
        <w:tc>
          <w:tcPr>
            <w:tcW w:w="1270" w:type="dxa"/>
            <w:tcBorders>
              <w:top w:val="single" w:sz="4" w:space="0" w:color="auto"/>
              <w:bottom w:val="single" w:sz="4" w:space="0" w:color="auto"/>
            </w:tcBorders>
            <w:vAlign w:val="center"/>
          </w:tcPr>
          <w:p w14:paraId="5FA876B8" w14:textId="77777777" w:rsidR="00BB5F7D" w:rsidRPr="00320105" w:rsidRDefault="00BB5F7D">
            <w:pPr>
              <w:wordWrap/>
              <w:jc w:val="center"/>
              <w:rPr>
                <w:ins w:id="1191" w:author="나현종" w:date="2025-11-06T14:57:00Z" w16du:dateUtc="2025-11-06T05:57:00Z"/>
                <w:rFonts w:ascii="Batang" w:eastAsia="Batang" w:hAnsi="Batang" w:cs="Times New Roman"/>
              </w:rPr>
              <w:pPrChange w:id="1192" w:author="나현종" w:date="2025-11-06T15:09:00Z" w16du:dateUtc="2025-11-06T06:09:00Z">
                <w:pPr>
                  <w:wordWrap/>
                </w:pPr>
              </w:pPrChange>
            </w:pPr>
            <w:ins w:id="1193" w:author="나현종" w:date="2025-11-06T14:57:00Z" w16du:dateUtc="2025-11-06T05:57:00Z">
              <w:r w:rsidRPr="00320105">
                <w:rPr>
                  <w:rFonts w:ascii="Batang" w:eastAsia="Batang" w:hAnsi="Batang" w:cs="Times New Roman"/>
                </w:rPr>
                <w:t>Min</w:t>
              </w:r>
            </w:ins>
          </w:p>
        </w:tc>
        <w:tc>
          <w:tcPr>
            <w:tcW w:w="1270" w:type="dxa"/>
            <w:tcBorders>
              <w:top w:val="single" w:sz="4" w:space="0" w:color="auto"/>
              <w:bottom w:val="single" w:sz="4" w:space="0" w:color="auto"/>
            </w:tcBorders>
            <w:vAlign w:val="center"/>
          </w:tcPr>
          <w:p w14:paraId="5CDF571F" w14:textId="77777777" w:rsidR="00BB5F7D" w:rsidRPr="00320105" w:rsidRDefault="00BB5F7D">
            <w:pPr>
              <w:wordWrap/>
              <w:jc w:val="center"/>
              <w:rPr>
                <w:ins w:id="1194" w:author="나현종" w:date="2025-11-06T14:57:00Z" w16du:dateUtc="2025-11-06T05:57:00Z"/>
                <w:rFonts w:ascii="Batang" w:eastAsia="Batang" w:hAnsi="Batang" w:cs="Times New Roman"/>
              </w:rPr>
              <w:pPrChange w:id="1195" w:author="나현종" w:date="2025-11-06T15:09:00Z" w16du:dateUtc="2025-11-06T06:09:00Z">
                <w:pPr>
                  <w:wordWrap/>
                </w:pPr>
              </w:pPrChange>
            </w:pPr>
            <w:ins w:id="1196" w:author="나현종" w:date="2025-11-06T14:57:00Z" w16du:dateUtc="2025-11-06T05:57:00Z">
              <w:r w:rsidRPr="00320105">
                <w:rPr>
                  <w:rFonts w:ascii="Batang" w:eastAsia="Batang" w:hAnsi="Batang" w:cs="Times New Roman"/>
                </w:rPr>
                <w:t>Max</w:t>
              </w:r>
            </w:ins>
          </w:p>
        </w:tc>
      </w:tr>
      <w:tr w:rsidR="001E3A39" w:rsidRPr="00320105" w14:paraId="52153980" w14:textId="77777777" w:rsidTr="00A73940">
        <w:trPr>
          <w:ins w:id="1197" w:author="나현종" w:date="2025-11-06T14:57:00Z"/>
        </w:trPr>
        <w:tc>
          <w:tcPr>
            <w:tcW w:w="4281" w:type="dxa"/>
            <w:tcBorders>
              <w:top w:val="single" w:sz="4" w:space="0" w:color="auto"/>
            </w:tcBorders>
          </w:tcPr>
          <w:p w14:paraId="40830D20" w14:textId="77777777" w:rsidR="00BB5F7D" w:rsidRPr="00320105" w:rsidRDefault="00BB5F7D">
            <w:pPr>
              <w:wordWrap/>
              <w:rPr>
                <w:ins w:id="1198" w:author="나현종" w:date="2025-11-06T14:57:00Z" w16du:dateUtc="2025-11-06T05:57:00Z"/>
                <w:rFonts w:ascii="Batang" w:eastAsia="Batang" w:hAnsi="Batang" w:cs="Times New Roman"/>
              </w:rPr>
            </w:pPr>
            <w:ins w:id="1199" w:author="나현종" w:date="2025-11-06T14:57:00Z" w16du:dateUtc="2025-11-06T05:57:00Z">
              <w:r w:rsidRPr="00320105">
                <w:rPr>
                  <w:rFonts w:ascii="Batang" w:eastAsia="Batang" w:hAnsi="Batang" w:cs="Times New Roman"/>
                </w:rPr>
                <w:t>Federal Funds Rate (%)</w:t>
              </w:r>
            </w:ins>
          </w:p>
        </w:tc>
        <w:tc>
          <w:tcPr>
            <w:tcW w:w="1269" w:type="dxa"/>
            <w:tcBorders>
              <w:top w:val="single" w:sz="4" w:space="0" w:color="auto"/>
            </w:tcBorders>
            <w:vAlign w:val="center"/>
          </w:tcPr>
          <w:p w14:paraId="7E9B6AC0" w14:textId="77777777" w:rsidR="00BB5F7D" w:rsidRPr="00320105" w:rsidRDefault="00BB5F7D">
            <w:pPr>
              <w:wordWrap/>
              <w:jc w:val="right"/>
              <w:rPr>
                <w:ins w:id="1200" w:author="나현종" w:date="2025-11-06T14:57:00Z" w16du:dateUtc="2025-11-06T05:57:00Z"/>
                <w:rFonts w:ascii="Batang" w:eastAsia="Batang" w:hAnsi="Batang" w:cs="Times New Roman"/>
              </w:rPr>
              <w:pPrChange w:id="1201" w:author="나현종" w:date="2025-11-06T15:10:00Z" w16du:dateUtc="2025-11-06T06:10:00Z">
                <w:pPr>
                  <w:wordWrap/>
                </w:pPr>
              </w:pPrChange>
            </w:pPr>
          </w:p>
        </w:tc>
        <w:tc>
          <w:tcPr>
            <w:tcW w:w="1270" w:type="dxa"/>
            <w:tcBorders>
              <w:top w:val="single" w:sz="4" w:space="0" w:color="auto"/>
            </w:tcBorders>
            <w:vAlign w:val="center"/>
          </w:tcPr>
          <w:p w14:paraId="2B5B37B2" w14:textId="77777777" w:rsidR="00BB5F7D" w:rsidRPr="00320105" w:rsidRDefault="00BB5F7D">
            <w:pPr>
              <w:wordWrap/>
              <w:jc w:val="right"/>
              <w:rPr>
                <w:ins w:id="1202" w:author="나현종" w:date="2025-11-06T14:57:00Z" w16du:dateUtc="2025-11-06T05:57:00Z"/>
                <w:rFonts w:ascii="Batang" w:eastAsia="Batang" w:hAnsi="Batang" w:cs="Times New Roman"/>
              </w:rPr>
              <w:pPrChange w:id="1203" w:author="나현종" w:date="2025-11-06T15:10:00Z" w16du:dateUtc="2025-11-06T06:10:00Z">
                <w:pPr>
                  <w:wordWrap/>
                </w:pPr>
              </w:pPrChange>
            </w:pPr>
          </w:p>
        </w:tc>
        <w:tc>
          <w:tcPr>
            <w:tcW w:w="1270" w:type="dxa"/>
            <w:tcBorders>
              <w:top w:val="single" w:sz="4" w:space="0" w:color="auto"/>
            </w:tcBorders>
            <w:vAlign w:val="center"/>
          </w:tcPr>
          <w:p w14:paraId="65746986" w14:textId="77777777" w:rsidR="00BB5F7D" w:rsidRPr="00320105" w:rsidRDefault="00BB5F7D">
            <w:pPr>
              <w:wordWrap/>
              <w:jc w:val="right"/>
              <w:rPr>
                <w:ins w:id="1204" w:author="나현종" w:date="2025-11-06T14:57:00Z" w16du:dateUtc="2025-11-06T05:57:00Z"/>
                <w:rFonts w:ascii="Batang" w:eastAsia="Batang" w:hAnsi="Batang" w:cs="Times New Roman"/>
              </w:rPr>
              <w:pPrChange w:id="1205" w:author="나현종" w:date="2025-11-06T15:10:00Z" w16du:dateUtc="2025-11-06T06:10:00Z">
                <w:pPr>
                  <w:wordWrap/>
                </w:pPr>
              </w:pPrChange>
            </w:pPr>
          </w:p>
        </w:tc>
        <w:tc>
          <w:tcPr>
            <w:tcW w:w="1270" w:type="dxa"/>
            <w:tcBorders>
              <w:top w:val="single" w:sz="4" w:space="0" w:color="auto"/>
            </w:tcBorders>
            <w:vAlign w:val="center"/>
          </w:tcPr>
          <w:p w14:paraId="3E012CEB" w14:textId="77777777" w:rsidR="00BB5F7D" w:rsidRPr="00320105" w:rsidRDefault="00BB5F7D">
            <w:pPr>
              <w:wordWrap/>
              <w:jc w:val="right"/>
              <w:rPr>
                <w:ins w:id="1206" w:author="나현종" w:date="2025-11-06T14:57:00Z" w16du:dateUtc="2025-11-06T05:57:00Z"/>
                <w:rFonts w:ascii="Batang" w:eastAsia="Batang" w:hAnsi="Batang" w:cs="Times New Roman"/>
              </w:rPr>
              <w:pPrChange w:id="1207" w:author="나현종" w:date="2025-11-06T15:10:00Z" w16du:dateUtc="2025-11-06T06:10:00Z">
                <w:pPr>
                  <w:wordWrap/>
                </w:pPr>
              </w:pPrChange>
            </w:pPr>
          </w:p>
        </w:tc>
      </w:tr>
      <w:tr w:rsidR="001E3A39" w:rsidRPr="00320105" w14:paraId="575BB9F3" w14:textId="77777777" w:rsidTr="00A73940">
        <w:trPr>
          <w:ins w:id="1208" w:author="나현종" w:date="2025-11-06T14:57:00Z"/>
        </w:trPr>
        <w:tc>
          <w:tcPr>
            <w:tcW w:w="4281" w:type="dxa"/>
          </w:tcPr>
          <w:p w14:paraId="008F4A3D" w14:textId="77777777" w:rsidR="00BB5F7D" w:rsidRPr="00320105" w:rsidRDefault="00BB5F7D">
            <w:pPr>
              <w:wordWrap/>
              <w:rPr>
                <w:ins w:id="1209" w:author="나현종" w:date="2025-11-06T14:57:00Z" w16du:dateUtc="2025-11-06T05:57:00Z"/>
                <w:rFonts w:ascii="Batang" w:eastAsia="Batang" w:hAnsi="Batang" w:cs="Times New Roman"/>
              </w:rPr>
            </w:pPr>
            <w:ins w:id="1210" w:author="나현종" w:date="2025-11-06T14:57:00Z" w16du:dateUtc="2025-11-06T05:57:00Z">
              <w:r w:rsidRPr="00320105">
                <w:rPr>
                  <w:rFonts w:ascii="Batang" w:eastAsia="Batang" w:hAnsi="Batang" w:cs="Times New Roman"/>
                </w:rPr>
                <w:t>10-Year Treasury Yield (%)</w:t>
              </w:r>
            </w:ins>
          </w:p>
        </w:tc>
        <w:tc>
          <w:tcPr>
            <w:tcW w:w="1269" w:type="dxa"/>
            <w:vAlign w:val="center"/>
          </w:tcPr>
          <w:p w14:paraId="141FB9F0" w14:textId="77777777" w:rsidR="00BB5F7D" w:rsidRPr="00320105" w:rsidRDefault="00BB5F7D">
            <w:pPr>
              <w:wordWrap/>
              <w:jc w:val="right"/>
              <w:rPr>
                <w:ins w:id="1211" w:author="나현종" w:date="2025-11-06T14:57:00Z" w16du:dateUtc="2025-11-06T05:57:00Z"/>
                <w:rFonts w:ascii="Batang" w:eastAsia="Batang" w:hAnsi="Batang" w:cs="Times New Roman"/>
              </w:rPr>
              <w:pPrChange w:id="1212" w:author="나현종" w:date="2025-11-06T15:10:00Z" w16du:dateUtc="2025-11-06T06:10:00Z">
                <w:pPr>
                  <w:wordWrap/>
                </w:pPr>
              </w:pPrChange>
            </w:pPr>
          </w:p>
        </w:tc>
        <w:tc>
          <w:tcPr>
            <w:tcW w:w="1270" w:type="dxa"/>
            <w:vAlign w:val="center"/>
          </w:tcPr>
          <w:p w14:paraId="202CF35F" w14:textId="77777777" w:rsidR="00BB5F7D" w:rsidRPr="00320105" w:rsidRDefault="00BB5F7D">
            <w:pPr>
              <w:wordWrap/>
              <w:jc w:val="right"/>
              <w:rPr>
                <w:ins w:id="1213" w:author="나현종" w:date="2025-11-06T14:57:00Z" w16du:dateUtc="2025-11-06T05:57:00Z"/>
                <w:rFonts w:ascii="Batang" w:eastAsia="Batang" w:hAnsi="Batang" w:cs="Times New Roman"/>
              </w:rPr>
              <w:pPrChange w:id="1214" w:author="나현종" w:date="2025-11-06T15:10:00Z" w16du:dateUtc="2025-11-06T06:10:00Z">
                <w:pPr>
                  <w:wordWrap/>
                </w:pPr>
              </w:pPrChange>
            </w:pPr>
          </w:p>
        </w:tc>
        <w:tc>
          <w:tcPr>
            <w:tcW w:w="1270" w:type="dxa"/>
            <w:vAlign w:val="center"/>
          </w:tcPr>
          <w:p w14:paraId="778157EA" w14:textId="77777777" w:rsidR="00BB5F7D" w:rsidRPr="00320105" w:rsidRDefault="00BB5F7D">
            <w:pPr>
              <w:wordWrap/>
              <w:jc w:val="right"/>
              <w:rPr>
                <w:ins w:id="1215" w:author="나현종" w:date="2025-11-06T14:57:00Z" w16du:dateUtc="2025-11-06T05:57:00Z"/>
                <w:rFonts w:ascii="Batang" w:eastAsia="Batang" w:hAnsi="Batang" w:cs="Times New Roman"/>
              </w:rPr>
              <w:pPrChange w:id="1216" w:author="나현종" w:date="2025-11-06T15:10:00Z" w16du:dateUtc="2025-11-06T06:10:00Z">
                <w:pPr>
                  <w:wordWrap/>
                </w:pPr>
              </w:pPrChange>
            </w:pPr>
          </w:p>
        </w:tc>
        <w:tc>
          <w:tcPr>
            <w:tcW w:w="1270" w:type="dxa"/>
            <w:vAlign w:val="center"/>
          </w:tcPr>
          <w:p w14:paraId="3816B0BE" w14:textId="77777777" w:rsidR="00BB5F7D" w:rsidRPr="00320105" w:rsidRDefault="00BB5F7D">
            <w:pPr>
              <w:wordWrap/>
              <w:jc w:val="right"/>
              <w:rPr>
                <w:ins w:id="1217" w:author="나현종" w:date="2025-11-06T14:57:00Z" w16du:dateUtc="2025-11-06T05:57:00Z"/>
                <w:rFonts w:ascii="Batang" w:eastAsia="Batang" w:hAnsi="Batang" w:cs="Times New Roman"/>
              </w:rPr>
              <w:pPrChange w:id="1218" w:author="나현종" w:date="2025-11-06T15:10:00Z" w16du:dateUtc="2025-11-06T06:10:00Z">
                <w:pPr>
                  <w:wordWrap/>
                </w:pPr>
              </w:pPrChange>
            </w:pPr>
          </w:p>
        </w:tc>
      </w:tr>
      <w:tr w:rsidR="001E3A39" w:rsidRPr="00320105" w14:paraId="1CEB6F32" w14:textId="77777777" w:rsidTr="00A73940">
        <w:trPr>
          <w:ins w:id="1219" w:author="나현종" w:date="2025-11-06T14:57:00Z"/>
        </w:trPr>
        <w:tc>
          <w:tcPr>
            <w:tcW w:w="4281" w:type="dxa"/>
          </w:tcPr>
          <w:p w14:paraId="36B51798" w14:textId="77777777" w:rsidR="00BB5F7D" w:rsidRPr="00320105" w:rsidRDefault="00BB5F7D">
            <w:pPr>
              <w:wordWrap/>
              <w:rPr>
                <w:ins w:id="1220" w:author="나현종" w:date="2025-11-06T14:57:00Z" w16du:dateUtc="2025-11-06T05:57:00Z"/>
                <w:rFonts w:ascii="Batang" w:eastAsia="Batang" w:hAnsi="Batang" w:cs="Times New Roman"/>
              </w:rPr>
            </w:pPr>
            <w:ins w:id="1221" w:author="나현종" w:date="2025-11-06T14:57:00Z" w16du:dateUtc="2025-11-06T05:57:00Z">
              <w:r w:rsidRPr="00320105">
                <w:rPr>
                  <w:rFonts w:ascii="Batang" w:eastAsia="Batang" w:hAnsi="Batang" w:cs="Times New Roman"/>
                </w:rPr>
                <w:t>VIX Index</w:t>
              </w:r>
            </w:ins>
          </w:p>
        </w:tc>
        <w:tc>
          <w:tcPr>
            <w:tcW w:w="1269" w:type="dxa"/>
            <w:vAlign w:val="center"/>
          </w:tcPr>
          <w:p w14:paraId="5C56F1DE" w14:textId="77777777" w:rsidR="00BB5F7D" w:rsidRPr="00320105" w:rsidRDefault="00BB5F7D">
            <w:pPr>
              <w:wordWrap/>
              <w:jc w:val="right"/>
              <w:rPr>
                <w:ins w:id="1222" w:author="나현종" w:date="2025-11-06T14:57:00Z" w16du:dateUtc="2025-11-06T05:57:00Z"/>
                <w:rFonts w:ascii="Batang" w:eastAsia="Batang" w:hAnsi="Batang" w:cs="Times New Roman"/>
              </w:rPr>
              <w:pPrChange w:id="1223" w:author="나현종" w:date="2025-11-06T15:10:00Z" w16du:dateUtc="2025-11-06T06:10:00Z">
                <w:pPr>
                  <w:wordWrap/>
                </w:pPr>
              </w:pPrChange>
            </w:pPr>
          </w:p>
        </w:tc>
        <w:tc>
          <w:tcPr>
            <w:tcW w:w="1270" w:type="dxa"/>
            <w:vAlign w:val="center"/>
          </w:tcPr>
          <w:p w14:paraId="0E89AEB6" w14:textId="77777777" w:rsidR="00BB5F7D" w:rsidRPr="00320105" w:rsidRDefault="00BB5F7D">
            <w:pPr>
              <w:wordWrap/>
              <w:jc w:val="right"/>
              <w:rPr>
                <w:ins w:id="1224" w:author="나현종" w:date="2025-11-06T14:57:00Z" w16du:dateUtc="2025-11-06T05:57:00Z"/>
                <w:rFonts w:ascii="Batang" w:eastAsia="Batang" w:hAnsi="Batang" w:cs="Times New Roman"/>
              </w:rPr>
              <w:pPrChange w:id="1225" w:author="나현종" w:date="2025-11-06T15:10:00Z" w16du:dateUtc="2025-11-06T06:10:00Z">
                <w:pPr>
                  <w:wordWrap/>
                </w:pPr>
              </w:pPrChange>
            </w:pPr>
          </w:p>
        </w:tc>
        <w:tc>
          <w:tcPr>
            <w:tcW w:w="1270" w:type="dxa"/>
            <w:vAlign w:val="center"/>
          </w:tcPr>
          <w:p w14:paraId="53004685" w14:textId="77777777" w:rsidR="00BB5F7D" w:rsidRPr="00320105" w:rsidRDefault="00BB5F7D">
            <w:pPr>
              <w:wordWrap/>
              <w:jc w:val="right"/>
              <w:rPr>
                <w:ins w:id="1226" w:author="나현종" w:date="2025-11-06T14:57:00Z" w16du:dateUtc="2025-11-06T05:57:00Z"/>
                <w:rFonts w:ascii="Batang" w:eastAsia="Batang" w:hAnsi="Batang" w:cs="Times New Roman"/>
              </w:rPr>
              <w:pPrChange w:id="1227" w:author="나현종" w:date="2025-11-06T15:10:00Z" w16du:dateUtc="2025-11-06T06:10:00Z">
                <w:pPr>
                  <w:wordWrap/>
                </w:pPr>
              </w:pPrChange>
            </w:pPr>
          </w:p>
        </w:tc>
        <w:tc>
          <w:tcPr>
            <w:tcW w:w="1270" w:type="dxa"/>
            <w:vAlign w:val="center"/>
          </w:tcPr>
          <w:p w14:paraId="4C9E4451" w14:textId="77777777" w:rsidR="00BB5F7D" w:rsidRPr="00320105" w:rsidRDefault="00BB5F7D">
            <w:pPr>
              <w:wordWrap/>
              <w:jc w:val="right"/>
              <w:rPr>
                <w:ins w:id="1228" w:author="나현종" w:date="2025-11-06T14:57:00Z" w16du:dateUtc="2025-11-06T05:57:00Z"/>
                <w:rFonts w:ascii="Batang" w:eastAsia="Batang" w:hAnsi="Batang" w:cs="Times New Roman"/>
              </w:rPr>
              <w:pPrChange w:id="1229" w:author="나현종" w:date="2025-11-06T15:10:00Z" w16du:dateUtc="2025-11-06T06:10:00Z">
                <w:pPr>
                  <w:wordWrap/>
                </w:pPr>
              </w:pPrChange>
            </w:pPr>
          </w:p>
        </w:tc>
      </w:tr>
      <w:tr w:rsidR="001E3A39" w:rsidRPr="00320105" w14:paraId="55FD3C42" w14:textId="77777777" w:rsidTr="00A73940">
        <w:trPr>
          <w:ins w:id="1230" w:author="나현종" w:date="2025-11-06T14:57:00Z"/>
        </w:trPr>
        <w:tc>
          <w:tcPr>
            <w:tcW w:w="4281" w:type="dxa"/>
          </w:tcPr>
          <w:p w14:paraId="65DCC79D" w14:textId="77777777" w:rsidR="00BB5F7D" w:rsidRPr="00320105" w:rsidRDefault="00BB5F7D">
            <w:pPr>
              <w:wordWrap/>
              <w:rPr>
                <w:ins w:id="1231" w:author="나현종" w:date="2025-11-06T14:57:00Z" w16du:dateUtc="2025-11-06T05:57:00Z"/>
                <w:rFonts w:ascii="Batang" w:eastAsia="Batang" w:hAnsi="Batang" w:cs="Times New Roman"/>
              </w:rPr>
            </w:pPr>
            <w:ins w:id="1232" w:author="나현종" w:date="2025-11-06T14:57:00Z" w16du:dateUtc="2025-11-06T05:57:00Z">
              <w:r w:rsidRPr="00320105">
                <w:rPr>
                  <w:rFonts w:ascii="Batang" w:eastAsia="Batang" w:hAnsi="Batang" w:cs="Times New Roman"/>
                </w:rPr>
                <w:t>Industrial Production Growth (YoY %)</w:t>
              </w:r>
            </w:ins>
          </w:p>
        </w:tc>
        <w:tc>
          <w:tcPr>
            <w:tcW w:w="1269" w:type="dxa"/>
            <w:vAlign w:val="center"/>
          </w:tcPr>
          <w:p w14:paraId="61E2C0DA" w14:textId="77777777" w:rsidR="00BB5F7D" w:rsidRPr="00320105" w:rsidRDefault="00BB5F7D">
            <w:pPr>
              <w:wordWrap/>
              <w:jc w:val="right"/>
              <w:rPr>
                <w:ins w:id="1233" w:author="나현종" w:date="2025-11-06T14:57:00Z" w16du:dateUtc="2025-11-06T05:57:00Z"/>
                <w:rFonts w:ascii="Batang" w:eastAsia="Batang" w:hAnsi="Batang" w:cs="Times New Roman"/>
              </w:rPr>
              <w:pPrChange w:id="1234" w:author="나현종" w:date="2025-11-06T15:10:00Z" w16du:dateUtc="2025-11-06T06:10:00Z">
                <w:pPr>
                  <w:wordWrap/>
                </w:pPr>
              </w:pPrChange>
            </w:pPr>
          </w:p>
        </w:tc>
        <w:tc>
          <w:tcPr>
            <w:tcW w:w="1270" w:type="dxa"/>
            <w:vAlign w:val="center"/>
          </w:tcPr>
          <w:p w14:paraId="530D5DD6" w14:textId="77777777" w:rsidR="00BB5F7D" w:rsidRPr="00320105" w:rsidRDefault="00BB5F7D">
            <w:pPr>
              <w:wordWrap/>
              <w:jc w:val="right"/>
              <w:rPr>
                <w:ins w:id="1235" w:author="나현종" w:date="2025-11-06T14:57:00Z" w16du:dateUtc="2025-11-06T05:57:00Z"/>
                <w:rFonts w:ascii="Batang" w:eastAsia="Batang" w:hAnsi="Batang" w:cs="Times New Roman"/>
              </w:rPr>
              <w:pPrChange w:id="1236" w:author="나현종" w:date="2025-11-06T15:10:00Z" w16du:dateUtc="2025-11-06T06:10:00Z">
                <w:pPr>
                  <w:wordWrap/>
                </w:pPr>
              </w:pPrChange>
            </w:pPr>
          </w:p>
        </w:tc>
        <w:tc>
          <w:tcPr>
            <w:tcW w:w="1270" w:type="dxa"/>
            <w:vAlign w:val="center"/>
          </w:tcPr>
          <w:p w14:paraId="42D5B122" w14:textId="77777777" w:rsidR="00BB5F7D" w:rsidRPr="00320105" w:rsidRDefault="00BB5F7D">
            <w:pPr>
              <w:wordWrap/>
              <w:jc w:val="right"/>
              <w:rPr>
                <w:ins w:id="1237" w:author="나현종" w:date="2025-11-06T14:57:00Z" w16du:dateUtc="2025-11-06T05:57:00Z"/>
                <w:rFonts w:ascii="Batang" w:eastAsia="Batang" w:hAnsi="Batang" w:cs="Times New Roman"/>
              </w:rPr>
              <w:pPrChange w:id="1238" w:author="나현종" w:date="2025-11-06T15:10:00Z" w16du:dateUtc="2025-11-06T06:10:00Z">
                <w:pPr>
                  <w:wordWrap/>
                </w:pPr>
              </w:pPrChange>
            </w:pPr>
          </w:p>
        </w:tc>
        <w:tc>
          <w:tcPr>
            <w:tcW w:w="1270" w:type="dxa"/>
            <w:vAlign w:val="center"/>
          </w:tcPr>
          <w:p w14:paraId="1AF94FC1" w14:textId="77777777" w:rsidR="00BB5F7D" w:rsidRPr="00320105" w:rsidRDefault="00BB5F7D">
            <w:pPr>
              <w:wordWrap/>
              <w:jc w:val="right"/>
              <w:rPr>
                <w:ins w:id="1239" w:author="나현종" w:date="2025-11-06T14:57:00Z" w16du:dateUtc="2025-11-06T05:57:00Z"/>
                <w:rFonts w:ascii="Batang" w:eastAsia="Batang" w:hAnsi="Batang" w:cs="Times New Roman"/>
              </w:rPr>
              <w:pPrChange w:id="1240" w:author="나현종" w:date="2025-11-06T15:10:00Z" w16du:dateUtc="2025-11-06T06:10:00Z">
                <w:pPr>
                  <w:wordWrap/>
                </w:pPr>
              </w:pPrChange>
            </w:pPr>
          </w:p>
        </w:tc>
      </w:tr>
      <w:tr w:rsidR="001E3A39" w:rsidRPr="00320105" w14:paraId="0EB80D31" w14:textId="77777777" w:rsidTr="00A73940">
        <w:trPr>
          <w:ins w:id="1241" w:author="나현종" w:date="2025-11-06T14:57:00Z"/>
        </w:trPr>
        <w:tc>
          <w:tcPr>
            <w:tcW w:w="4281" w:type="dxa"/>
          </w:tcPr>
          <w:p w14:paraId="5486C12F" w14:textId="2B93A479" w:rsidR="00A73940" w:rsidRPr="00320105" w:rsidRDefault="00BB5F7D">
            <w:pPr>
              <w:wordWrap/>
              <w:rPr>
                <w:ins w:id="1242" w:author="나현종" w:date="2025-11-06T14:57:00Z" w16du:dateUtc="2025-11-06T05:57:00Z"/>
                <w:rFonts w:ascii="Batang" w:eastAsia="Batang" w:hAnsi="Batang" w:cs="Times New Roman"/>
              </w:rPr>
            </w:pPr>
            <w:ins w:id="1243" w:author="나현종" w:date="2025-11-06T14:57:00Z" w16du:dateUtc="2025-11-06T05:57:00Z">
              <w:r w:rsidRPr="00320105">
                <w:rPr>
                  <w:rFonts w:ascii="Batang" w:eastAsia="Batang" w:hAnsi="Batang" w:cs="Times New Roman"/>
                </w:rPr>
                <w:t>CPI Inflation (YoY %)</w:t>
              </w:r>
            </w:ins>
          </w:p>
        </w:tc>
        <w:tc>
          <w:tcPr>
            <w:tcW w:w="1269" w:type="dxa"/>
            <w:vAlign w:val="center"/>
          </w:tcPr>
          <w:p w14:paraId="50ADFC5E" w14:textId="77777777" w:rsidR="00BB5F7D" w:rsidRPr="00320105" w:rsidRDefault="00BB5F7D">
            <w:pPr>
              <w:wordWrap/>
              <w:jc w:val="right"/>
              <w:rPr>
                <w:ins w:id="1244" w:author="나현종" w:date="2025-11-06T14:57:00Z" w16du:dateUtc="2025-11-06T05:57:00Z"/>
                <w:rFonts w:ascii="Batang" w:eastAsia="Batang" w:hAnsi="Batang" w:cs="Times New Roman"/>
              </w:rPr>
              <w:pPrChange w:id="1245" w:author="나현종" w:date="2025-11-06T15:10:00Z" w16du:dateUtc="2025-11-06T06:10:00Z">
                <w:pPr>
                  <w:wordWrap/>
                </w:pPr>
              </w:pPrChange>
            </w:pPr>
          </w:p>
        </w:tc>
        <w:tc>
          <w:tcPr>
            <w:tcW w:w="1270" w:type="dxa"/>
            <w:vAlign w:val="center"/>
          </w:tcPr>
          <w:p w14:paraId="3DB78940" w14:textId="77777777" w:rsidR="00BB5F7D" w:rsidRPr="00320105" w:rsidRDefault="00BB5F7D">
            <w:pPr>
              <w:wordWrap/>
              <w:jc w:val="right"/>
              <w:rPr>
                <w:ins w:id="1246" w:author="나현종" w:date="2025-11-06T14:57:00Z" w16du:dateUtc="2025-11-06T05:57:00Z"/>
                <w:rFonts w:ascii="Batang" w:eastAsia="Batang" w:hAnsi="Batang" w:cs="Times New Roman"/>
              </w:rPr>
              <w:pPrChange w:id="1247" w:author="나현종" w:date="2025-11-06T15:10:00Z" w16du:dateUtc="2025-11-06T06:10:00Z">
                <w:pPr>
                  <w:wordWrap/>
                </w:pPr>
              </w:pPrChange>
            </w:pPr>
          </w:p>
        </w:tc>
        <w:tc>
          <w:tcPr>
            <w:tcW w:w="1270" w:type="dxa"/>
            <w:vAlign w:val="center"/>
          </w:tcPr>
          <w:p w14:paraId="451933B1" w14:textId="77777777" w:rsidR="00BB5F7D" w:rsidRPr="00320105" w:rsidRDefault="00BB5F7D">
            <w:pPr>
              <w:wordWrap/>
              <w:jc w:val="right"/>
              <w:rPr>
                <w:ins w:id="1248" w:author="나현종" w:date="2025-11-06T14:57:00Z" w16du:dateUtc="2025-11-06T05:57:00Z"/>
                <w:rFonts w:ascii="Batang" w:eastAsia="Batang" w:hAnsi="Batang" w:cs="Times New Roman"/>
              </w:rPr>
              <w:pPrChange w:id="1249" w:author="나현종" w:date="2025-11-06T15:10:00Z" w16du:dateUtc="2025-11-06T06:10:00Z">
                <w:pPr>
                  <w:wordWrap/>
                </w:pPr>
              </w:pPrChange>
            </w:pPr>
          </w:p>
        </w:tc>
        <w:tc>
          <w:tcPr>
            <w:tcW w:w="1270" w:type="dxa"/>
            <w:vAlign w:val="center"/>
          </w:tcPr>
          <w:p w14:paraId="72E0E62A" w14:textId="77777777" w:rsidR="00BB5F7D" w:rsidRPr="00320105" w:rsidRDefault="00BB5F7D">
            <w:pPr>
              <w:wordWrap/>
              <w:jc w:val="right"/>
              <w:rPr>
                <w:ins w:id="1250" w:author="나현종" w:date="2025-11-06T14:57:00Z" w16du:dateUtc="2025-11-06T05:57:00Z"/>
                <w:rFonts w:ascii="Batang" w:eastAsia="Batang" w:hAnsi="Batang" w:cs="Times New Roman"/>
              </w:rPr>
              <w:pPrChange w:id="1251" w:author="나현종" w:date="2025-11-06T15:10:00Z" w16du:dateUtc="2025-11-06T06:10:00Z">
                <w:pPr>
                  <w:wordWrap/>
                </w:pPr>
              </w:pPrChange>
            </w:pPr>
          </w:p>
        </w:tc>
      </w:tr>
      <w:tr w:rsidR="001E3A39" w:rsidRPr="00320105" w14:paraId="4BDF4E27" w14:textId="77777777" w:rsidTr="00A73940">
        <w:trPr>
          <w:ins w:id="1252" w:author="나현종" w:date="2025-11-06T15:10:00Z"/>
        </w:trPr>
        <w:tc>
          <w:tcPr>
            <w:tcW w:w="4281" w:type="dxa"/>
          </w:tcPr>
          <w:p w14:paraId="150A59B6" w14:textId="10B2852A" w:rsidR="00A73940" w:rsidRPr="00320105" w:rsidRDefault="00A73940">
            <w:pPr>
              <w:wordWrap/>
              <w:rPr>
                <w:ins w:id="1253" w:author="나현종" w:date="2025-11-06T15:10:00Z" w16du:dateUtc="2025-11-06T06:10:00Z"/>
                <w:rFonts w:ascii="Batang" w:eastAsia="Batang" w:hAnsi="Batang" w:cs="Times New Roman"/>
              </w:rPr>
            </w:pPr>
            <w:proofErr w:type="spellStart"/>
            <w:ins w:id="1254" w:author="나현종" w:date="2025-11-06T15:10:00Z" w16du:dateUtc="2025-11-06T06:10:00Z">
              <w:r>
                <w:rPr>
                  <w:rFonts w:ascii="Batang" w:eastAsia="Batang" w:hAnsi="Batang" w:cs="Times New Roman" w:hint="eastAsia"/>
                </w:rPr>
                <w:t>등등등</w:t>
              </w:r>
              <w:proofErr w:type="spellEnd"/>
            </w:ins>
          </w:p>
        </w:tc>
        <w:tc>
          <w:tcPr>
            <w:tcW w:w="1269" w:type="dxa"/>
            <w:vAlign w:val="center"/>
          </w:tcPr>
          <w:p w14:paraId="49206512" w14:textId="77777777" w:rsidR="00A73940" w:rsidRPr="00320105" w:rsidRDefault="00A73940">
            <w:pPr>
              <w:wordWrap/>
              <w:jc w:val="right"/>
              <w:rPr>
                <w:ins w:id="1255" w:author="나현종" w:date="2025-11-06T15:10:00Z" w16du:dateUtc="2025-11-06T06:10:00Z"/>
                <w:rFonts w:ascii="Batang" w:eastAsia="Batang" w:hAnsi="Batang" w:cs="Times New Roman"/>
              </w:rPr>
              <w:pPrChange w:id="1256" w:author="나현종" w:date="2025-11-06T15:10:00Z" w16du:dateUtc="2025-11-06T06:10:00Z">
                <w:pPr>
                  <w:wordWrap/>
                </w:pPr>
              </w:pPrChange>
            </w:pPr>
          </w:p>
        </w:tc>
        <w:tc>
          <w:tcPr>
            <w:tcW w:w="1270" w:type="dxa"/>
            <w:vAlign w:val="center"/>
          </w:tcPr>
          <w:p w14:paraId="7AD24817" w14:textId="77777777" w:rsidR="00A73940" w:rsidRPr="00320105" w:rsidRDefault="00A73940">
            <w:pPr>
              <w:wordWrap/>
              <w:jc w:val="right"/>
              <w:rPr>
                <w:ins w:id="1257" w:author="나현종" w:date="2025-11-06T15:10:00Z" w16du:dateUtc="2025-11-06T06:10:00Z"/>
                <w:rFonts w:ascii="Batang" w:eastAsia="Batang" w:hAnsi="Batang" w:cs="Times New Roman"/>
              </w:rPr>
              <w:pPrChange w:id="1258" w:author="나현종" w:date="2025-11-06T15:10:00Z" w16du:dateUtc="2025-11-06T06:10:00Z">
                <w:pPr>
                  <w:wordWrap/>
                </w:pPr>
              </w:pPrChange>
            </w:pPr>
          </w:p>
        </w:tc>
        <w:tc>
          <w:tcPr>
            <w:tcW w:w="1270" w:type="dxa"/>
            <w:vAlign w:val="center"/>
          </w:tcPr>
          <w:p w14:paraId="7024916A" w14:textId="77777777" w:rsidR="00A73940" w:rsidRPr="00320105" w:rsidRDefault="00A73940">
            <w:pPr>
              <w:wordWrap/>
              <w:jc w:val="right"/>
              <w:rPr>
                <w:ins w:id="1259" w:author="나현종" w:date="2025-11-06T15:10:00Z" w16du:dateUtc="2025-11-06T06:10:00Z"/>
                <w:rFonts w:ascii="Batang" w:eastAsia="Batang" w:hAnsi="Batang" w:cs="Times New Roman"/>
              </w:rPr>
              <w:pPrChange w:id="1260" w:author="나현종" w:date="2025-11-06T15:10:00Z" w16du:dateUtc="2025-11-06T06:10:00Z">
                <w:pPr>
                  <w:wordWrap/>
                </w:pPr>
              </w:pPrChange>
            </w:pPr>
          </w:p>
        </w:tc>
        <w:tc>
          <w:tcPr>
            <w:tcW w:w="1270" w:type="dxa"/>
            <w:vAlign w:val="center"/>
          </w:tcPr>
          <w:p w14:paraId="45EB8179" w14:textId="77777777" w:rsidR="00A73940" w:rsidRPr="00320105" w:rsidRDefault="00A73940">
            <w:pPr>
              <w:wordWrap/>
              <w:jc w:val="right"/>
              <w:rPr>
                <w:ins w:id="1261" w:author="나현종" w:date="2025-11-06T15:10:00Z" w16du:dateUtc="2025-11-06T06:10:00Z"/>
                <w:rFonts w:ascii="Batang" w:eastAsia="Batang" w:hAnsi="Batang" w:cs="Times New Roman"/>
              </w:rPr>
              <w:pPrChange w:id="1262" w:author="나현종" w:date="2025-11-06T15:10:00Z" w16du:dateUtc="2025-11-06T06:10:00Z">
                <w:pPr>
                  <w:wordWrap/>
                </w:pPr>
              </w:pPrChange>
            </w:pPr>
          </w:p>
        </w:tc>
      </w:tr>
    </w:tbl>
    <w:p w14:paraId="62619B43" w14:textId="77777777" w:rsidR="00BB5F7D" w:rsidRPr="00BB5F7D" w:rsidRDefault="00BB5F7D" w:rsidP="00BB5F7D">
      <w:pPr>
        <w:wordWrap/>
        <w:rPr>
          <w:ins w:id="1263" w:author="나현종" w:date="2025-11-06T14:56:00Z" w16du:dateUtc="2025-11-06T05:56:00Z"/>
          <w:rFonts w:ascii="Batang" w:eastAsia="Batang" w:hAnsi="Batang" w:cs="Times New Roman"/>
        </w:rPr>
      </w:pPr>
    </w:p>
    <w:p w14:paraId="558E39C6" w14:textId="77777777" w:rsidR="00BB5F7D" w:rsidRPr="00BB5F7D" w:rsidRDefault="00BB5F7D" w:rsidP="00BB5F7D">
      <w:pPr>
        <w:wordWrap/>
        <w:rPr>
          <w:ins w:id="1264" w:author="나현종" w:date="2025-11-06T14:56:00Z" w16du:dateUtc="2025-11-06T05:56:00Z"/>
          <w:rFonts w:ascii="Batang" w:eastAsia="Batang" w:hAnsi="Batang" w:cs="Times New Roman"/>
        </w:rPr>
      </w:pPr>
      <w:ins w:id="1265" w:author="나현종" w:date="2025-11-06T14:56:00Z" w16du:dateUtc="2025-11-06T05:56:00Z">
        <w:r w:rsidRPr="00BB5F7D">
          <w:rPr>
            <w:rFonts w:ascii="Batang" w:eastAsia="Batang" w:hAnsi="Batang" w:cs="Times New Roman"/>
          </w:rPr>
          <w:t>Panel C: Accounting Fundamentals by Sector (Median Values)</w:t>
        </w:r>
      </w:ins>
    </w:p>
    <w:tbl>
      <w:tblPr>
        <w:tblStyle w:val="TableGrid"/>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36"/>
        <w:gridCol w:w="2624"/>
        <w:gridCol w:w="1140"/>
        <w:gridCol w:w="1140"/>
        <w:gridCol w:w="1140"/>
        <w:gridCol w:w="1140"/>
        <w:gridCol w:w="1140"/>
      </w:tblGrid>
      <w:tr w:rsidR="001E3A39" w:rsidRPr="007D4B70" w14:paraId="6B541CA0" w14:textId="77777777" w:rsidTr="00A73940">
        <w:trPr>
          <w:ins w:id="1266" w:author="나현종" w:date="2025-11-06T14:57:00Z"/>
        </w:trPr>
        <w:tc>
          <w:tcPr>
            <w:tcW w:w="1036" w:type="dxa"/>
            <w:tcBorders>
              <w:top w:val="single" w:sz="4" w:space="0" w:color="auto"/>
              <w:bottom w:val="single" w:sz="4" w:space="0" w:color="auto"/>
            </w:tcBorders>
            <w:vAlign w:val="center"/>
          </w:tcPr>
          <w:p w14:paraId="54322A03" w14:textId="77777777" w:rsidR="00A73940" w:rsidRPr="007D4B70" w:rsidRDefault="00A73940">
            <w:pPr>
              <w:wordWrap/>
              <w:jc w:val="center"/>
              <w:rPr>
                <w:ins w:id="1267" w:author="나현종" w:date="2025-11-06T14:57:00Z" w16du:dateUtc="2025-11-06T05:57:00Z"/>
                <w:rFonts w:ascii="Batang" w:eastAsia="Batang" w:hAnsi="Batang" w:cs="Times New Roman"/>
              </w:rPr>
              <w:pPrChange w:id="1268" w:author="나현종" w:date="2025-11-06T15:10:00Z" w16du:dateUtc="2025-11-06T06:10:00Z">
                <w:pPr>
                  <w:wordWrap/>
                </w:pPr>
              </w:pPrChange>
            </w:pPr>
            <w:ins w:id="1269" w:author="나현종" w:date="2025-11-06T14:57:00Z" w16du:dateUtc="2025-11-06T05:57:00Z">
              <w:r w:rsidRPr="007D4B70">
                <w:rPr>
                  <w:rFonts w:ascii="Batang" w:eastAsia="Batang" w:hAnsi="Batang" w:cs="Times New Roman"/>
                </w:rPr>
                <w:t>GICS Code</w:t>
              </w:r>
            </w:ins>
          </w:p>
        </w:tc>
        <w:tc>
          <w:tcPr>
            <w:tcW w:w="2624" w:type="dxa"/>
            <w:tcBorders>
              <w:top w:val="single" w:sz="4" w:space="0" w:color="auto"/>
              <w:bottom w:val="single" w:sz="4" w:space="0" w:color="auto"/>
            </w:tcBorders>
            <w:vAlign w:val="center"/>
          </w:tcPr>
          <w:p w14:paraId="2382A0C4" w14:textId="77777777" w:rsidR="00A73940" w:rsidRPr="007D4B70" w:rsidRDefault="00A73940">
            <w:pPr>
              <w:wordWrap/>
              <w:jc w:val="center"/>
              <w:rPr>
                <w:ins w:id="1270" w:author="나현종" w:date="2025-11-06T14:57:00Z" w16du:dateUtc="2025-11-06T05:57:00Z"/>
                <w:rFonts w:ascii="Batang" w:eastAsia="Batang" w:hAnsi="Batang" w:cs="Times New Roman"/>
              </w:rPr>
              <w:pPrChange w:id="1271" w:author="나현종" w:date="2025-11-06T15:10:00Z" w16du:dateUtc="2025-11-06T06:10:00Z">
                <w:pPr>
                  <w:wordWrap/>
                </w:pPr>
              </w:pPrChange>
            </w:pPr>
            <w:ins w:id="1272" w:author="나현종" w:date="2025-11-06T14:57:00Z" w16du:dateUtc="2025-11-06T05:57:00Z">
              <w:r w:rsidRPr="007D4B70">
                <w:rPr>
                  <w:rFonts w:ascii="Batang" w:eastAsia="Batang" w:hAnsi="Batang" w:cs="Times New Roman"/>
                </w:rPr>
                <w:t>Sector Name</w:t>
              </w:r>
            </w:ins>
          </w:p>
        </w:tc>
        <w:tc>
          <w:tcPr>
            <w:tcW w:w="1140" w:type="dxa"/>
            <w:tcBorders>
              <w:top w:val="single" w:sz="4" w:space="0" w:color="auto"/>
              <w:bottom w:val="single" w:sz="4" w:space="0" w:color="auto"/>
            </w:tcBorders>
            <w:vAlign w:val="center"/>
          </w:tcPr>
          <w:p w14:paraId="655E335A" w14:textId="167305B7" w:rsidR="00A73940" w:rsidRPr="007D4B70" w:rsidRDefault="00A73940">
            <w:pPr>
              <w:wordWrap/>
              <w:jc w:val="center"/>
              <w:rPr>
                <w:ins w:id="1273" w:author="나현종" w:date="2025-11-06T14:57:00Z" w16du:dateUtc="2025-11-06T05:57:00Z"/>
                <w:rFonts w:ascii="Batang" w:eastAsia="Batang" w:hAnsi="Batang" w:cs="Times New Roman"/>
              </w:rPr>
              <w:pPrChange w:id="1274" w:author="나현종" w:date="2025-11-06T15:10:00Z" w16du:dateUtc="2025-11-06T06:10:00Z">
                <w:pPr>
                  <w:wordWrap/>
                </w:pPr>
              </w:pPrChange>
            </w:pPr>
            <w:ins w:id="1275" w:author="나현종" w:date="2025-11-06T15:10:00Z" w16du:dateUtc="2025-11-06T06:10:00Z">
              <w:r w:rsidRPr="007D4B70">
                <w:rPr>
                  <w:rFonts w:ascii="Batang" w:eastAsia="Batang" w:hAnsi="Batang" w:cs="Times New Roman"/>
                </w:rPr>
                <w:t>ROE</w:t>
              </w:r>
            </w:ins>
          </w:p>
        </w:tc>
        <w:tc>
          <w:tcPr>
            <w:tcW w:w="1140" w:type="dxa"/>
            <w:tcBorders>
              <w:top w:val="single" w:sz="4" w:space="0" w:color="auto"/>
              <w:bottom w:val="single" w:sz="4" w:space="0" w:color="auto"/>
            </w:tcBorders>
            <w:vAlign w:val="center"/>
          </w:tcPr>
          <w:p w14:paraId="69E4EDB7" w14:textId="5CDE608C" w:rsidR="00A73940" w:rsidRPr="007D4B70" w:rsidRDefault="00A73940">
            <w:pPr>
              <w:wordWrap/>
              <w:jc w:val="center"/>
              <w:rPr>
                <w:ins w:id="1276" w:author="나현종" w:date="2025-11-06T14:57:00Z" w16du:dateUtc="2025-11-06T05:57:00Z"/>
                <w:rFonts w:ascii="Batang" w:eastAsia="Batang" w:hAnsi="Batang" w:cs="Times New Roman"/>
              </w:rPr>
              <w:pPrChange w:id="1277" w:author="나현종" w:date="2025-11-06T15:10:00Z" w16du:dateUtc="2025-11-06T06:10:00Z">
                <w:pPr>
                  <w:wordWrap/>
                </w:pPr>
              </w:pPrChange>
            </w:pPr>
            <w:ins w:id="1278" w:author="나현종" w:date="2025-11-06T15:10:00Z" w16du:dateUtc="2025-11-06T06:10:00Z">
              <w:r w:rsidRPr="007D4B70">
                <w:rPr>
                  <w:rFonts w:ascii="Batang" w:eastAsia="Batang" w:hAnsi="Batang" w:cs="Times New Roman"/>
                </w:rPr>
                <w:t>Debt/Equity</w:t>
              </w:r>
            </w:ins>
          </w:p>
        </w:tc>
        <w:tc>
          <w:tcPr>
            <w:tcW w:w="1140" w:type="dxa"/>
            <w:tcBorders>
              <w:top w:val="single" w:sz="4" w:space="0" w:color="auto"/>
              <w:bottom w:val="single" w:sz="4" w:space="0" w:color="auto"/>
            </w:tcBorders>
            <w:vAlign w:val="center"/>
          </w:tcPr>
          <w:p w14:paraId="0E808683" w14:textId="1CCC6EF8" w:rsidR="00A73940" w:rsidRPr="007D4B70" w:rsidRDefault="00A73940">
            <w:pPr>
              <w:wordWrap/>
              <w:jc w:val="center"/>
              <w:rPr>
                <w:ins w:id="1279" w:author="나현종" w:date="2025-11-06T14:57:00Z" w16du:dateUtc="2025-11-06T05:57:00Z"/>
                <w:rFonts w:ascii="Batang" w:eastAsia="Batang" w:hAnsi="Batang" w:cs="Times New Roman"/>
              </w:rPr>
              <w:pPrChange w:id="1280" w:author="나현종" w:date="2025-11-06T15:10:00Z" w16du:dateUtc="2025-11-06T06:10:00Z">
                <w:pPr>
                  <w:wordWrap/>
                </w:pPr>
              </w:pPrChange>
            </w:pPr>
            <w:ins w:id="1281" w:author="나현종" w:date="2025-11-06T15:10:00Z" w16du:dateUtc="2025-11-06T06:10:00Z">
              <w:r w:rsidRPr="007D4B70">
                <w:rPr>
                  <w:rFonts w:ascii="Batang" w:eastAsia="Batang" w:hAnsi="Batang" w:cs="Times New Roman"/>
                </w:rPr>
                <w:t>Revenue Growth</w:t>
              </w:r>
            </w:ins>
          </w:p>
        </w:tc>
        <w:tc>
          <w:tcPr>
            <w:tcW w:w="1140" w:type="dxa"/>
            <w:tcBorders>
              <w:top w:val="single" w:sz="4" w:space="0" w:color="auto"/>
              <w:bottom w:val="single" w:sz="4" w:space="0" w:color="auto"/>
            </w:tcBorders>
            <w:vAlign w:val="center"/>
          </w:tcPr>
          <w:p w14:paraId="73B4FAD2" w14:textId="59926AB2" w:rsidR="00A73940" w:rsidRPr="007D4B70" w:rsidRDefault="00A73940">
            <w:pPr>
              <w:wordWrap/>
              <w:jc w:val="center"/>
              <w:rPr>
                <w:ins w:id="1282" w:author="나현종" w:date="2025-11-06T14:57:00Z" w16du:dateUtc="2025-11-06T05:57:00Z"/>
                <w:rFonts w:ascii="Batang" w:eastAsia="Batang" w:hAnsi="Batang" w:cs="Times New Roman"/>
              </w:rPr>
              <w:pPrChange w:id="1283" w:author="나현종" w:date="2025-11-06T15:10:00Z" w16du:dateUtc="2025-11-06T06:10:00Z">
                <w:pPr>
                  <w:wordWrap/>
                </w:pPr>
              </w:pPrChange>
            </w:pPr>
            <w:proofErr w:type="spellStart"/>
            <w:ins w:id="1284" w:author="나현종" w:date="2025-11-06T15:10:00Z" w16du:dateUtc="2025-11-06T06:10:00Z">
              <w:r>
                <w:rPr>
                  <w:rFonts w:ascii="Batang" w:eastAsia="Batang" w:hAnsi="Batang" w:cs="Times New Roman" w:hint="eastAsia"/>
                </w:rPr>
                <w:t>등등등</w:t>
              </w:r>
            </w:ins>
            <w:proofErr w:type="spellEnd"/>
          </w:p>
        </w:tc>
        <w:tc>
          <w:tcPr>
            <w:tcW w:w="1140" w:type="dxa"/>
            <w:tcBorders>
              <w:top w:val="single" w:sz="4" w:space="0" w:color="auto"/>
              <w:bottom w:val="single" w:sz="4" w:space="0" w:color="auto"/>
            </w:tcBorders>
            <w:vAlign w:val="center"/>
          </w:tcPr>
          <w:p w14:paraId="01074314" w14:textId="7B55BF20" w:rsidR="00A73940" w:rsidRPr="007D4B70" w:rsidRDefault="00A73940">
            <w:pPr>
              <w:wordWrap/>
              <w:jc w:val="center"/>
              <w:rPr>
                <w:ins w:id="1285" w:author="나현종" w:date="2025-11-06T14:57:00Z" w16du:dateUtc="2025-11-06T05:57:00Z"/>
                <w:rFonts w:ascii="Batang" w:eastAsia="Batang" w:hAnsi="Batang" w:cs="Times New Roman"/>
              </w:rPr>
              <w:pPrChange w:id="1286" w:author="나현종" w:date="2025-11-06T15:10:00Z" w16du:dateUtc="2025-11-06T06:10:00Z">
                <w:pPr>
                  <w:wordWrap/>
                </w:pPr>
              </w:pPrChange>
            </w:pPr>
          </w:p>
        </w:tc>
      </w:tr>
      <w:tr w:rsidR="00A97A11" w:rsidRPr="007D4B70" w14:paraId="34AAA20F" w14:textId="77777777" w:rsidTr="00A73940">
        <w:trPr>
          <w:ins w:id="1287" w:author="나현종" w:date="2025-11-06T14:57:00Z"/>
        </w:trPr>
        <w:tc>
          <w:tcPr>
            <w:tcW w:w="1036" w:type="dxa"/>
            <w:tcBorders>
              <w:top w:val="single" w:sz="4" w:space="0" w:color="auto"/>
            </w:tcBorders>
            <w:vAlign w:val="center"/>
          </w:tcPr>
          <w:p w14:paraId="14DB277E" w14:textId="77777777" w:rsidR="00A73940" w:rsidRPr="007D4B70" w:rsidRDefault="00A73940">
            <w:pPr>
              <w:wordWrap/>
              <w:jc w:val="both"/>
              <w:rPr>
                <w:ins w:id="1288" w:author="나현종" w:date="2025-11-06T14:57:00Z" w16du:dateUtc="2025-11-06T05:57:00Z"/>
                <w:rFonts w:ascii="Batang" w:eastAsia="Batang" w:hAnsi="Batang" w:cs="Times New Roman"/>
              </w:rPr>
              <w:pPrChange w:id="1289" w:author="나현종" w:date="2025-11-06T15:10:00Z" w16du:dateUtc="2025-11-06T06:10:00Z">
                <w:pPr>
                  <w:wordWrap/>
                </w:pPr>
              </w:pPrChange>
            </w:pPr>
            <w:ins w:id="1290" w:author="나현종" w:date="2025-11-06T14:57:00Z" w16du:dateUtc="2025-11-06T05:57:00Z">
              <w:r w:rsidRPr="007D4B70">
                <w:rPr>
                  <w:rFonts w:ascii="Batang" w:eastAsia="Batang" w:hAnsi="Batang" w:cs="Times New Roman"/>
                </w:rPr>
                <w:t>10</w:t>
              </w:r>
            </w:ins>
          </w:p>
        </w:tc>
        <w:tc>
          <w:tcPr>
            <w:tcW w:w="2624" w:type="dxa"/>
            <w:tcBorders>
              <w:top w:val="single" w:sz="4" w:space="0" w:color="auto"/>
            </w:tcBorders>
            <w:vAlign w:val="center"/>
          </w:tcPr>
          <w:p w14:paraId="3686C44C" w14:textId="77777777" w:rsidR="00A73940" w:rsidRPr="007D4B70" w:rsidRDefault="00A73940">
            <w:pPr>
              <w:wordWrap/>
              <w:jc w:val="both"/>
              <w:rPr>
                <w:ins w:id="1291" w:author="나현종" w:date="2025-11-06T14:57:00Z" w16du:dateUtc="2025-11-06T05:57:00Z"/>
                <w:rFonts w:ascii="Batang" w:eastAsia="Batang" w:hAnsi="Batang" w:cs="Times New Roman"/>
              </w:rPr>
              <w:pPrChange w:id="1292" w:author="나현종" w:date="2025-11-06T15:10:00Z" w16du:dateUtc="2025-11-06T06:10:00Z">
                <w:pPr>
                  <w:wordWrap/>
                </w:pPr>
              </w:pPrChange>
            </w:pPr>
            <w:ins w:id="1293" w:author="나현종" w:date="2025-11-06T14:57:00Z" w16du:dateUtc="2025-11-06T05:57:00Z">
              <w:r w:rsidRPr="007D4B70">
                <w:rPr>
                  <w:rFonts w:ascii="Batang" w:eastAsia="Batang" w:hAnsi="Batang" w:cs="Times New Roman"/>
                </w:rPr>
                <w:t>Energy</w:t>
              </w:r>
            </w:ins>
          </w:p>
        </w:tc>
        <w:tc>
          <w:tcPr>
            <w:tcW w:w="1140" w:type="dxa"/>
            <w:tcBorders>
              <w:top w:val="single" w:sz="4" w:space="0" w:color="auto"/>
            </w:tcBorders>
            <w:vAlign w:val="center"/>
          </w:tcPr>
          <w:p w14:paraId="6B2561F0" w14:textId="77777777" w:rsidR="00A73940" w:rsidRPr="007D4B70" w:rsidRDefault="00A73940">
            <w:pPr>
              <w:wordWrap/>
              <w:jc w:val="right"/>
              <w:rPr>
                <w:ins w:id="1294" w:author="나현종" w:date="2025-11-06T14:57:00Z" w16du:dateUtc="2025-11-06T05:57:00Z"/>
                <w:rFonts w:ascii="Batang" w:eastAsia="Batang" w:hAnsi="Batang" w:cs="Times New Roman"/>
              </w:rPr>
              <w:pPrChange w:id="1295" w:author="나현종" w:date="2025-11-06T15:11:00Z" w16du:dateUtc="2025-11-06T06:11:00Z">
                <w:pPr>
                  <w:wordWrap/>
                </w:pPr>
              </w:pPrChange>
            </w:pPr>
          </w:p>
        </w:tc>
        <w:tc>
          <w:tcPr>
            <w:tcW w:w="1140" w:type="dxa"/>
            <w:tcBorders>
              <w:top w:val="single" w:sz="4" w:space="0" w:color="auto"/>
            </w:tcBorders>
            <w:vAlign w:val="center"/>
          </w:tcPr>
          <w:p w14:paraId="142B1539" w14:textId="77777777" w:rsidR="00A73940" w:rsidRPr="007D4B70" w:rsidRDefault="00A73940">
            <w:pPr>
              <w:wordWrap/>
              <w:jc w:val="right"/>
              <w:rPr>
                <w:ins w:id="1296" w:author="나현종" w:date="2025-11-06T14:57:00Z" w16du:dateUtc="2025-11-06T05:57:00Z"/>
                <w:rFonts w:ascii="Batang" w:eastAsia="Batang" w:hAnsi="Batang" w:cs="Times New Roman"/>
              </w:rPr>
              <w:pPrChange w:id="1297" w:author="나현종" w:date="2025-11-06T15:11:00Z" w16du:dateUtc="2025-11-06T06:11:00Z">
                <w:pPr>
                  <w:wordWrap/>
                </w:pPr>
              </w:pPrChange>
            </w:pPr>
          </w:p>
        </w:tc>
        <w:tc>
          <w:tcPr>
            <w:tcW w:w="1140" w:type="dxa"/>
            <w:tcBorders>
              <w:top w:val="single" w:sz="4" w:space="0" w:color="auto"/>
            </w:tcBorders>
            <w:vAlign w:val="center"/>
          </w:tcPr>
          <w:p w14:paraId="53D9E7E0" w14:textId="77777777" w:rsidR="00A73940" w:rsidRPr="007D4B70" w:rsidRDefault="00A73940">
            <w:pPr>
              <w:wordWrap/>
              <w:jc w:val="right"/>
              <w:rPr>
                <w:ins w:id="1298" w:author="나현종" w:date="2025-11-06T14:57:00Z" w16du:dateUtc="2025-11-06T05:57:00Z"/>
                <w:rFonts w:ascii="Batang" w:eastAsia="Batang" w:hAnsi="Batang" w:cs="Times New Roman"/>
              </w:rPr>
              <w:pPrChange w:id="1299" w:author="나현종" w:date="2025-11-06T15:11:00Z" w16du:dateUtc="2025-11-06T06:11:00Z">
                <w:pPr>
                  <w:wordWrap/>
                </w:pPr>
              </w:pPrChange>
            </w:pPr>
          </w:p>
        </w:tc>
        <w:tc>
          <w:tcPr>
            <w:tcW w:w="1140" w:type="dxa"/>
            <w:tcBorders>
              <w:top w:val="single" w:sz="4" w:space="0" w:color="auto"/>
            </w:tcBorders>
            <w:vAlign w:val="center"/>
          </w:tcPr>
          <w:p w14:paraId="69A150BE" w14:textId="77777777" w:rsidR="00A73940" w:rsidRPr="007D4B70" w:rsidRDefault="00A73940">
            <w:pPr>
              <w:wordWrap/>
              <w:jc w:val="right"/>
              <w:rPr>
                <w:ins w:id="1300" w:author="나현종" w:date="2025-11-06T14:57:00Z" w16du:dateUtc="2025-11-06T05:57:00Z"/>
                <w:rFonts w:ascii="Batang" w:eastAsia="Batang" w:hAnsi="Batang" w:cs="Times New Roman"/>
              </w:rPr>
              <w:pPrChange w:id="1301" w:author="나현종" w:date="2025-11-06T15:11:00Z" w16du:dateUtc="2025-11-06T06:11:00Z">
                <w:pPr>
                  <w:wordWrap/>
                </w:pPr>
              </w:pPrChange>
            </w:pPr>
          </w:p>
        </w:tc>
        <w:tc>
          <w:tcPr>
            <w:tcW w:w="1140" w:type="dxa"/>
            <w:tcBorders>
              <w:top w:val="single" w:sz="4" w:space="0" w:color="auto"/>
            </w:tcBorders>
            <w:vAlign w:val="center"/>
          </w:tcPr>
          <w:p w14:paraId="6CA37717" w14:textId="77777777" w:rsidR="00A73940" w:rsidRPr="007D4B70" w:rsidRDefault="00A73940">
            <w:pPr>
              <w:wordWrap/>
              <w:jc w:val="right"/>
              <w:rPr>
                <w:ins w:id="1302" w:author="나현종" w:date="2025-11-06T14:57:00Z" w16du:dateUtc="2025-11-06T05:57:00Z"/>
                <w:rFonts w:ascii="Batang" w:eastAsia="Batang" w:hAnsi="Batang" w:cs="Times New Roman"/>
              </w:rPr>
              <w:pPrChange w:id="1303" w:author="나현종" w:date="2025-11-06T15:11:00Z" w16du:dateUtc="2025-11-06T06:11:00Z">
                <w:pPr>
                  <w:wordWrap/>
                </w:pPr>
              </w:pPrChange>
            </w:pPr>
          </w:p>
        </w:tc>
      </w:tr>
      <w:tr w:rsidR="001E3A39" w:rsidRPr="007D4B70" w14:paraId="2F324B0B" w14:textId="77777777" w:rsidTr="00A73940">
        <w:trPr>
          <w:ins w:id="1304" w:author="나현종" w:date="2025-11-06T14:57:00Z"/>
        </w:trPr>
        <w:tc>
          <w:tcPr>
            <w:tcW w:w="1036" w:type="dxa"/>
            <w:vAlign w:val="center"/>
          </w:tcPr>
          <w:p w14:paraId="6D3E68A9" w14:textId="77777777" w:rsidR="00A73940" w:rsidRPr="007D4B70" w:rsidRDefault="00A73940">
            <w:pPr>
              <w:wordWrap/>
              <w:jc w:val="both"/>
              <w:rPr>
                <w:ins w:id="1305" w:author="나현종" w:date="2025-11-06T14:57:00Z" w16du:dateUtc="2025-11-06T05:57:00Z"/>
                <w:rFonts w:ascii="Batang" w:eastAsia="Batang" w:hAnsi="Batang" w:cs="Times New Roman"/>
              </w:rPr>
              <w:pPrChange w:id="1306" w:author="나현종" w:date="2025-11-06T15:10:00Z" w16du:dateUtc="2025-11-06T06:10:00Z">
                <w:pPr>
                  <w:wordWrap/>
                </w:pPr>
              </w:pPrChange>
            </w:pPr>
            <w:ins w:id="1307" w:author="나현종" w:date="2025-11-06T14:57:00Z" w16du:dateUtc="2025-11-06T05:57:00Z">
              <w:r w:rsidRPr="007D4B70">
                <w:rPr>
                  <w:rFonts w:ascii="Batang" w:eastAsia="Batang" w:hAnsi="Batang" w:cs="Times New Roman"/>
                </w:rPr>
                <w:t>15</w:t>
              </w:r>
            </w:ins>
          </w:p>
        </w:tc>
        <w:tc>
          <w:tcPr>
            <w:tcW w:w="2624" w:type="dxa"/>
            <w:vAlign w:val="center"/>
          </w:tcPr>
          <w:p w14:paraId="0E4215C1" w14:textId="77777777" w:rsidR="00A73940" w:rsidRPr="007D4B70" w:rsidRDefault="00A73940">
            <w:pPr>
              <w:wordWrap/>
              <w:jc w:val="both"/>
              <w:rPr>
                <w:ins w:id="1308" w:author="나현종" w:date="2025-11-06T14:57:00Z" w16du:dateUtc="2025-11-06T05:57:00Z"/>
                <w:rFonts w:ascii="Batang" w:eastAsia="Batang" w:hAnsi="Batang" w:cs="Times New Roman"/>
              </w:rPr>
              <w:pPrChange w:id="1309" w:author="나현종" w:date="2025-11-06T15:10:00Z" w16du:dateUtc="2025-11-06T06:10:00Z">
                <w:pPr>
                  <w:wordWrap/>
                </w:pPr>
              </w:pPrChange>
            </w:pPr>
            <w:ins w:id="1310" w:author="나현종" w:date="2025-11-06T14:57:00Z" w16du:dateUtc="2025-11-06T05:57:00Z">
              <w:r w:rsidRPr="007D4B70">
                <w:rPr>
                  <w:rFonts w:ascii="Batang" w:eastAsia="Batang" w:hAnsi="Batang" w:cs="Times New Roman"/>
                </w:rPr>
                <w:t>Materials</w:t>
              </w:r>
            </w:ins>
          </w:p>
        </w:tc>
        <w:tc>
          <w:tcPr>
            <w:tcW w:w="1140" w:type="dxa"/>
            <w:vAlign w:val="center"/>
          </w:tcPr>
          <w:p w14:paraId="1849586B" w14:textId="77777777" w:rsidR="00A73940" w:rsidRPr="007D4B70" w:rsidRDefault="00A73940">
            <w:pPr>
              <w:wordWrap/>
              <w:jc w:val="right"/>
              <w:rPr>
                <w:ins w:id="1311" w:author="나현종" w:date="2025-11-06T14:57:00Z" w16du:dateUtc="2025-11-06T05:57:00Z"/>
                <w:rFonts w:ascii="Batang" w:eastAsia="Batang" w:hAnsi="Batang" w:cs="Times New Roman"/>
              </w:rPr>
              <w:pPrChange w:id="1312" w:author="나현종" w:date="2025-11-06T15:11:00Z" w16du:dateUtc="2025-11-06T06:11:00Z">
                <w:pPr>
                  <w:wordWrap/>
                </w:pPr>
              </w:pPrChange>
            </w:pPr>
          </w:p>
        </w:tc>
        <w:tc>
          <w:tcPr>
            <w:tcW w:w="1140" w:type="dxa"/>
            <w:vAlign w:val="center"/>
          </w:tcPr>
          <w:p w14:paraId="50D1C967" w14:textId="77777777" w:rsidR="00A73940" w:rsidRPr="007D4B70" w:rsidRDefault="00A73940">
            <w:pPr>
              <w:wordWrap/>
              <w:jc w:val="right"/>
              <w:rPr>
                <w:ins w:id="1313" w:author="나현종" w:date="2025-11-06T14:57:00Z" w16du:dateUtc="2025-11-06T05:57:00Z"/>
                <w:rFonts w:ascii="Batang" w:eastAsia="Batang" w:hAnsi="Batang" w:cs="Times New Roman"/>
              </w:rPr>
              <w:pPrChange w:id="1314" w:author="나현종" w:date="2025-11-06T15:11:00Z" w16du:dateUtc="2025-11-06T06:11:00Z">
                <w:pPr>
                  <w:wordWrap/>
                </w:pPr>
              </w:pPrChange>
            </w:pPr>
          </w:p>
        </w:tc>
        <w:tc>
          <w:tcPr>
            <w:tcW w:w="1140" w:type="dxa"/>
            <w:vAlign w:val="center"/>
          </w:tcPr>
          <w:p w14:paraId="1B2847AA" w14:textId="77777777" w:rsidR="00A73940" w:rsidRPr="007D4B70" w:rsidRDefault="00A73940">
            <w:pPr>
              <w:wordWrap/>
              <w:jc w:val="right"/>
              <w:rPr>
                <w:ins w:id="1315" w:author="나현종" w:date="2025-11-06T14:57:00Z" w16du:dateUtc="2025-11-06T05:57:00Z"/>
                <w:rFonts w:ascii="Batang" w:eastAsia="Batang" w:hAnsi="Batang" w:cs="Times New Roman"/>
              </w:rPr>
              <w:pPrChange w:id="1316" w:author="나현종" w:date="2025-11-06T15:11:00Z" w16du:dateUtc="2025-11-06T06:11:00Z">
                <w:pPr>
                  <w:wordWrap/>
                </w:pPr>
              </w:pPrChange>
            </w:pPr>
          </w:p>
        </w:tc>
        <w:tc>
          <w:tcPr>
            <w:tcW w:w="1140" w:type="dxa"/>
            <w:vAlign w:val="center"/>
          </w:tcPr>
          <w:p w14:paraId="73521707" w14:textId="77777777" w:rsidR="00A73940" w:rsidRPr="007D4B70" w:rsidRDefault="00A73940">
            <w:pPr>
              <w:wordWrap/>
              <w:jc w:val="right"/>
              <w:rPr>
                <w:ins w:id="1317" w:author="나현종" w:date="2025-11-06T14:57:00Z" w16du:dateUtc="2025-11-06T05:57:00Z"/>
                <w:rFonts w:ascii="Batang" w:eastAsia="Batang" w:hAnsi="Batang" w:cs="Times New Roman"/>
              </w:rPr>
              <w:pPrChange w:id="1318" w:author="나현종" w:date="2025-11-06T15:11:00Z" w16du:dateUtc="2025-11-06T06:11:00Z">
                <w:pPr>
                  <w:wordWrap/>
                </w:pPr>
              </w:pPrChange>
            </w:pPr>
          </w:p>
        </w:tc>
        <w:tc>
          <w:tcPr>
            <w:tcW w:w="1140" w:type="dxa"/>
            <w:vAlign w:val="center"/>
          </w:tcPr>
          <w:p w14:paraId="2F4A5251" w14:textId="77777777" w:rsidR="00A73940" w:rsidRPr="007D4B70" w:rsidRDefault="00A73940">
            <w:pPr>
              <w:wordWrap/>
              <w:jc w:val="right"/>
              <w:rPr>
                <w:ins w:id="1319" w:author="나현종" w:date="2025-11-06T14:57:00Z" w16du:dateUtc="2025-11-06T05:57:00Z"/>
                <w:rFonts w:ascii="Batang" w:eastAsia="Batang" w:hAnsi="Batang" w:cs="Times New Roman"/>
              </w:rPr>
              <w:pPrChange w:id="1320" w:author="나현종" w:date="2025-11-06T15:11:00Z" w16du:dateUtc="2025-11-06T06:11:00Z">
                <w:pPr>
                  <w:wordWrap/>
                </w:pPr>
              </w:pPrChange>
            </w:pPr>
          </w:p>
        </w:tc>
      </w:tr>
      <w:tr w:rsidR="001E3A39" w:rsidRPr="007D4B70" w14:paraId="06E2A280" w14:textId="77777777" w:rsidTr="00A73940">
        <w:trPr>
          <w:ins w:id="1321" w:author="나현종" w:date="2025-11-06T14:57:00Z"/>
        </w:trPr>
        <w:tc>
          <w:tcPr>
            <w:tcW w:w="1036" w:type="dxa"/>
            <w:vAlign w:val="center"/>
          </w:tcPr>
          <w:p w14:paraId="19204A3C" w14:textId="77777777" w:rsidR="00A73940" w:rsidRPr="007D4B70" w:rsidRDefault="00A73940">
            <w:pPr>
              <w:wordWrap/>
              <w:jc w:val="both"/>
              <w:rPr>
                <w:ins w:id="1322" w:author="나현종" w:date="2025-11-06T14:57:00Z" w16du:dateUtc="2025-11-06T05:57:00Z"/>
                <w:rFonts w:ascii="Batang" w:eastAsia="Batang" w:hAnsi="Batang" w:cs="Times New Roman"/>
              </w:rPr>
              <w:pPrChange w:id="1323" w:author="나현종" w:date="2025-11-06T15:10:00Z" w16du:dateUtc="2025-11-06T06:10:00Z">
                <w:pPr>
                  <w:wordWrap/>
                </w:pPr>
              </w:pPrChange>
            </w:pPr>
            <w:ins w:id="1324" w:author="나현종" w:date="2025-11-06T14:57:00Z" w16du:dateUtc="2025-11-06T05:57:00Z">
              <w:r w:rsidRPr="007D4B70">
                <w:rPr>
                  <w:rFonts w:ascii="Batang" w:eastAsia="Batang" w:hAnsi="Batang" w:cs="Times New Roman"/>
                </w:rPr>
                <w:t>20</w:t>
              </w:r>
            </w:ins>
          </w:p>
        </w:tc>
        <w:tc>
          <w:tcPr>
            <w:tcW w:w="2624" w:type="dxa"/>
            <w:vAlign w:val="center"/>
          </w:tcPr>
          <w:p w14:paraId="06CC8F4E" w14:textId="77777777" w:rsidR="00A73940" w:rsidRPr="007D4B70" w:rsidRDefault="00A73940">
            <w:pPr>
              <w:wordWrap/>
              <w:jc w:val="both"/>
              <w:rPr>
                <w:ins w:id="1325" w:author="나현종" w:date="2025-11-06T14:57:00Z" w16du:dateUtc="2025-11-06T05:57:00Z"/>
                <w:rFonts w:ascii="Batang" w:eastAsia="Batang" w:hAnsi="Batang" w:cs="Times New Roman"/>
              </w:rPr>
              <w:pPrChange w:id="1326" w:author="나현종" w:date="2025-11-06T15:10:00Z" w16du:dateUtc="2025-11-06T06:10:00Z">
                <w:pPr>
                  <w:wordWrap/>
                </w:pPr>
              </w:pPrChange>
            </w:pPr>
            <w:ins w:id="1327" w:author="나현종" w:date="2025-11-06T14:57:00Z" w16du:dateUtc="2025-11-06T05:57:00Z">
              <w:r w:rsidRPr="007D4B70">
                <w:rPr>
                  <w:rFonts w:ascii="Batang" w:eastAsia="Batang" w:hAnsi="Batang" w:cs="Times New Roman"/>
                </w:rPr>
                <w:t>Industrials</w:t>
              </w:r>
            </w:ins>
          </w:p>
        </w:tc>
        <w:tc>
          <w:tcPr>
            <w:tcW w:w="1140" w:type="dxa"/>
            <w:vAlign w:val="center"/>
          </w:tcPr>
          <w:p w14:paraId="70A25CF4" w14:textId="77777777" w:rsidR="00A73940" w:rsidRPr="007D4B70" w:rsidRDefault="00A73940">
            <w:pPr>
              <w:wordWrap/>
              <w:jc w:val="right"/>
              <w:rPr>
                <w:ins w:id="1328" w:author="나현종" w:date="2025-11-06T14:57:00Z" w16du:dateUtc="2025-11-06T05:57:00Z"/>
                <w:rFonts w:ascii="Batang" w:eastAsia="Batang" w:hAnsi="Batang" w:cs="Times New Roman"/>
              </w:rPr>
              <w:pPrChange w:id="1329" w:author="나현종" w:date="2025-11-06T15:11:00Z" w16du:dateUtc="2025-11-06T06:11:00Z">
                <w:pPr>
                  <w:wordWrap/>
                </w:pPr>
              </w:pPrChange>
            </w:pPr>
          </w:p>
        </w:tc>
        <w:tc>
          <w:tcPr>
            <w:tcW w:w="1140" w:type="dxa"/>
            <w:vAlign w:val="center"/>
          </w:tcPr>
          <w:p w14:paraId="1FD4F0A2" w14:textId="77777777" w:rsidR="00A73940" w:rsidRPr="007D4B70" w:rsidRDefault="00A73940">
            <w:pPr>
              <w:wordWrap/>
              <w:jc w:val="right"/>
              <w:rPr>
                <w:ins w:id="1330" w:author="나현종" w:date="2025-11-06T14:57:00Z" w16du:dateUtc="2025-11-06T05:57:00Z"/>
                <w:rFonts w:ascii="Batang" w:eastAsia="Batang" w:hAnsi="Batang" w:cs="Times New Roman"/>
              </w:rPr>
              <w:pPrChange w:id="1331" w:author="나현종" w:date="2025-11-06T15:11:00Z" w16du:dateUtc="2025-11-06T06:11:00Z">
                <w:pPr>
                  <w:wordWrap/>
                </w:pPr>
              </w:pPrChange>
            </w:pPr>
          </w:p>
        </w:tc>
        <w:tc>
          <w:tcPr>
            <w:tcW w:w="1140" w:type="dxa"/>
            <w:vAlign w:val="center"/>
          </w:tcPr>
          <w:p w14:paraId="47203138" w14:textId="77777777" w:rsidR="00A73940" w:rsidRPr="007D4B70" w:rsidRDefault="00A73940">
            <w:pPr>
              <w:wordWrap/>
              <w:jc w:val="right"/>
              <w:rPr>
                <w:ins w:id="1332" w:author="나현종" w:date="2025-11-06T14:57:00Z" w16du:dateUtc="2025-11-06T05:57:00Z"/>
                <w:rFonts w:ascii="Batang" w:eastAsia="Batang" w:hAnsi="Batang" w:cs="Times New Roman"/>
              </w:rPr>
              <w:pPrChange w:id="1333" w:author="나현종" w:date="2025-11-06T15:11:00Z" w16du:dateUtc="2025-11-06T06:11:00Z">
                <w:pPr>
                  <w:wordWrap/>
                </w:pPr>
              </w:pPrChange>
            </w:pPr>
          </w:p>
        </w:tc>
        <w:tc>
          <w:tcPr>
            <w:tcW w:w="1140" w:type="dxa"/>
            <w:vAlign w:val="center"/>
          </w:tcPr>
          <w:p w14:paraId="390D1E4A" w14:textId="77777777" w:rsidR="00A73940" w:rsidRPr="007D4B70" w:rsidRDefault="00A73940">
            <w:pPr>
              <w:wordWrap/>
              <w:jc w:val="right"/>
              <w:rPr>
                <w:ins w:id="1334" w:author="나현종" w:date="2025-11-06T14:57:00Z" w16du:dateUtc="2025-11-06T05:57:00Z"/>
                <w:rFonts w:ascii="Batang" w:eastAsia="Batang" w:hAnsi="Batang" w:cs="Times New Roman"/>
              </w:rPr>
              <w:pPrChange w:id="1335" w:author="나현종" w:date="2025-11-06T15:11:00Z" w16du:dateUtc="2025-11-06T06:11:00Z">
                <w:pPr>
                  <w:wordWrap/>
                </w:pPr>
              </w:pPrChange>
            </w:pPr>
          </w:p>
        </w:tc>
        <w:tc>
          <w:tcPr>
            <w:tcW w:w="1140" w:type="dxa"/>
            <w:vAlign w:val="center"/>
          </w:tcPr>
          <w:p w14:paraId="474FDAC5" w14:textId="77777777" w:rsidR="00A73940" w:rsidRPr="007D4B70" w:rsidRDefault="00A73940">
            <w:pPr>
              <w:wordWrap/>
              <w:jc w:val="right"/>
              <w:rPr>
                <w:ins w:id="1336" w:author="나현종" w:date="2025-11-06T14:57:00Z" w16du:dateUtc="2025-11-06T05:57:00Z"/>
                <w:rFonts w:ascii="Batang" w:eastAsia="Batang" w:hAnsi="Batang" w:cs="Times New Roman"/>
              </w:rPr>
              <w:pPrChange w:id="1337" w:author="나현종" w:date="2025-11-06T15:11:00Z" w16du:dateUtc="2025-11-06T06:11:00Z">
                <w:pPr>
                  <w:wordWrap/>
                </w:pPr>
              </w:pPrChange>
            </w:pPr>
          </w:p>
        </w:tc>
      </w:tr>
      <w:tr w:rsidR="001E3A39" w:rsidRPr="007D4B70" w14:paraId="6C385D10" w14:textId="77777777" w:rsidTr="00A73940">
        <w:trPr>
          <w:ins w:id="1338" w:author="나현종" w:date="2025-11-06T14:57:00Z"/>
        </w:trPr>
        <w:tc>
          <w:tcPr>
            <w:tcW w:w="1036" w:type="dxa"/>
            <w:vAlign w:val="center"/>
          </w:tcPr>
          <w:p w14:paraId="7310E029" w14:textId="77777777" w:rsidR="00A73940" w:rsidRPr="007D4B70" w:rsidRDefault="00A73940">
            <w:pPr>
              <w:wordWrap/>
              <w:jc w:val="both"/>
              <w:rPr>
                <w:ins w:id="1339" w:author="나현종" w:date="2025-11-06T14:57:00Z" w16du:dateUtc="2025-11-06T05:57:00Z"/>
                <w:rFonts w:ascii="Batang" w:eastAsia="Batang" w:hAnsi="Batang" w:cs="Times New Roman"/>
              </w:rPr>
              <w:pPrChange w:id="1340" w:author="나현종" w:date="2025-11-06T15:10:00Z" w16du:dateUtc="2025-11-06T06:10:00Z">
                <w:pPr>
                  <w:wordWrap/>
                </w:pPr>
              </w:pPrChange>
            </w:pPr>
            <w:ins w:id="1341" w:author="나현종" w:date="2025-11-06T14:57:00Z" w16du:dateUtc="2025-11-06T05:57:00Z">
              <w:r w:rsidRPr="007D4B70">
                <w:rPr>
                  <w:rFonts w:ascii="Batang" w:eastAsia="Batang" w:hAnsi="Batang" w:cs="Times New Roman"/>
                </w:rPr>
                <w:t>25</w:t>
              </w:r>
            </w:ins>
          </w:p>
        </w:tc>
        <w:tc>
          <w:tcPr>
            <w:tcW w:w="2624" w:type="dxa"/>
            <w:vAlign w:val="center"/>
          </w:tcPr>
          <w:p w14:paraId="697478A8" w14:textId="77777777" w:rsidR="00A73940" w:rsidRPr="007D4B70" w:rsidRDefault="00A73940">
            <w:pPr>
              <w:wordWrap/>
              <w:jc w:val="both"/>
              <w:rPr>
                <w:ins w:id="1342" w:author="나현종" w:date="2025-11-06T14:57:00Z" w16du:dateUtc="2025-11-06T05:57:00Z"/>
                <w:rFonts w:ascii="Batang" w:eastAsia="Batang" w:hAnsi="Batang" w:cs="Times New Roman"/>
              </w:rPr>
              <w:pPrChange w:id="1343" w:author="나현종" w:date="2025-11-06T15:10:00Z" w16du:dateUtc="2025-11-06T06:10:00Z">
                <w:pPr>
                  <w:wordWrap/>
                </w:pPr>
              </w:pPrChange>
            </w:pPr>
            <w:ins w:id="1344" w:author="나현종" w:date="2025-11-06T14:57:00Z" w16du:dateUtc="2025-11-06T05:57:00Z">
              <w:r w:rsidRPr="007D4B70">
                <w:rPr>
                  <w:rFonts w:ascii="Batang" w:eastAsia="Batang" w:hAnsi="Batang" w:cs="Times New Roman"/>
                </w:rPr>
                <w:t>Consumer Discretionary</w:t>
              </w:r>
            </w:ins>
          </w:p>
        </w:tc>
        <w:tc>
          <w:tcPr>
            <w:tcW w:w="1140" w:type="dxa"/>
            <w:vAlign w:val="center"/>
          </w:tcPr>
          <w:p w14:paraId="3445B74C" w14:textId="77777777" w:rsidR="00A73940" w:rsidRPr="007D4B70" w:rsidRDefault="00A73940">
            <w:pPr>
              <w:wordWrap/>
              <w:jc w:val="right"/>
              <w:rPr>
                <w:ins w:id="1345" w:author="나현종" w:date="2025-11-06T14:57:00Z" w16du:dateUtc="2025-11-06T05:57:00Z"/>
                <w:rFonts w:ascii="Batang" w:eastAsia="Batang" w:hAnsi="Batang" w:cs="Times New Roman"/>
              </w:rPr>
              <w:pPrChange w:id="1346" w:author="나현종" w:date="2025-11-06T15:11:00Z" w16du:dateUtc="2025-11-06T06:11:00Z">
                <w:pPr>
                  <w:wordWrap/>
                </w:pPr>
              </w:pPrChange>
            </w:pPr>
          </w:p>
        </w:tc>
        <w:tc>
          <w:tcPr>
            <w:tcW w:w="1140" w:type="dxa"/>
            <w:vAlign w:val="center"/>
          </w:tcPr>
          <w:p w14:paraId="7195B885" w14:textId="77777777" w:rsidR="00A73940" w:rsidRPr="007D4B70" w:rsidRDefault="00A73940">
            <w:pPr>
              <w:wordWrap/>
              <w:jc w:val="right"/>
              <w:rPr>
                <w:ins w:id="1347" w:author="나현종" w:date="2025-11-06T14:57:00Z" w16du:dateUtc="2025-11-06T05:57:00Z"/>
                <w:rFonts w:ascii="Batang" w:eastAsia="Batang" w:hAnsi="Batang" w:cs="Times New Roman"/>
              </w:rPr>
              <w:pPrChange w:id="1348" w:author="나현종" w:date="2025-11-06T15:11:00Z" w16du:dateUtc="2025-11-06T06:11:00Z">
                <w:pPr>
                  <w:wordWrap/>
                </w:pPr>
              </w:pPrChange>
            </w:pPr>
          </w:p>
        </w:tc>
        <w:tc>
          <w:tcPr>
            <w:tcW w:w="1140" w:type="dxa"/>
            <w:vAlign w:val="center"/>
          </w:tcPr>
          <w:p w14:paraId="17D4C553" w14:textId="77777777" w:rsidR="00A73940" w:rsidRPr="007D4B70" w:rsidRDefault="00A73940">
            <w:pPr>
              <w:wordWrap/>
              <w:jc w:val="right"/>
              <w:rPr>
                <w:ins w:id="1349" w:author="나현종" w:date="2025-11-06T14:57:00Z" w16du:dateUtc="2025-11-06T05:57:00Z"/>
                <w:rFonts w:ascii="Batang" w:eastAsia="Batang" w:hAnsi="Batang" w:cs="Times New Roman"/>
              </w:rPr>
              <w:pPrChange w:id="1350" w:author="나현종" w:date="2025-11-06T15:11:00Z" w16du:dateUtc="2025-11-06T06:11:00Z">
                <w:pPr>
                  <w:wordWrap/>
                </w:pPr>
              </w:pPrChange>
            </w:pPr>
          </w:p>
        </w:tc>
        <w:tc>
          <w:tcPr>
            <w:tcW w:w="1140" w:type="dxa"/>
            <w:vAlign w:val="center"/>
          </w:tcPr>
          <w:p w14:paraId="58A2B022" w14:textId="77777777" w:rsidR="00A73940" w:rsidRPr="007D4B70" w:rsidRDefault="00A73940">
            <w:pPr>
              <w:wordWrap/>
              <w:jc w:val="right"/>
              <w:rPr>
                <w:ins w:id="1351" w:author="나현종" w:date="2025-11-06T14:57:00Z" w16du:dateUtc="2025-11-06T05:57:00Z"/>
                <w:rFonts w:ascii="Batang" w:eastAsia="Batang" w:hAnsi="Batang" w:cs="Times New Roman"/>
              </w:rPr>
              <w:pPrChange w:id="1352" w:author="나현종" w:date="2025-11-06T15:11:00Z" w16du:dateUtc="2025-11-06T06:11:00Z">
                <w:pPr>
                  <w:wordWrap/>
                </w:pPr>
              </w:pPrChange>
            </w:pPr>
          </w:p>
        </w:tc>
        <w:tc>
          <w:tcPr>
            <w:tcW w:w="1140" w:type="dxa"/>
            <w:vAlign w:val="center"/>
          </w:tcPr>
          <w:p w14:paraId="744BDDEB" w14:textId="77777777" w:rsidR="00A73940" w:rsidRPr="007D4B70" w:rsidRDefault="00A73940">
            <w:pPr>
              <w:wordWrap/>
              <w:jc w:val="right"/>
              <w:rPr>
                <w:ins w:id="1353" w:author="나현종" w:date="2025-11-06T14:57:00Z" w16du:dateUtc="2025-11-06T05:57:00Z"/>
                <w:rFonts w:ascii="Batang" w:eastAsia="Batang" w:hAnsi="Batang" w:cs="Times New Roman"/>
              </w:rPr>
              <w:pPrChange w:id="1354" w:author="나현종" w:date="2025-11-06T15:11:00Z" w16du:dateUtc="2025-11-06T06:11:00Z">
                <w:pPr>
                  <w:wordWrap/>
                </w:pPr>
              </w:pPrChange>
            </w:pPr>
          </w:p>
        </w:tc>
      </w:tr>
      <w:tr w:rsidR="001E3A39" w:rsidRPr="007D4B70" w14:paraId="76013692" w14:textId="77777777" w:rsidTr="00A73940">
        <w:trPr>
          <w:ins w:id="1355" w:author="나현종" w:date="2025-11-06T14:57:00Z"/>
        </w:trPr>
        <w:tc>
          <w:tcPr>
            <w:tcW w:w="1036" w:type="dxa"/>
            <w:vAlign w:val="center"/>
          </w:tcPr>
          <w:p w14:paraId="62C6F2DE" w14:textId="77777777" w:rsidR="00A73940" w:rsidRPr="007D4B70" w:rsidRDefault="00A73940">
            <w:pPr>
              <w:wordWrap/>
              <w:jc w:val="both"/>
              <w:rPr>
                <w:ins w:id="1356" w:author="나현종" w:date="2025-11-06T14:57:00Z" w16du:dateUtc="2025-11-06T05:57:00Z"/>
                <w:rFonts w:ascii="Batang" w:eastAsia="Batang" w:hAnsi="Batang" w:cs="Times New Roman"/>
              </w:rPr>
              <w:pPrChange w:id="1357" w:author="나현종" w:date="2025-11-06T15:10:00Z" w16du:dateUtc="2025-11-06T06:10:00Z">
                <w:pPr>
                  <w:wordWrap/>
                </w:pPr>
              </w:pPrChange>
            </w:pPr>
            <w:ins w:id="1358" w:author="나현종" w:date="2025-11-06T14:57:00Z" w16du:dateUtc="2025-11-06T05:57:00Z">
              <w:r w:rsidRPr="007D4B70">
                <w:rPr>
                  <w:rFonts w:ascii="Batang" w:eastAsia="Batang" w:hAnsi="Batang" w:cs="Times New Roman"/>
                </w:rPr>
                <w:t>30</w:t>
              </w:r>
            </w:ins>
          </w:p>
        </w:tc>
        <w:tc>
          <w:tcPr>
            <w:tcW w:w="2624" w:type="dxa"/>
            <w:vAlign w:val="center"/>
          </w:tcPr>
          <w:p w14:paraId="05602590" w14:textId="77777777" w:rsidR="00A73940" w:rsidRPr="007D4B70" w:rsidRDefault="00A73940">
            <w:pPr>
              <w:wordWrap/>
              <w:jc w:val="both"/>
              <w:rPr>
                <w:ins w:id="1359" w:author="나현종" w:date="2025-11-06T14:57:00Z" w16du:dateUtc="2025-11-06T05:57:00Z"/>
                <w:rFonts w:ascii="Batang" w:eastAsia="Batang" w:hAnsi="Batang" w:cs="Times New Roman"/>
              </w:rPr>
              <w:pPrChange w:id="1360" w:author="나현종" w:date="2025-11-06T15:10:00Z" w16du:dateUtc="2025-11-06T06:10:00Z">
                <w:pPr>
                  <w:wordWrap/>
                </w:pPr>
              </w:pPrChange>
            </w:pPr>
            <w:ins w:id="1361" w:author="나현종" w:date="2025-11-06T14:57:00Z" w16du:dateUtc="2025-11-06T05:57:00Z">
              <w:r w:rsidRPr="007D4B70">
                <w:rPr>
                  <w:rFonts w:ascii="Batang" w:eastAsia="Batang" w:hAnsi="Batang" w:cs="Times New Roman"/>
                </w:rPr>
                <w:t>Consumer Staples</w:t>
              </w:r>
            </w:ins>
          </w:p>
        </w:tc>
        <w:tc>
          <w:tcPr>
            <w:tcW w:w="1140" w:type="dxa"/>
            <w:vAlign w:val="center"/>
          </w:tcPr>
          <w:p w14:paraId="548DC2E7" w14:textId="77777777" w:rsidR="00A73940" w:rsidRPr="007D4B70" w:rsidRDefault="00A73940">
            <w:pPr>
              <w:wordWrap/>
              <w:jc w:val="right"/>
              <w:rPr>
                <w:ins w:id="1362" w:author="나현종" w:date="2025-11-06T14:57:00Z" w16du:dateUtc="2025-11-06T05:57:00Z"/>
                <w:rFonts w:ascii="Batang" w:eastAsia="Batang" w:hAnsi="Batang" w:cs="Times New Roman"/>
              </w:rPr>
              <w:pPrChange w:id="1363" w:author="나현종" w:date="2025-11-06T15:11:00Z" w16du:dateUtc="2025-11-06T06:11:00Z">
                <w:pPr>
                  <w:wordWrap/>
                </w:pPr>
              </w:pPrChange>
            </w:pPr>
          </w:p>
        </w:tc>
        <w:tc>
          <w:tcPr>
            <w:tcW w:w="1140" w:type="dxa"/>
            <w:vAlign w:val="center"/>
          </w:tcPr>
          <w:p w14:paraId="5D7AFD98" w14:textId="77777777" w:rsidR="00A73940" w:rsidRPr="007D4B70" w:rsidRDefault="00A73940">
            <w:pPr>
              <w:wordWrap/>
              <w:jc w:val="right"/>
              <w:rPr>
                <w:ins w:id="1364" w:author="나현종" w:date="2025-11-06T14:57:00Z" w16du:dateUtc="2025-11-06T05:57:00Z"/>
                <w:rFonts w:ascii="Batang" w:eastAsia="Batang" w:hAnsi="Batang" w:cs="Times New Roman"/>
              </w:rPr>
              <w:pPrChange w:id="1365" w:author="나현종" w:date="2025-11-06T15:11:00Z" w16du:dateUtc="2025-11-06T06:11:00Z">
                <w:pPr>
                  <w:wordWrap/>
                </w:pPr>
              </w:pPrChange>
            </w:pPr>
          </w:p>
        </w:tc>
        <w:tc>
          <w:tcPr>
            <w:tcW w:w="1140" w:type="dxa"/>
            <w:vAlign w:val="center"/>
          </w:tcPr>
          <w:p w14:paraId="525F9CB7" w14:textId="77777777" w:rsidR="00A73940" w:rsidRPr="007D4B70" w:rsidRDefault="00A73940">
            <w:pPr>
              <w:wordWrap/>
              <w:jc w:val="right"/>
              <w:rPr>
                <w:ins w:id="1366" w:author="나현종" w:date="2025-11-06T14:57:00Z" w16du:dateUtc="2025-11-06T05:57:00Z"/>
                <w:rFonts w:ascii="Batang" w:eastAsia="Batang" w:hAnsi="Batang" w:cs="Times New Roman"/>
              </w:rPr>
              <w:pPrChange w:id="1367" w:author="나현종" w:date="2025-11-06T15:11:00Z" w16du:dateUtc="2025-11-06T06:11:00Z">
                <w:pPr>
                  <w:wordWrap/>
                </w:pPr>
              </w:pPrChange>
            </w:pPr>
          </w:p>
        </w:tc>
        <w:tc>
          <w:tcPr>
            <w:tcW w:w="1140" w:type="dxa"/>
            <w:vAlign w:val="center"/>
          </w:tcPr>
          <w:p w14:paraId="390BF2EB" w14:textId="77777777" w:rsidR="00A73940" w:rsidRPr="007D4B70" w:rsidRDefault="00A73940">
            <w:pPr>
              <w:wordWrap/>
              <w:jc w:val="right"/>
              <w:rPr>
                <w:ins w:id="1368" w:author="나현종" w:date="2025-11-06T14:57:00Z" w16du:dateUtc="2025-11-06T05:57:00Z"/>
                <w:rFonts w:ascii="Batang" w:eastAsia="Batang" w:hAnsi="Batang" w:cs="Times New Roman"/>
              </w:rPr>
              <w:pPrChange w:id="1369" w:author="나현종" w:date="2025-11-06T15:11:00Z" w16du:dateUtc="2025-11-06T06:11:00Z">
                <w:pPr>
                  <w:wordWrap/>
                </w:pPr>
              </w:pPrChange>
            </w:pPr>
          </w:p>
        </w:tc>
        <w:tc>
          <w:tcPr>
            <w:tcW w:w="1140" w:type="dxa"/>
            <w:vAlign w:val="center"/>
          </w:tcPr>
          <w:p w14:paraId="1A73046E" w14:textId="77777777" w:rsidR="00A73940" w:rsidRPr="007D4B70" w:rsidRDefault="00A73940">
            <w:pPr>
              <w:wordWrap/>
              <w:jc w:val="right"/>
              <w:rPr>
                <w:ins w:id="1370" w:author="나현종" w:date="2025-11-06T14:57:00Z" w16du:dateUtc="2025-11-06T05:57:00Z"/>
                <w:rFonts w:ascii="Batang" w:eastAsia="Batang" w:hAnsi="Batang" w:cs="Times New Roman"/>
              </w:rPr>
              <w:pPrChange w:id="1371" w:author="나현종" w:date="2025-11-06T15:11:00Z" w16du:dateUtc="2025-11-06T06:11:00Z">
                <w:pPr>
                  <w:wordWrap/>
                </w:pPr>
              </w:pPrChange>
            </w:pPr>
          </w:p>
        </w:tc>
      </w:tr>
      <w:tr w:rsidR="001E3A39" w:rsidRPr="007D4B70" w14:paraId="358F3E48" w14:textId="77777777" w:rsidTr="00A73940">
        <w:trPr>
          <w:ins w:id="1372" w:author="나현종" w:date="2025-11-06T14:57:00Z"/>
        </w:trPr>
        <w:tc>
          <w:tcPr>
            <w:tcW w:w="1036" w:type="dxa"/>
            <w:vAlign w:val="center"/>
          </w:tcPr>
          <w:p w14:paraId="59DADC98" w14:textId="77777777" w:rsidR="00A73940" w:rsidRPr="007D4B70" w:rsidRDefault="00A73940">
            <w:pPr>
              <w:wordWrap/>
              <w:jc w:val="both"/>
              <w:rPr>
                <w:ins w:id="1373" w:author="나현종" w:date="2025-11-06T14:57:00Z" w16du:dateUtc="2025-11-06T05:57:00Z"/>
                <w:rFonts w:ascii="Batang" w:eastAsia="Batang" w:hAnsi="Batang" w:cs="Times New Roman"/>
              </w:rPr>
              <w:pPrChange w:id="1374" w:author="나현종" w:date="2025-11-06T15:10:00Z" w16du:dateUtc="2025-11-06T06:10:00Z">
                <w:pPr>
                  <w:wordWrap/>
                </w:pPr>
              </w:pPrChange>
            </w:pPr>
            <w:ins w:id="1375" w:author="나현종" w:date="2025-11-06T14:57:00Z" w16du:dateUtc="2025-11-06T05:57:00Z">
              <w:r w:rsidRPr="007D4B70">
                <w:rPr>
                  <w:rFonts w:ascii="Batang" w:eastAsia="Batang" w:hAnsi="Batang" w:cs="Times New Roman"/>
                </w:rPr>
                <w:t>35</w:t>
              </w:r>
            </w:ins>
          </w:p>
        </w:tc>
        <w:tc>
          <w:tcPr>
            <w:tcW w:w="2624" w:type="dxa"/>
            <w:vAlign w:val="center"/>
          </w:tcPr>
          <w:p w14:paraId="3C4D9A3F" w14:textId="77777777" w:rsidR="00A73940" w:rsidRPr="007D4B70" w:rsidRDefault="00A73940">
            <w:pPr>
              <w:wordWrap/>
              <w:jc w:val="both"/>
              <w:rPr>
                <w:ins w:id="1376" w:author="나현종" w:date="2025-11-06T14:57:00Z" w16du:dateUtc="2025-11-06T05:57:00Z"/>
                <w:rFonts w:ascii="Batang" w:eastAsia="Batang" w:hAnsi="Batang" w:cs="Times New Roman"/>
              </w:rPr>
              <w:pPrChange w:id="1377" w:author="나현종" w:date="2025-11-06T15:10:00Z" w16du:dateUtc="2025-11-06T06:10:00Z">
                <w:pPr>
                  <w:wordWrap/>
                </w:pPr>
              </w:pPrChange>
            </w:pPr>
            <w:ins w:id="1378" w:author="나현종" w:date="2025-11-06T14:57:00Z" w16du:dateUtc="2025-11-06T05:57:00Z">
              <w:r w:rsidRPr="007D4B70">
                <w:rPr>
                  <w:rFonts w:ascii="Batang" w:eastAsia="Batang" w:hAnsi="Batang" w:cs="Times New Roman"/>
                </w:rPr>
                <w:t>Health Care</w:t>
              </w:r>
            </w:ins>
          </w:p>
        </w:tc>
        <w:tc>
          <w:tcPr>
            <w:tcW w:w="1140" w:type="dxa"/>
            <w:vAlign w:val="center"/>
          </w:tcPr>
          <w:p w14:paraId="0823335D" w14:textId="77777777" w:rsidR="00A73940" w:rsidRPr="007D4B70" w:rsidRDefault="00A73940">
            <w:pPr>
              <w:wordWrap/>
              <w:jc w:val="right"/>
              <w:rPr>
                <w:ins w:id="1379" w:author="나현종" w:date="2025-11-06T14:57:00Z" w16du:dateUtc="2025-11-06T05:57:00Z"/>
                <w:rFonts w:ascii="Batang" w:eastAsia="Batang" w:hAnsi="Batang" w:cs="Times New Roman"/>
              </w:rPr>
              <w:pPrChange w:id="1380" w:author="나현종" w:date="2025-11-06T15:11:00Z" w16du:dateUtc="2025-11-06T06:11:00Z">
                <w:pPr>
                  <w:wordWrap/>
                </w:pPr>
              </w:pPrChange>
            </w:pPr>
          </w:p>
        </w:tc>
        <w:tc>
          <w:tcPr>
            <w:tcW w:w="1140" w:type="dxa"/>
            <w:vAlign w:val="center"/>
          </w:tcPr>
          <w:p w14:paraId="49762D68" w14:textId="77777777" w:rsidR="00A73940" w:rsidRPr="007D4B70" w:rsidRDefault="00A73940">
            <w:pPr>
              <w:wordWrap/>
              <w:jc w:val="right"/>
              <w:rPr>
                <w:ins w:id="1381" w:author="나현종" w:date="2025-11-06T14:57:00Z" w16du:dateUtc="2025-11-06T05:57:00Z"/>
                <w:rFonts w:ascii="Batang" w:eastAsia="Batang" w:hAnsi="Batang" w:cs="Times New Roman"/>
              </w:rPr>
              <w:pPrChange w:id="1382" w:author="나현종" w:date="2025-11-06T15:11:00Z" w16du:dateUtc="2025-11-06T06:11:00Z">
                <w:pPr>
                  <w:wordWrap/>
                </w:pPr>
              </w:pPrChange>
            </w:pPr>
          </w:p>
        </w:tc>
        <w:tc>
          <w:tcPr>
            <w:tcW w:w="1140" w:type="dxa"/>
            <w:vAlign w:val="center"/>
          </w:tcPr>
          <w:p w14:paraId="55B8D894" w14:textId="77777777" w:rsidR="00A73940" w:rsidRPr="007D4B70" w:rsidRDefault="00A73940">
            <w:pPr>
              <w:wordWrap/>
              <w:jc w:val="right"/>
              <w:rPr>
                <w:ins w:id="1383" w:author="나현종" w:date="2025-11-06T14:57:00Z" w16du:dateUtc="2025-11-06T05:57:00Z"/>
                <w:rFonts w:ascii="Batang" w:eastAsia="Batang" w:hAnsi="Batang" w:cs="Times New Roman"/>
              </w:rPr>
              <w:pPrChange w:id="1384" w:author="나현종" w:date="2025-11-06T15:11:00Z" w16du:dateUtc="2025-11-06T06:11:00Z">
                <w:pPr>
                  <w:wordWrap/>
                </w:pPr>
              </w:pPrChange>
            </w:pPr>
          </w:p>
        </w:tc>
        <w:tc>
          <w:tcPr>
            <w:tcW w:w="1140" w:type="dxa"/>
            <w:vAlign w:val="center"/>
          </w:tcPr>
          <w:p w14:paraId="2F5991E3" w14:textId="77777777" w:rsidR="00A73940" w:rsidRPr="007D4B70" w:rsidRDefault="00A73940">
            <w:pPr>
              <w:wordWrap/>
              <w:jc w:val="right"/>
              <w:rPr>
                <w:ins w:id="1385" w:author="나현종" w:date="2025-11-06T14:57:00Z" w16du:dateUtc="2025-11-06T05:57:00Z"/>
                <w:rFonts w:ascii="Batang" w:eastAsia="Batang" w:hAnsi="Batang" w:cs="Times New Roman"/>
              </w:rPr>
              <w:pPrChange w:id="1386" w:author="나현종" w:date="2025-11-06T15:11:00Z" w16du:dateUtc="2025-11-06T06:11:00Z">
                <w:pPr>
                  <w:wordWrap/>
                </w:pPr>
              </w:pPrChange>
            </w:pPr>
          </w:p>
        </w:tc>
        <w:tc>
          <w:tcPr>
            <w:tcW w:w="1140" w:type="dxa"/>
            <w:vAlign w:val="center"/>
          </w:tcPr>
          <w:p w14:paraId="1A3E8F6D" w14:textId="77777777" w:rsidR="00A73940" w:rsidRPr="007D4B70" w:rsidRDefault="00A73940">
            <w:pPr>
              <w:wordWrap/>
              <w:jc w:val="right"/>
              <w:rPr>
                <w:ins w:id="1387" w:author="나현종" w:date="2025-11-06T14:57:00Z" w16du:dateUtc="2025-11-06T05:57:00Z"/>
                <w:rFonts w:ascii="Batang" w:eastAsia="Batang" w:hAnsi="Batang" w:cs="Times New Roman"/>
              </w:rPr>
              <w:pPrChange w:id="1388" w:author="나현종" w:date="2025-11-06T15:11:00Z" w16du:dateUtc="2025-11-06T06:11:00Z">
                <w:pPr>
                  <w:wordWrap/>
                </w:pPr>
              </w:pPrChange>
            </w:pPr>
          </w:p>
        </w:tc>
      </w:tr>
      <w:tr w:rsidR="001E3A39" w:rsidRPr="007D4B70" w14:paraId="124D8B7B" w14:textId="77777777" w:rsidTr="00A73940">
        <w:trPr>
          <w:ins w:id="1389" w:author="나현종" w:date="2025-11-06T14:57:00Z"/>
        </w:trPr>
        <w:tc>
          <w:tcPr>
            <w:tcW w:w="1036" w:type="dxa"/>
            <w:vAlign w:val="center"/>
          </w:tcPr>
          <w:p w14:paraId="64EA1F46" w14:textId="77777777" w:rsidR="00A73940" w:rsidRPr="007D4B70" w:rsidRDefault="00A73940">
            <w:pPr>
              <w:wordWrap/>
              <w:jc w:val="both"/>
              <w:rPr>
                <w:ins w:id="1390" w:author="나현종" w:date="2025-11-06T14:57:00Z" w16du:dateUtc="2025-11-06T05:57:00Z"/>
                <w:rFonts w:ascii="Batang" w:eastAsia="Batang" w:hAnsi="Batang" w:cs="Times New Roman"/>
              </w:rPr>
              <w:pPrChange w:id="1391" w:author="나현종" w:date="2025-11-06T15:10:00Z" w16du:dateUtc="2025-11-06T06:10:00Z">
                <w:pPr>
                  <w:wordWrap/>
                </w:pPr>
              </w:pPrChange>
            </w:pPr>
            <w:ins w:id="1392" w:author="나현종" w:date="2025-11-06T14:57:00Z" w16du:dateUtc="2025-11-06T05:57:00Z">
              <w:r w:rsidRPr="007D4B70">
                <w:rPr>
                  <w:rFonts w:ascii="Batang" w:eastAsia="Batang" w:hAnsi="Batang" w:cs="Times New Roman"/>
                </w:rPr>
                <w:t>40</w:t>
              </w:r>
            </w:ins>
          </w:p>
        </w:tc>
        <w:tc>
          <w:tcPr>
            <w:tcW w:w="2624" w:type="dxa"/>
            <w:vAlign w:val="center"/>
          </w:tcPr>
          <w:p w14:paraId="04BEB0AD" w14:textId="77777777" w:rsidR="00A73940" w:rsidRPr="007D4B70" w:rsidRDefault="00A73940">
            <w:pPr>
              <w:wordWrap/>
              <w:jc w:val="both"/>
              <w:rPr>
                <w:ins w:id="1393" w:author="나현종" w:date="2025-11-06T14:57:00Z" w16du:dateUtc="2025-11-06T05:57:00Z"/>
                <w:rFonts w:ascii="Batang" w:eastAsia="Batang" w:hAnsi="Batang" w:cs="Times New Roman"/>
              </w:rPr>
              <w:pPrChange w:id="1394" w:author="나현종" w:date="2025-11-06T15:10:00Z" w16du:dateUtc="2025-11-06T06:10:00Z">
                <w:pPr>
                  <w:wordWrap/>
                </w:pPr>
              </w:pPrChange>
            </w:pPr>
            <w:ins w:id="1395" w:author="나현종" w:date="2025-11-06T14:57:00Z" w16du:dateUtc="2025-11-06T05:57:00Z">
              <w:r w:rsidRPr="007D4B70">
                <w:rPr>
                  <w:rFonts w:ascii="Batang" w:eastAsia="Batang" w:hAnsi="Batang" w:cs="Times New Roman"/>
                </w:rPr>
                <w:t>Financials</w:t>
              </w:r>
            </w:ins>
          </w:p>
        </w:tc>
        <w:tc>
          <w:tcPr>
            <w:tcW w:w="1140" w:type="dxa"/>
            <w:vAlign w:val="center"/>
          </w:tcPr>
          <w:p w14:paraId="228C9412" w14:textId="77777777" w:rsidR="00A73940" w:rsidRPr="007D4B70" w:rsidRDefault="00A73940">
            <w:pPr>
              <w:wordWrap/>
              <w:jc w:val="right"/>
              <w:rPr>
                <w:ins w:id="1396" w:author="나현종" w:date="2025-11-06T14:57:00Z" w16du:dateUtc="2025-11-06T05:57:00Z"/>
                <w:rFonts w:ascii="Batang" w:eastAsia="Batang" w:hAnsi="Batang" w:cs="Times New Roman"/>
              </w:rPr>
              <w:pPrChange w:id="1397" w:author="나현종" w:date="2025-11-06T15:11:00Z" w16du:dateUtc="2025-11-06T06:11:00Z">
                <w:pPr>
                  <w:wordWrap/>
                </w:pPr>
              </w:pPrChange>
            </w:pPr>
          </w:p>
        </w:tc>
        <w:tc>
          <w:tcPr>
            <w:tcW w:w="1140" w:type="dxa"/>
            <w:vAlign w:val="center"/>
          </w:tcPr>
          <w:p w14:paraId="06194B5D" w14:textId="77777777" w:rsidR="00A73940" w:rsidRPr="007D4B70" w:rsidRDefault="00A73940">
            <w:pPr>
              <w:wordWrap/>
              <w:jc w:val="right"/>
              <w:rPr>
                <w:ins w:id="1398" w:author="나현종" w:date="2025-11-06T14:57:00Z" w16du:dateUtc="2025-11-06T05:57:00Z"/>
                <w:rFonts w:ascii="Batang" w:eastAsia="Batang" w:hAnsi="Batang" w:cs="Times New Roman"/>
              </w:rPr>
              <w:pPrChange w:id="1399" w:author="나현종" w:date="2025-11-06T15:11:00Z" w16du:dateUtc="2025-11-06T06:11:00Z">
                <w:pPr>
                  <w:wordWrap/>
                </w:pPr>
              </w:pPrChange>
            </w:pPr>
          </w:p>
        </w:tc>
        <w:tc>
          <w:tcPr>
            <w:tcW w:w="1140" w:type="dxa"/>
            <w:vAlign w:val="center"/>
          </w:tcPr>
          <w:p w14:paraId="136CD394" w14:textId="77777777" w:rsidR="00A73940" w:rsidRPr="007D4B70" w:rsidRDefault="00A73940">
            <w:pPr>
              <w:wordWrap/>
              <w:jc w:val="right"/>
              <w:rPr>
                <w:ins w:id="1400" w:author="나현종" w:date="2025-11-06T14:57:00Z" w16du:dateUtc="2025-11-06T05:57:00Z"/>
                <w:rFonts w:ascii="Batang" w:eastAsia="Batang" w:hAnsi="Batang" w:cs="Times New Roman"/>
              </w:rPr>
              <w:pPrChange w:id="1401" w:author="나현종" w:date="2025-11-06T15:11:00Z" w16du:dateUtc="2025-11-06T06:11:00Z">
                <w:pPr>
                  <w:wordWrap/>
                </w:pPr>
              </w:pPrChange>
            </w:pPr>
          </w:p>
        </w:tc>
        <w:tc>
          <w:tcPr>
            <w:tcW w:w="1140" w:type="dxa"/>
            <w:vAlign w:val="center"/>
          </w:tcPr>
          <w:p w14:paraId="50FD8F5C" w14:textId="77777777" w:rsidR="00A73940" w:rsidRPr="007D4B70" w:rsidRDefault="00A73940">
            <w:pPr>
              <w:wordWrap/>
              <w:jc w:val="right"/>
              <w:rPr>
                <w:ins w:id="1402" w:author="나현종" w:date="2025-11-06T14:57:00Z" w16du:dateUtc="2025-11-06T05:57:00Z"/>
                <w:rFonts w:ascii="Batang" w:eastAsia="Batang" w:hAnsi="Batang" w:cs="Times New Roman"/>
              </w:rPr>
              <w:pPrChange w:id="1403" w:author="나현종" w:date="2025-11-06T15:11:00Z" w16du:dateUtc="2025-11-06T06:11:00Z">
                <w:pPr>
                  <w:wordWrap/>
                </w:pPr>
              </w:pPrChange>
            </w:pPr>
          </w:p>
        </w:tc>
        <w:tc>
          <w:tcPr>
            <w:tcW w:w="1140" w:type="dxa"/>
            <w:vAlign w:val="center"/>
          </w:tcPr>
          <w:p w14:paraId="2A7197E9" w14:textId="77777777" w:rsidR="00A73940" w:rsidRPr="007D4B70" w:rsidRDefault="00A73940">
            <w:pPr>
              <w:wordWrap/>
              <w:jc w:val="right"/>
              <w:rPr>
                <w:ins w:id="1404" w:author="나현종" w:date="2025-11-06T14:57:00Z" w16du:dateUtc="2025-11-06T05:57:00Z"/>
                <w:rFonts w:ascii="Batang" w:eastAsia="Batang" w:hAnsi="Batang" w:cs="Times New Roman"/>
              </w:rPr>
              <w:pPrChange w:id="1405" w:author="나현종" w:date="2025-11-06T15:11:00Z" w16du:dateUtc="2025-11-06T06:11:00Z">
                <w:pPr>
                  <w:wordWrap/>
                </w:pPr>
              </w:pPrChange>
            </w:pPr>
          </w:p>
        </w:tc>
      </w:tr>
      <w:tr w:rsidR="001E3A39" w:rsidRPr="007D4B70" w14:paraId="34C725E0" w14:textId="77777777" w:rsidTr="00A73940">
        <w:trPr>
          <w:ins w:id="1406" w:author="나현종" w:date="2025-11-06T14:57:00Z"/>
        </w:trPr>
        <w:tc>
          <w:tcPr>
            <w:tcW w:w="1036" w:type="dxa"/>
            <w:vAlign w:val="center"/>
          </w:tcPr>
          <w:p w14:paraId="2D91675F" w14:textId="77777777" w:rsidR="00A73940" w:rsidRPr="007D4B70" w:rsidRDefault="00A73940">
            <w:pPr>
              <w:wordWrap/>
              <w:jc w:val="both"/>
              <w:rPr>
                <w:ins w:id="1407" w:author="나현종" w:date="2025-11-06T14:57:00Z" w16du:dateUtc="2025-11-06T05:57:00Z"/>
                <w:rFonts w:ascii="Batang" w:eastAsia="Batang" w:hAnsi="Batang" w:cs="Times New Roman"/>
              </w:rPr>
              <w:pPrChange w:id="1408" w:author="나현종" w:date="2025-11-06T15:10:00Z" w16du:dateUtc="2025-11-06T06:10:00Z">
                <w:pPr>
                  <w:wordWrap/>
                </w:pPr>
              </w:pPrChange>
            </w:pPr>
            <w:ins w:id="1409" w:author="나현종" w:date="2025-11-06T14:57:00Z" w16du:dateUtc="2025-11-06T05:57:00Z">
              <w:r w:rsidRPr="007D4B70">
                <w:rPr>
                  <w:rFonts w:ascii="Batang" w:eastAsia="Batang" w:hAnsi="Batang" w:cs="Times New Roman"/>
                </w:rPr>
                <w:t>45</w:t>
              </w:r>
            </w:ins>
          </w:p>
        </w:tc>
        <w:tc>
          <w:tcPr>
            <w:tcW w:w="2624" w:type="dxa"/>
            <w:vAlign w:val="center"/>
          </w:tcPr>
          <w:p w14:paraId="3E377284" w14:textId="77777777" w:rsidR="00A73940" w:rsidRPr="007D4B70" w:rsidRDefault="00A73940">
            <w:pPr>
              <w:wordWrap/>
              <w:jc w:val="both"/>
              <w:rPr>
                <w:ins w:id="1410" w:author="나현종" w:date="2025-11-06T14:57:00Z" w16du:dateUtc="2025-11-06T05:57:00Z"/>
                <w:rFonts w:ascii="Batang" w:eastAsia="Batang" w:hAnsi="Batang" w:cs="Times New Roman"/>
              </w:rPr>
              <w:pPrChange w:id="1411" w:author="나현종" w:date="2025-11-06T15:10:00Z" w16du:dateUtc="2025-11-06T06:10:00Z">
                <w:pPr>
                  <w:wordWrap/>
                </w:pPr>
              </w:pPrChange>
            </w:pPr>
            <w:ins w:id="1412" w:author="나현종" w:date="2025-11-06T14:57:00Z" w16du:dateUtc="2025-11-06T05:57:00Z">
              <w:r w:rsidRPr="007D4B70">
                <w:rPr>
                  <w:rFonts w:ascii="Batang" w:eastAsia="Batang" w:hAnsi="Batang" w:cs="Times New Roman"/>
                </w:rPr>
                <w:t>Information Technology</w:t>
              </w:r>
            </w:ins>
          </w:p>
        </w:tc>
        <w:tc>
          <w:tcPr>
            <w:tcW w:w="1140" w:type="dxa"/>
            <w:vAlign w:val="center"/>
          </w:tcPr>
          <w:p w14:paraId="703104F9" w14:textId="77777777" w:rsidR="00A73940" w:rsidRPr="007D4B70" w:rsidRDefault="00A73940">
            <w:pPr>
              <w:wordWrap/>
              <w:jc w:val="right"/>
              <w:rPr>
                <w:ins w:id="1413" w:author="나현종" w:date="2025-11-06T14:57:00Z" w16du:dateUtc="2025-11-06T05:57:00Z"/>
                <w:rFonts w:ascii="Batang" w:eastAsia="Batang" w:hAnsi="Batang" w:cs="Times New Roman"/>
              </w:rPr>
              <w:pPrChange w:id="1414" w:author="나현종" w:date="2025-11-06T15:11:00Z" w16du:dateUtc="2025-11-06T06:11:00Z">
                <w:pPr>
                  <w:wordWrap/>
                </w:pPr>
              </w:pPrChange>
            </w:pPr>
          </w:p>
        </w:tc>
        <w:tc>
          <w:tcPr>
            <w:tcW w:w="1140" w:type="dxa"/>
            <w:vAlign w:val="center"/>
          </w:tcPr>
          <w:p w14:paraId="2398A830" w14:textId="77777777" w:rsidR="00A73940" w:rsidRPr="007D4B70" w:rsidRDefault="00A73940">
            <w:pPr>
              <w:wordWrap/>
              <w:jc w:val="right"/>
              <w:rPr>
                <w:ins w:id="1415" w:author="나현종" w:date="2025-11-06T14:57:00Z" w16du:dateUtc="2025-11-06T05:57:00Z"/>
                <w:rFonts w:ascii="Batang" w:eastAsia="Batang" w:hAnsi="Batang" w:cs="Times New Roman"/>
              </w:rPr>
              <w:pPrChange w:id="1416" w:author="나현종" w:date="2025-11-06T15:11:00Z" w16du:dateUtc="2025-11-06T06:11:00Z">
                <w:pPr>
                  <w:wordWrap/>
                </w:pPr>
              </w:pPrChange>
            </w:pPr>
          </w:p>
        </w:tc>
        <w:tc>
          <w:tcPr>
            <w:tcW w:w="1140" w:type="dxa"/>
            <w:vAlign w:val="center"/>
          </w:tcPr>
          <w:p w14:paraId="32790A49" w14:textId="77777777" w:rsidR="00A73940" w:rsidRPr="007D4B70" w:rsidRDefault="00A73940">
            <w:pPr>
              <w:wordWrap/>
              <w:jc w:val="right"/>
              <w:rPr>
                <w:ins w:id="1417" w:author="나현종" w:date="2025-11-06T14:57:00Z" w16du:dateUtc="2025-11-06T05:57:00Z"/>
                <w:rFonts w:ascii="Batang" w:eastAsia="Batang" w:hAnsi="Batang" w:cs="Times New Roman"/>
              </w:rPr>
              <w:pPrChange w:id="1418" w:author="나현종" w:date="2025-11-06T15:11:00Z" w16du:dateUtc="2025-11-06T06:11:00Z">
                <w:pPr>
                  <w:wordWrap/>
                </w:pPr>
              </w:pPrChange>
            </w:pPr>
          </w:p>
        </w:tc>
        <w:tc>
          <w:tcPr>
            <w:tcW w:w="1140" w:type="dxa"/>
            <w:vAlign w:val="center"/>
          </w:tcPr>
          <w:p w14:paraId="688C6BFB" w14:textId="77777777" w:rsidR="00A73940" w:rsidRPr="007D4B70" w:rsidRDefault="00A73940">
            <w:pPr>
              <w:wordWrap/>
              <w:jc w:val="right"/>
              <w:rPr>
                <w:ins w:id="1419" w:author="나현종" w:date="2025-11-06T14:57:00Z" w16du:dateUtc="2025-11-06T05:57:00Z"/>
                <w:rFonts w:ascii="Batang" w:eastAsia="Batang" w:hAnsi="Batang" w:cs="Times New Roman"/>
              </w:rPr>
              <w:pPrChange w:id="1420" w:author="나현종" w:date="2025-11-06T15:11:00Z" w16du:dateUtc="2025-11-06T06:11:00Z">
                <w:pPr>
                  <w:wordWrap/>
                </w:pPr>
              </w:pPrChange>
            </w:pPr>
          </w:p>
        </w:tc>
        <w:tc>
          <w:tcPr>
            <w:tcW w:w="1140" w:type="dxa"/>
            <w:vAlign w:val="center"/>
          </w:tcPr>
          <w:p w14:paraId="6E1777BD" w14:textId="77777777" w:rsidR="00A73940" w:rsidRPr="007D4B70" w:rsidRDefault="00A73940">
            <w:pPr>
              <w:wordWrap/>
              <w:jc w:val="right"/>
              <w:rPr>
                <w:ins w:id="1421" w:author="나현종" w:date="2025-11-06T14:57:00Z" w16du:dateUtc="2025-11-06T05:57:00Z"/>
                <w:rFonts w:ascii="Batang" w:eastAsia="Batang" w:hAnsi="Batang" w:cs="Times New Roman"/>
              </w:rPr>
              <w:pPrChange w:id="1422" w:author="나현종" w:date="2025-11-06T15:11:00Z" w16du:dateUtc="2025-11-06T06:11:00Z">
                <w:pPr>
                  <w:wordWrap/>
                </w:pPr>
              </w:pPrChange>
            </w:pPr>
          </w:p>
        </w:tc>
      </w:tr>
      <w:tr w:rsidR="001E3A39" w:rsidRPr="007D4B70" w14:paraId="5217FE48" w14:textId="77777777" w:rsidTr="00A73940">
        <w:trPr>
          <w:ins w:id="1423" w:author="나현종" w:date="2025-11-06T14:57:00Z"/>
        </w:trPr>
        <w:tc>
          <w:tcPr>
            <w:tcW w:w="1036" w:type="dxa"/>
            <w:vAlign w:val="center"/>
          </w:tcPr>
          <w:p w14:paraId="32ED94F7" w14:textId="77777777" w:rsidR="00A73940" w:rsidRPr="007D4B70" w:rsidRDefault="00A73940">
            <w:pPr>
              <w:wordWrap/>
              <w:jc w:val="both"/>
              <w:rPr>
                <w:ins w:id="1424" w:author="나현종" w:date="2025-11-06T14:57:00Z" w16du:dateUtc="2025-11-06T05:57:00Z"/>
                <w:rFonts w:ascii="Batang" w:eastAsia="Batang" w:hAnsi="Batang" w:cs="Times New Roman"/>
              </w:rPr>
              <w:pPrChange w:id="1425" w:author="나현종" w:date="2025-11-06T15:10:00Z" w16du:dateUtc="2025-11-06T06:10:00Z">
                <w:pPr>
                  <w:wordWrap/>
                </w:pPr>
              </w:pPrChange>
            </w:pPr>
            <w:ins w:id="1426" w:author="나현종" w:date="2025-11-06T14:57:00Z" w16du:dateUtc="2025-11-06T05:57:00Z">
              <w:r w:rsidRPr="007D4B70">
                <w:rPr>
                  <w:rFonts w:ascii="Batang" w:eastAsia="Batang" w:hAnsi="Batang" w:cs="Times New Roman"/>
                </w:rPr>
                <w:t>50</w:t>
              </w:r>
            </w:ins>
          </w:p>
        </w:tc>
        <w:tc>
          <w:tcPr>
            <w:tcW w:w="2624" w:type="dxa"/>
            <w:vAlign w:val="center"/>
          </w:tcPr>
          <w:p w14:paraId="5F7887A5" w14:textId="77777777" w:rsidR="00A73940" w:rsidRPr="007D4B70" w:rsidRDefault="00A73940">
            <w:pPr>
              <w:wordWrap/>
              <w:jc w:val="both"/>
              <w:rPr>
                <w:ins w:id="1427" w:author="나현종" w:date="2025-11-06T14:57:00Z" w16du:dateUtc="2025-11-06T05:57:00Z"/>
                <w:rFonts w:ascii="Batang" w:eastAsia="Batang" w:hAnsi="Batang" w:cs="Times New Roman"/>
              </w:rPr>
              <w:pPrChange w:id="1428" w:author="나현종" w:date="2025-11-06T15:10:00Z" w16du:dateUtc="2025-11-06T06:10:00Z">
                <w:pPr>
                  <w:wordWrap/>
                </w:pPr>
              </w:pPrChange>
            </w:pPr>
            <w:ins w:id="1429" w:author="나현종" w:date="2025-11-06T14:57:00Z" w16du:dateUtc="2025-11-06T05:57:00Z">
              <w:r w:rsidRPr="007D4B70">
                <w:rPr>
                  <w:rFonts w:ascii="Batang" w:eastAsia="Batang" w:hAnsi="Batang" w:cs="Times New Roman"/>
                </w:rPr>
                <w:t>Communication Services</w:t>
              </w:r>
            </w:ins>
          </w:p>
        </w:tc>
        <w:tc>
          <w:tcPr>
            <w:tcW w:w="1140" w:type="dxa"/>
            <w:vAlign w:val="center"/>
          </w:tcPr>
          <w:p w14:paraId="2DF89C76" w14:textId="77777777" w:rsidR="00A73940" w:rsidRPr="007D4B70" w:rsidRDefault="00A73940">
            <w:pPr>
              <w:wordWrap/>
              <w:jc w:val="right"/>
              <w:rPr>
                <w:ins w:id="1430" w:author="나현종" w:date="2025-11-06T14:57:00Z" w16du:dateUtc="2025-11-06T05:57:00Z"/>
                <w:rFonts w:ascii="Batang" w:eastAsia="Batang" w:hAnsi="Batang" w:cs="Times New Roman"/>
              </w:rPr>
              <w:pPrChange w:id="1431" w:author="나현종" w:date="2025-11-06T15:11:00Z" w16du:dateUtc="2025-11-06T06:11:00Z">
                <w:pPr>
                  <w:wordWrap/>
                </w:pPr>
              </w:pPrChange>
            </w:pPr>
          </w:p>
        </w:tc>
        <w:tc>
          <w:tcPr>
            <w:tcW w:w="1140" w:type="dxa"/>
            <w:vAlign w:val="center"/>
          </w:tcPr>
          <w:p w14:paraId="35971457" w14:textId="77777777" w:rsidR="00A73940" w:rsidRPr="007D4B70" w:rsidRDefault="00A73940">
            <w:pPr>
              <w:wordWrap/>
              <w:jc w:val="right"/>
              <w:rPr>
                <w:ins w:id="1432" w:author="나현종" w:date="2025-11-06T14:57:00Z" w16du:dateUtc="2025-11-06T05:57:00Z"/>
                <w:rFonts w:ascii="Batang" w:eastAsia="Batang" w:hAnsi="Batang" w:cs="Times New Roman"/>
              </w:rPr>
              <w:pPrChange w:id="1433" w:author="나현종" w:date="2025-11-06T15:11:00Z" w16du:dateUtc="2025-11-06T06:11:00Z">
                <w:pPr>
                  <w:wordWrap/>
                </w:pPr>
              </w:pPrChange>
            </w:pPr>
          </w:p>
        </w:tc>
        <w:tc>
          <w:tcPr>
            <w:tcW w:w="1140" w:type="dxa"/>
            <w:vAlign w:val="center"/>
          </w:tcPr>
          <w:p w14:paraId="7FF40D4A" w14:textId="77777777" w:rsidR="00A73940" w:rsidRPr="007D4B70" w:rsidRDefault="00A73940">
            <w:pPr>
              <w:wordWrap/>
              <w:jc w:val="right"/>
              <w:rPr>
                <w:ins w:id="1434" w:author="나현종" w:date="2025-11-06T14:57:00Z" w16du:dateUtc="2025-11-06T05:57:00Z"/>
                <w:rFonts w:ascii="Batang" w:eastAsia="Batang" w:hAnsi="Batang" w:cs="Times New Roman"/>
              </w:rPr>
              <w:pPrChange w:id="1435" w:author="나현종" w:date="2025-11-06T15:11:00Z" w16du:dateUtc="2025-11-06T06:11:00Z">
                <w:pPr>
                  <w:wordWrap/>
                </w:pPr>
              </w:pPrChange>
            </w:pPr>
          </w:p>
        </w:tc>
        <w:tc>
          <w:tcPr>
            <w:tcW w:w="1140" w:type="dxa"/>
            <w:vAlign w:val="center"/>
          </w:tcPr>
          <w:p w14:paraId="50AEDF38" w14:textId="77777777" w:rsidR="00A73940" w:rsidRPr="007D4B70" w:rsidRDefault="00A73940">
            <w:pPr>
              <w:wordWrap/>
              <w:jc w:val="right"/>
              <w:rPr>
                <w:ins w:id="1436" w:author="나현종" w:date="2025-11-06T14:57:00Z" w16du:dateUtc="2025-11-06T05:57:00Z"/>
                <w:rFonts w:ascii="Batang" w:eastAsia="Batang" w:hAnsi="Batang" w:cs="Times New Roman"/>
              </w:rPr>
              <w:pPrChange w:id="1437" w:author="나현종" w:date="2025-11-06T15:11:00Z" w16du:dateUtc="2025-11-06T06:11:00Z">
                <w:pPr>
                  <w:wordWrap/>
                </w:pPr>
              </w:pPrChange>
            </w:pPr>
          </w:p>
        </w:tc>
        <w:tc>
          <w:tcPr>
            <w:tcW w:w="1140" w:type="dxa"/>
            <w:vAlign w:val="center"/>
          </w:tcPr>
          <w:p w14:paraId="5FB6539D" w14:textId="77777777" w:rsidR="00A73940" w:rsidRPr="007D4B70" w:rsidRDefault="00A73940">
            <w:pPr>
              <w:wordWrap/>
              <w:jc w:val="right"/>
              <w:rPr>
                <w:ins w:id="1438" w:author="나현종" w:date="2025-11-06T14:57:00Z" w16du:dateUtc="2025-11-06T05:57:00Z"/>
                <w:rFonts w:ascii="Batang" w:eastAsia="Batang" w:hAnsi="Batang" w:cs="Times New Roman"/>
              </w:rPr>
              <w:pPrChange w:id="1439" w:author="나현종" w:date="2025-11-06T15:11:00Z" w16du:dateUtc="2025-11-06T06:11:00Z">
                <w:pPr>
                  <w:wordWrap/>
                </w:pPr>
              </w:pPrChange>
            </w:pPr>
          </w:p>
        </w:tc>
      </w:tr>
      <w:tr w:rsidR="001E3A39" w:rsidRPr="007D4B70" w14:paraId="5C9F4B3A" w14:textId="77777777" w:rsidTr="00A73940">
        <w:trPr>
          <w:ins w:id="1440" w:author="나현종" w:date="2025-11-06T14:57:00Z"/>
        </w:trPr>
        <w:tc>
          <w:tcPr>
            <w:tcW w:w="1036" w:type="dxa"/>
            <w:vAlign w:val="center"/>
          </w:tcPr>
          <w:p w14:paraId="30BB4B7A" w14:textId="77777777" w:rsidR="00A73940" w:rsidRPr="007D4B70" w:rsidRDefault="00A73940">
            <w:pPr>
              <w:wordWrap/>
              <w:jc w:val="both"/>
              <w:rPr>
                <w:ins w:id="1441" w:author="나현종" w:date="2025-11-06T14:57:00Z" w16du:dateUtc="2025-11-06T05:57:00Z"/>
                <w:rFonts w:ascii="Batang" w:eastAsia="Batang" w:hAnsi="Batang" w:cs="Times New Roman"/>
              </w:rPr>
              <w:pPrChange w:id="1442" w:author="나현종" w:date="2025-11-06T15:10:00Z" w16du:dateUtc="2025-11-06T06:10:00Z">
                <w:pPr>
                  <w:wordWrap/>
                </w:pPr>
              </w:pPrChange>
            </w:pPr>
            <w:ins w:id="1443" w:author="나현종" w:date="2025-11-06T14:57:00Z" w16du:dateUtc="2025-11-06T05:57:00Z">
              <w:r w:rsidRPr="007D4B70">
                <w:rPr>
                  <w:rFonts w:ascii="Batang" w:eastAsia="Batang" w:hAnsi="Batang" w:cs="Times New Roman"/>
                </w:rPr>
                <w:t>55</w:t>
              </w:r>
            </w:ins>
          </w:p>
        </w:tc>
        <w:tc>
          <w:tcPr>
            <w:tcW w:w="2624" w:type="dxa"/>
            <w:vAlign w:val="center"/>
          </w:tcPr>
          <w:p w14:paraId="1C4B43B7" w14:textId="77777777" w:rsidR="00A73940" w:rsidRPr="007D4B70" w:rsidRDefault="00A73940">
            <w:pPr>
              <w:wordWrap/>
              <w:jc w:val="both"/>
              <w:rPr>
                <w:ins w:id="1444" w:author="나현종" w:date="2025-11-06T14:57:00Z" w16du:dateUtc="2025-11-06T05:57:00Z"/>
                <w:rFonts w:ascii="Batang" w:eastAsia="Batang" w:hAnsi="Batang" w:cs="Times New Roman"/>
              </w:rPr>
              <w:pPrChange w:id="1445" w:author="나현종" w:date="2025-11-06T15:10:00Z" w16du:dateUtc="2025-11-06T06:10:00Z">
                <w:pPr>
                  <w:wordWrap/>
                </w:pPr>
              </w:pPrChange>
            </w:pPr>
            <w:ins w:id="1446" w:author="나현종" w:date="2025-11-06T14:57:00Z" w16du:dateUtc="2025-11-06T05:57:00Z">
              <w:r w:rsidRPr="007D4B70">
                <w:rPr>
                  <w:rFonts w:ascii="Batang" w:eastAsia="Batang" w:hAnsi="Batang" w:cs="Times New Roman"/>
                </w:rPr>
                <w:t>Utilities</w:t>
              </w:r>
            </w:ins>
          </w:p>
        </w:tc>
        <w:tc>
          <w:tcPr>
            <w:tcW w:w="1140" w:type="dxa"/>
            <w:vAlign w:val="center"/>
          </w:tcPr>
          <w:p w14:paraId="0E718665" w14:textId="77777777" w:rsidR="00A73940" w:rsidRPr="007D4B70" w:rsidRDefault="00A73940">
            <w:pPr>
              <w:wordWrap/>
              <w:jc w:val="right"/>
              <w:rPr>
                <w:ins w:id="1447" w:author="나현종" w:date="2025-11-06T14:57:00Z" w16du:dateUtc="2025-11-06T05:57:00Z"/>
                <w:rFonts w:ascii="Batang" w:eastAsia="Batang" w:hAnsi="Batang" w:cs="Times New Roman"/>
              </w:rPr>
              <w:pPrChange w:id="1448" w:author="나현종" w:date="2025-11-06T15:11:00Z" w16du:dateUtc="2025-11-06T06:11:00Z">
                <w:pPr>
                  <w:wordWrap/>
                </w:pPr>
              </w:pPrChange>
            </w:pPr>
          </w:p>
        </w:tc>
        <w:tc>
          <w:tcPr>
            <w:tcW w:w="1140" w:type="dxa"/>
            <w:vAlign w:val="center"/>
          </w:tcPr>
          <w:p w14:paraId="343D8C09" w14:textId="77777777" w:rsidR="00A73940" w:rsidRPr="007D4B70" w:rsidRDefault="00A73940">
            <w:pPr>
              <w:wordWrap/>
              <w:jc w:val="right"/>
              <w:rPr>
                <w:ins w:id="1449" w:author="나현종" w:date="2025-11-06T14:57:00Z" w16du:dateUtc="2025-11-06T05:57:00Z"/>
                <w:rFonts w:ascii="Batang" w:eastAsia="Batang" w:hAnsi="Batang" w:cs="Times New Roman"/>
              </w:rPr>
              <w:pPrChange w:id="1450" w:author="나현종" w:date="2025-11-06T15:11:00Z" w16du:dateUtc="2025-11-06T06:11:00Z">
                <w:pPr>
                  <w:wordWrap/>
                </w:pPr>
              </w:pPrChange>
            </w:pPr>
          </w:p>
        </w:tc>
        <w:tc>
          <w:tcPr>
            <w:tcW w:w="1140" w:type="dxa"/>
            <w:vAlign w:val="center"/>
          </w:tcPr>
          <w:p w14:paraId="383209B7" w14:textId="77777777" w:rsidR="00A73940" w:rsidRPr="007D4B70" w:rsidRDefault="00A73940">
            <w:pPr>
              <w:wordWrap/>
              <w:jc w:val="right"/>
              <w:rPr>
                <w:ins w:id="1451" w:author="나현종" w:date="2025-11-06T14:57:00Z" w16du:dateUtc="2025-11-06T05:57:00Z"/>
                <w:rFonts w:ascii="Batang" w:eastAsia="Batang" w:hAnsi="Batang" w:cs="Times New Roman"/>
              </w:rPr>
              <w:pPrChange w:id="1452" w:author="나현종" w:date="2025-11-06T15:11:00Z" w16du:dateUtc="2025-11-06T06:11:00Z">
                <w:pPr>
                  <w:wordWrap/>
                </w:pPr>
              </w:pPrChange>
            </w:pPr>
          </w:p>
        </w:tc>
        <w:tc>
          <w:tcPr>
            <w:tcW w:w="1140" w:type="dxa"/>
            <w:vAlign w:val="center"/>
          </w:tcPr>
          <w:p w14:paraId="72AB8027" w14:textId="77777777" w:rsidR="00A73940" w:rsidRPr="007D4B70" w:rsidRDefault="00A73940">
            <w:pPr>
              <w:wordWrap/>
              <w:jc w:val="right"/>
              <w:rPr>
                <w:ins w:id="1453" w:author="나현종" w:date="2025-11-06T14:57:00Z" w16du:dateUtc="2025-11-06T05:57:00Z"/>
                <w:rFonts w:ascii="Batang" w:eastAsia="Batang" w:hAnsi="Batang" w:cs="Times New Roman"/>
              </w:rPr>
              <w:pPrChange w:id="1454" w:author="나현종" w:date="2025-11-06T15:11:00Z" w16du:dateUtc="2025-11-06T06:11:00Z">
                <w:pPr>
                  <w:wordWrap/>
                </w:pPr>
              </w:pPrChange>
            </w:pPr>
          </w:p>
        </w:tc>
        <w:tc>
          <w:tcPr>
            <w:tcW w:w="1140" w:type="dxa"/>
            <w:vAlign w:val="center"/>
          </w:tcPr>
          <w:p w14:paraId="38604DBB" w14:textId="77777777" w:rsidR="00A73940" w:rsidRPr="007D4B70" w:rsidRDefault="00A73940">
            <w:pPr>
              <w:wordWrap/>
              <w:jc w:val="right"/>
              <w:rPr>
                <w:ins w:id="1455" w:author="나현종" w:date="2025-11-06T14:57:00Z" w16du:dateUtc="2025-11-06T05:57:00Z"/>
                <w:rFonts w:ascii="Batang" w:eastAsia="Batang" w:hAnsi="Batang" w:cs="Times New Roman"/>
              </w:rPr>
              <w:pPrChange w:id="1456" w:author="나현종" w:date="2025-11-06T15:11:00Z" w16du:dateUtc="2025-11-06T06:11:00Z">
                <w:pPr>
                  <w:wordWrap/>
                </w:pPr>
              </w:pPrChange>
            </w:pPr>
          </w:p>
        </w:tc>
      </w:tr>
      <w:tr w:rsidR="001E3A39" w:rsidRPr="007D4B70" w14:paraId="4641CE7A" w14:textId="77777777" w:rsidTr="00A73940">
        <w:trPr>
          <w:ins w:id="1457" w:author="나현종" w:date="2025-11-06T14:57:00Z"/>
        </w:trPr>
        <w:tc>
          <w:tcPr>
            <w:tcW w:w="1036" w:type="dxa"/>
            <w:vAlign w:val="center"/>
          </w:tcPr>
          <w:p w14:paraId="19581A8E" w14:textId="77777777" w:rsidR="00A73940" w:rsidRPr="007D4B70" w:rsidRDefault="00A73940">
            <w:pPr>
              <w:wordWrap/>
              <w:jc w:val="both"/>
              <w:rPr>
                <w:ins w:id="1458" w:author="나현종" w:date="2025-11-06T14:57:00Z" w16du:dateUtc="2025-11-06T05:57:00Z"/>
                <w:rFonts w:ascii="Batang" w:eastAsia="Batang" w:hAnsi="Batang" w:cs="Times New Roman"/>
              </w:rPr>
              <w:pPrChange w:id="1459" w:author="나현종" w:date="2025-11-06T15:10:00Z" w16du:dateUtc="2025-11-06T06:10:00Z">
                <w:pPr>
                  <w:wordWrap/>
                </w:pPr>
              </w:pPrChange>
            </w:pPr>
            <w:ins w:id="1460" w:author="나현종" w:date="2025-11-06T14:57:00Z" w16du:dateUtc="2025-11-06T05:57:00Z">
              <w:r w:rsidRPr="007D4B70">
                <w:rPr>
                  <w:rFonts w:ascii="Batang" w:eastAsia="Batang" w:hAnsi="Batang" w:cs="Times New Roman"/>
                </w:rPr>
                <w:t>60</w:t>
              </w:r>
            </w:ins>
          </w:p>
        </w:tc>
        <w:tc>
          <w:tcPr>
            <w:tcW w:w="2624" w:type="dxa"/>
            <w:vAlign w:val="center"/>
          </w:tcPr>
          <w:p w14:paraId="63FF870F" w14:textId="77777777" w:rsidR="00A73940" w:rsidRPr="007D4B70" w:rsidRDefault="00A73940">
            <w:pPr>
              <w:wordWrap/>
              <w:jc w:val="both"/>
              <w:rPr>
                <w:ins w:id="1461" w:author="나현종" w:date="2025-11-06T14:57:00Z" w16du:dateUtc="2025-11-06T05:57:00Z"/>
                <w:rFonts w:ascii="Batang" w:eastAsia="Batang" w:hAnsi="Batang" w:cs="Times New Roman"/>
              </w:rPr>
              <w:pPrChange w:id="1462" w:author="나현종" w:date="2025-11-06T15:10:00Z" w16du:dateUtc="2025-11-06T06:10:00Z">
                <w:pPr>
                  <w:wordWrap/>
                </w:pPr>
              </w:pPrChange>
            </w:pPr>
            <w:ins w:id="1463" w:author="나현종" w:date="2025-11-06T14:57:00Z" w16du:dateUtc="2025-11-06T05:57:00Z">
              <w:r w:rsidRPr="007D4B70">
                <w:rPr>
                  <w:rFonts w:ascii="Batang" w:eastAsia="Batang" w:hAnsi="Batang" w:cs="Times New Roman"/>
                </w:rPr>
                <w:t>Real Estate</w:t>
              </w:r>
            </w:ins>
          </w:p>
        </w:tc>
        <w:tc>
          <w:tcPr>
            <w:tcW w:w="1140" w:type="dxa"/>
            <w:vAlign w:val="center"/>
          </w:tcPr>
          <w:p w14:paraId="5CED439B" w14:textId="77777777" w:rsidR="00A73940" w:rsidRPr="007D4B70" w:rsidRDefault="00A73940">
            <w:pPr>
              <w:wordWrap/>
              <w:jc w:val="right"/>
              <w:rPr>
                <w:ins w:id="1464" w:author="나현종" w:date="2025-11-06T14:57:00Z" w16du:dateUtc="2025-11-06T05:57:00Z"/>
                <w:rFonts w:ascii="Batang" w:eastAsia="Batang" w:hAnsi="Batang" w:cs="Times New Roman"/>
              </w:rPr>
              <w:pPrChange w:id="1465" w:author="나현종" w:date="2025-11-06T15:11:00Z" w16du:dateUtc="2025-11-06T06:11:00Z">
                <w:pPr>
                  <w:wordWrap/>
                </w:pPr>
              </w:pPrChange>
            </w:pPr>
          </w:p>
        </w:tc>
        <w:tc>
          <w:tcPr>
            <w:tcW w:w="1140" w:type="dxa"/>
            <w:vAlign w:val="center"/>
          </w:tcPr>
          <w:p w14:paraId="15478680" w14:textId="77777777" w:rsidR="00A73940" w:rsidRPr="007D4B70" w:rsidRDefault="00A73940">
            <w:pPr>
              <w:wordWrap/>
              <w:jc w:val="right"/>
              <w:rPr>
                <w:ins w:id="1466" w:author="나현종" w:date="2025-11-06T14:57:00Z" w16du:dateUtc="2025-11-06T05:57:00Z"/>
                <w:rFonts w:ascii="Batang" w:eastAsia="Batang" w:hAnsi="Batang" w:cs="Times New Roman"/>
              </w:rPr>
              <w:pPrChange w:id="1467" w:author="나현종" w:date="2025-11-06T15:11:00Z" w16du:dateUtc="2025-11-06T06:11:00Z">
                <w:pPr>
                  <w:wordWrap/>
                </w:pPr>
              </w:pPrChange>
            </w:pPr>
          </w:p>
        </w:tc>
        <w:tc>
          <w:tcPr>
            <w:tcW w:w="1140" w:type="dxa"/>
            <w:vAlign w:val="center"/>
          </w:tcPr>
          <w:p w14:paraId="73FF9345" w14:textId="77777777" w:rsidR="00A73940" w:rsidRPr="007D4B70" w:rsidRDefault="00A73940">
            <w:pPr>
              <w:wordWrap/>
              <w:jc w:val="right"/>
              <w:rPr>
                <w:ins w:id="1468" w:author="나현종" w:date="2025-11-06T14:57:00Z" w16du:dateUtc="2025-11-06T05:57:00Z"/>
                <w:rFonts w:ascii="Batang" w:eastAsia="Batang" w:hAnsi="Batang" w:cs="Times New Roman"/>
              </w:rPr>
              <w:pPrChange w:id="1469" w:author="나현종" w:date="2025-11-06T15:11:00Z" w16du:dateUtc="2025-11-06T06:11:00Z">
                <w:pPr>
                  <w:wordWrap/>
                </w:pPr>
              </w:pPrChange>
            </w:pPr>
          </w:p>
        </w:tc>
        <w:tc>
          <w:tcPr>
            <w:tcW w:w="1140" w:type="dxa"/>
            <w:vAlign w:val="center"/>
          </w:tcPr>
          <w:p w14:paraId="2EC1B5CE" w14:textId="77777777" w:rsidR="00A73940" w:rsidRPr="007D4B70" w:rsidRDefault="00A73940">
            <w:pPr>
              <w:wordWrap/>
              <w:jc w:val="right"/>
              <w:rPr>
                <w:ins w:id="1470" w:author="나현종" w:date="2025-11-06T14:57:00Z" w16du:dateUtc="2025-11-06T05:57:00Z"/>
                <w:rFonts w:ascii="Batang" w:eastAsia="Batang" w:hAnsi="Batang" w:cs="Times New Roman"/>
              </w:rPr>
              <w:pPrChange w:id="1471" w:author="나현종" w:date="2025-11-06T15:11:00Z" w16du:dateUtc="2025-11-06T06:11:00Z">
                <w:pPr>
                  <w:wordWrap/>
                </w:pPr>
              </w:pPrChange>
            </w:pPr>
          </w:p>
        </w:tc>
        <w:tc>
          <w:tcPr>
            <w:tcW w:w="1140" w:type="dxa"/>
            <w:vAlign w:val="center"/>
          </w:tcPr>
          <w:p w14:paraId="58685D80" w14:textId="77777777" w:rsidR="00A73940" w:rsidRPr="007D4B70" w:rsidRDefault="00A73940">
            <w:pPr>
              <w:wordWrap/>
              <w:jc w:val="right"/>
              <w:rPr>
                <w:ins w:id="1472" w:author="나현종" w:date="2025-11-06T14:57:00Z" w16du:dateUtc="2025-11-06T05:57:00Z"/>
                <w:rFonts w:ascii="Batang" w:eastAsia="Batang" w:hAnsi="Batang" w:cs="Times New Roman"/>
              </w:rPr>
              <w:pPrChange w:id="1473" w:author="나현종" w:date="2025-11-06T15:11:00Z" w16du:dateUtc="2025-11-06T06:11:00Z">
                <w:pPr>
                  <w:wordWrap/>
                </w:pPr>
              </w:pPrChange>
            </w:pPr>
          </w:p>
        </w:tc>
      </w:tr>
    </w:tbl>
    <w:p w14:paraId="26E2511F" w14:textId="77777777" w:rsidR="00BB5F7D" w:rsidRPr="00BB5F7D" w:rsidRDefault="00BB5F7D" w:rsidP="00BB5F7D">
      <w:pPr>
        <w:wordWrap/>
        <w:rPr>
          <w:ins w:id="1474" w:author="나현종" w:date="2025-11-06T14:56:00Z" w16du:dateUtc="2025-11-06T05:56:00Z"/>
          <w:rFonts w:ascii="Batang" w:eastAsia="Batang" w:hAnsi="Batang" w:cs="Times New Roman"/>
        </w:rPr>
      </w:pPr>
    </w:p>
    <w:p w14:paraId="405977D0" w14:textId="5A983723" w:rsidR="00BB5F7D" w:rsidRDefault="00BB5F7D">
      <w:pPr>
        <w:widowControl/>
        <w:wordWrap/>
        <w:autoSpaceDE/>
        <w:autoSpaceDN/>
        <w:spacing w:after="160"/>
        <w:rPr>
          <w:ins w:id="1475" w:author="나현종" w:date="2025-11-06T14:59:00Z" w16du:dateUtc="2025-11-06T05:59:00Z"/>
          <w:rFonts w:ascii="Batang" w:eastAsia="Batang" w:hAnsi="Batang" w:cs="Times New Roman"/>
        </w:rPr>
      </w:pPr>
      <w:ins w:id="1476" w:author="나현종" w:date="2025-11-06T14:59:00Z" w16du:dateUtc="2025-11-06T05:59:00Z">
        <w:r>
          <w:rPr>
            <w:rFonts w:ascii="Batang" w:eastAsia="Batang" w:hAnsi="Batang" w:cs="Times New Roman"/>
          </w:rPr>
          <w:br w:type="page"/>
        </w:r>
      </w:ins>
    </w:p>
    <w:p w14:paraId="1C882E88" w14:textId="749D1033" w:rsidR="00BB5F7D" w:rsidRPr="00A73940" w:rsidDel="00BB5F7D" w:rsidRDefault="00BB5F7D">
      <w:pPr>
        <w:widowControl/>
        <w:wordWrap/>
        <w:autoSpaceDE/>
        <w:autoSpaceDN/>
        <w:jc w:val="center"/>
        <w:rPr>
          <w:del w:id="1477" w:author="나현종" w:date="2025-11-06T14:57:00Z" w16du:dateUtc="2025-11-06T05:57:00Z"/>
          <w:rFonts w:ascii="Batang" w:eastAsia="Batang" w:hAnsi="Batang" w:cs="Times New Roman"/>
          <w:b/>
          <w:bCs/>
          <w:rPrChange w:id="1478" w:author="나현종" w:date="2025-11-06T15:06:00Z" w16du:dateUtc="2025-11-06T06:06:00Z">
            <w:rPr>
              <w:del w:id="1479" w:author="나현종" w:date="2025-11-06T14:57:00Z" w16du:dateUtc="2025-11-06T05:57:00Z"/>
              <w:rFonts w:ascii="Batang" w:eastAsia="Batang" w:hAnsi="Batang" w:cs="Times New Roman"/>
            </w:rPr>
          </w:rPrChange>
        </w:rPr>
        <w:pPrChange w:id="1480" w:author="나현종" w:date="2025-11-06T15:06:00Z" w16du:dateUtc="2025-11-06T06:06:00Z">
          <w:pPr>
            <w:widowControl/>
            <w:wordWrap/>
            <w:autoSpaceDE/>
            <w:autoSpaceDN/>
          </w:pPr>
        </w:pPrChange>
      </w:pPr>
      <w:ins w:id="1481" w:author="나현종" w:date="2025-11-06T14:59:00Z" w16du:dateUtc="2025-11-06T05:59:00Z">
        <w:r w:rsidRPr="00A73940">
          <w:rPr>
            <w:rFonts w:ascii="Batang" w:eastAsia="Batang" w:hAnsi="Batang" w:cs="Times New Roman"/>
            <w:b/>
            <w:bCs/>
            <w:rPrChange w:id="1482" w:author="나현종" w:date="2025-11-06T15:06:00Z" w16du:dateUtc="2025-11-06T06:06:00Z">
              <w:rPr>
                <w:rFonts w:ascii="Batang" w:eastAsia="Batang" w:hAnsi="Batang" w:cs="Times New Roman"/>
              </w:rPr>
            </w:rPrChange>
          </w:rPr>
          <w:t>Table 3. Portfolio Performance Comparison (Out-of-Sample: 2024.05-2024.12)</w:t>
        </w:r>
      </w:ins>
    </w:p>
    <w:p w14:paraId="31C24DCD" w14:textId="77777777" w:rsidR="00BB5F7D" w:rsidRDefault="00BB5F7D">
      <w:pPr>
        <w:wordWrap/>
        <w:jc w:val="center"/>
        <w:rPr>
          <w:ins w:id="1483" w:author="나현종" w:date="2025-11-06T14:59:00Z" w16du:dateUtc="2025-11-06T05:59:00Z"/>
          <w:rFonts w:ascii="Batang" w:eastAsia="Batang" w:hAnsi="Batang" w:cs="Times New Roman"/>
        </w:rPr>
        <w:pPrChange w:id="1484" w:author="나현종" w:date="2025-11-06T15:06:00Z" w16du:dateUtc="2025-11-06T06:06:00Z">
          <w:pPr>
            <w:wordWrap/>
          </w:pPr>
        </w:pPrChange>
      </w:pPr>
    </w:p>
    <w:p w14:paraId="768DBC19" w14:textId="76B7582D" w:rsidR="00BB5F7D" w:rsidRPr="00A73940" w:rsidRDefault="00A73940">
      <w:pPr>
        <w:wordWrap/>
        <w:jc w:val="both"/>
        <w:rPr>
          <w:ins w:id="1485" w:author="나현종" w:date="2025-11-06T15:08:00Z" w16du:dateUtc="2025-11-06T06:08:00Z"/>
          <w:rFonts w:ascii="Batang" w:eastAsia="Batang" w:hAnsi="Batang" w:cs="Times New Roman"/>
          <w:sz w:val="18"/>
          <w:szCs w:val="18"/>
          <w:rPrChange w:id="1486" w:author="나현종" w:date="2025-11-06T15:08:00Z" w16du:dateUtc="2025-11-06T06:08:00Z">
            <w:rPr>
              <w:ins w:id="1487" w:author="나현종" w:date="2025-11-06T15:08:00Z" w16du:dateUtc="2025-11-06T06:08:00Z"/>
              <w:rFonts w:ascii="Batang" w:eastAsia="Batang" w:hAnsi="Batang" w:cs="Times New Roman"/>
            </w:rPr>
          </w:rPrChange>
        </w:rPr>
        <w:pPrChange w:id="1488" w:author="나현종" w:date="2025-11-06T15:08:00Z" w16du:dateUtc="2025-11-06T06:08:00Z">
          <w:pPr>
            <w:wordWrap/>
          </w:pPr>
        </w:pPrChange>
      </w:pPr>
      <w:ins w:id="1489" w:author="나현종" w:date="2025-11-06T15:08:00Z" w16du:dateUtc="2025-11-06T06:08:00Z">
        <w:r w:rsidRPr="00A73940">
          <w:rPr>
            <w:rFonts w:ascii="Batang" w:eastAsia="Batang" w:hAnsi="Batang" w:cs="Times New Roman"/>
            <w:sz w:val="18"/>
            <w:szCs w:val="18"/>
            <w:rPrChange w:id="1490" w:author="나현종" w:date="2025-11-06T15:08:00Z" w16du:dateUtc="2025-11-06T06:08:00Z">
              <w:rPr>
                <w:rFonts w:ascii="Batang" w:eastAsia="Batang" w:hAnsi="Batang" w:cs="Times New Roman"/>
              </w:rPr>
            </w:rPrChange>
          </w:rPr>
          <w:t xml:space="preserve">This table compares portfolio performance during the out-of-sample period (2024.05-2024.12, 152 trading days). Panel A compares the AI-BL portfolio (Tier 3: returns + macro + accounting) against the S&amp;P 500 value-weighted market benchmark. Cumulative returns are computed over the 8-month period. Information ratio = mean daily market-relative (active) return / std × √252. The Difference column reports differences with t-statistics from paired t-tests in parentheses. Panel B compares AI-BL portfolios across information integration levels. Tier 1 uses returns only. Tier 2 adds macroeconomic indicators. Tier 3 adds </w:t>
        </w:r>
        <w:proofErr w:type="gramStart"/>
        <w:r w:rsidRPr="00A73940">
          <w:rPr>
            <w:rFonts w:ascii="Batang" w:eastAsia="Batang" w:hAnsi="Batang" w:cs="Times New Roman"/>
            <w:sz w:val="18"/>
            <w:szCs w:val="18"/>
            <w:rPrChange w:id="1491" w:author="나현종" w:date="2025-11-06T15:08:00Z" w16du:dateUtc="2025-11-06T06:08:00Z">
              <w:rPr>
                <w:rFonts w:ascii="Batang" w:eastAsia="Batang" w:hAnsi="Batang" w:cs="Times New Roman"/>
              </w:rPr>
            </w:rPrChange>
          </w:rPr>
          <w:t>accounting fundamentals</w:t>
        </w:r>
        <w:proofErr w:type="gramEnd"/>
        <w:r w:rsidRPr="00A73940">
          <w:rPr>
            <w:rFonts w:ascii="Batang" w:eastAsia="Batang" w:hAnsi="Batang" w:cs="Times New Roman"/>
            <w:sz w:val="18"/>
            <w:szCs w:val="18"/>
            <w:rPrChange w:id="1492" w:author="나현종" w:date="2025-11-06T15:08:00Z" w16du:dateUtc="2025-11-06T06:08:00Z">
              <w:rPr>
                <w:rFonts w:ascii="Batang" w:eastAsia="Batang" w:hAnsi="Batang" w:cs="Times New Roman"/>
              </w:rPr>
            </w:rPrChange>
          </w:rPr>
          <w:t>. Columns 4-6 report pairwise differences with t-statistics. All portfolios use monthly rebalancing with no-short-sale constraints. ***, **, * denote significance at 1%, 5%, 10% levels.</w:t>
        </w:r>
      </w:ins>
    </w:p>
    <w:p w14:paraId="0EEE7D7E" w14:textId="77777777" w:rsidR="00A73940" w:rsidRDefault="00A73940" w:rsidP="00A45CD8">
      <w:pPr>
        <w:wordWrap/>
        <w:rPr>
          <w:ins w:id="1493" w:author="나현종" w:date="2025-11-06T14:59:00Z" w16du:dateUtc="2025-11-06T05:59:00Z"/>
          <w:rFonts w:ascii="Batang" w:eastAsia="Batang" w:hAnsi="Batang" w:cs="Times New Roman"/>
        </w:rPr>
      </w:pPr>
    </w:p>
    <w:p w14:paraId="4CC4D8AB" w14:textId="77777777" w:rsidR="00A73940" w:rsidRPr="00A73940" w:rsidRDefault="00A73940" w:rsidP="00A73940">
      <w:pPr>
        <w:widowControl/>
        <w:wordWrap/>
        <w:autoSpaceDE/>
        <w:autoSpaceDN/>
        <w:rPr>
          <w:ins w:id="1494" w:author="나현종" w:date="2025-11-06T15:04:00Z" w16du:dateUtc="2025-11-06T06:04:00Z"/>
          <w:rFonts w:ascii="Batang" w:eastAsia="Batang" w:hAnsi="Batang" w:cs="Times New Roman"/>
          <w:b/>
          <w:bCs/>
          <w:rPrChange w:id="1495" w:author="나현종" w:date="2025-11-06T15:06:00Z" w16du:dateUtc="2025-11-06T06:06:00Z">
            <w:rPr>
              <w:ins w:id="1496" w:author="나현종" w:date="2025-11-06T15:04:00Z" w16du:dateUtc="2025-11-06T06:04:00Z"/>
              <w:rFonts w:ascii="Batang" w:eastAsia="Batang" w:hAnsi="Batang" w:cs="Times New Roman"/>
            </w:rPr>
          </w:rPrChange>
        </w:rPr>
      </w:pPr>
      <w:ins w:id="1497" w:author="나현종" w:date="2025-11-06T15:04:00Z" w16du:dateUtc="2025-11-06T06:04:00Z">
        <w:r w:rsidRPr="00A73940">
          <w:rPr>
            <w:rFonts w:ascii="Batang" w:eastAsia="Batang" w:hAnsi="Batang" w:cs="Times New Roman"/>
            <w:b/>
            <w:bCs/>
            <w:rPrChange w:id="1498" w:author="나현종" w:date="2025-11-06T15:06:00Z" w16du:dateUtc="2025-11-06T06:06:00Z">
              <w:rPr>
                <w:rFonts w:ascii="Batang" w:eastAsia="Batang" w:hAnsi="Batang" w:cs="Times New Roman"/>
              </w:rPr>
            </w:rPrChange>
          </w:rPr>
          <w:t>Panel A: AI-BL Portfolio vs Market Benchmark</w:t>
        </w:r>
      </w:ins>
    </w:p>
    <w:p w14:paraId="36B8F3D6" w14:textId="77777777" w:rsidR="00A73940" w:rsidRPr="00A73940" w:rsidRDefault="00A73940" w:rsidP="00A73940">
      <w:pPr>
        <w:widowControl/>
        <w:wordWrap/>
        <w:autoSpaceDE/>
        <w:autoSpaceDN/>
        <w:rPr>
          <w:ins w:id="1499" w:author="나현종" w:date="2025-11-06T15:04:00Z" w16du:dateUtc="2025-11-06T06:04:00Z"/>
          <w:rFonts w:ascii="Batang" w:eastAsia="Batang" w:hAnsi="Batang" w:cs="Times New Roman"/>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Change w:id="1500" w:author="나현종" w:date="2025-11-06T15:08:00Z" w16du:dateUtc="2025-11-06T06:08:00Z">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3256"/>
        <w:gridCol w:w="2031"/>
        <w:gridCol w:w="2031"/>
        <w:gridCol w:w="2032"/>
        <w:tblGridChange w:id="1501">
          <w:tblGrid>
            <w:gridCol w:w="3256"/>
            <w:gridCol w:w="2031"/>
            <w:gridCol w:w="2031"/>
            <w:gridCol w:w="2032"/>
          </w:tblGrid>
        </w:tblGridChange>
      </w:tblGrid>
      <w:tr w:rsidR="00A73940" w:rsidRPr="00495514" w14:paraId="1B0DDE6B" w14:textId="77777777" w:rsidTr="00A73940">
        <w:trPr>
          <w:ins w:id="1502" w:author="나현종" w:date="2025-11-06T15:04:00Z"/>
        </w:trPr>
        <w:tc>
          <w:tcPr>
            <w:tcW w:w="3256" w:type="dxa"/>
            <w:tcBorders>
              <w:bottom w:val="single" w:sz="4" w:space="0" w:color="auto"/>
            </w:tcBorders>
            <w:vAlign w:val="center"/>
            <w:tcPrChange w:id="1503" w:author="나현종" w:date="2025-11-06T15:08:00Z" w16du:dateUtc="2025-11-06T06:08:00Z">
              <w:tcPr>
                <w:tcW w:w="3256" w:type="dxa"/>
                <w:vAlign w:val="center"/>
              </w:tcPr>
            </w:tcPrChange>
          </w:tcPr>
          <w:p w14:paraId="1D2F3601" w14:textId="77777777" w:rsidR="00A73940" w:rsidRPr="00495514" w:rsidRDefault="00A73940">
            <w:pPr>
              <w:widowControl/>
              <w:wordWrap/>
              <w:autoSpaceDE/>
              <w:autoSpaceDN/>
              <w:jc w:val="center"/>
              <w:rPr>
                <w:ins w:id="1504" w:author="나현종" w:date="2025-11-06T15:04:00Z" w16du:dateUtc="2025-11-06T06:04:00Z"/>
                <w:rFonts w:ascii="Batang" w:eastAsia="Batang" w:hAnsi="Batang" w:cs="Times New Roman"/>
              </w:rPr>
              <w:pPrChange w:id="1505" w:author="나현종" w:date="2025-11-06T15:07:00Z" w16du:dateUtc="2025-11-06T06:07:00Z">
                <w:pPr>
                  <w:widowControl/>
                  <w:wordWrap/>
                  <w:autoSpaceDE/>
                  <w:autoSpaceDN/>
                </w:pPr>
              </w:pPrChange>
            </w:pPr>
          </w:p>
        </w:tc>
        <w:tc>
          <w:tcPr>
            <w:tcW w:w="2031" w:type="dxa"/>
            <w:tcBorders>
              <w:bottom w:val="single" w:sz="4" w:space="0" w:color="auto"/>
            </w:tcBorders>
            <w:vAlign w:val="center"/>
            <w:tcPrChange w:id="1506" w:author="나현종" w:date="2025-11-06T15:08:00Z" w16du:dateUtc="2025-11-06T06:08:00Z">
              <w:tcPr>
                <w:tcW w:w="2031" w:type="dxa"/>
                <w:vAlign w:val="center"/>
              </w:tcPr>
            </w:tcPrChange>
          </w:tcPr>
          <w:p w14:paraId="37377E95" w14:textId="77777777" w:rsidR="00A73940" w:rsidRPr="00495514" w:rsidRDefault="00A73940">
            <w:pPr>
              <w:widowControl/>
              <w:wordWrap/>
              <w:autoSpaceDE/>
              <w:autoSpaceDN/>
              <w:jc w:val="center"/>
              <w:rPr>
                <w:ins w:id="1507" w:author="나현종" w:date="2025-11-06T15:04:00Z" w16du:dateUtc="2025-11-06T06:04:00Z"/>
                <w:rFonts w:ascii="Batang" w:eastAsia="Batang" w:hAnsi="Batang" w:cs="Times New Roman"/>
              </w:rPr>
              <w:pPrChange w:id="1508" w:author="나현종" w:date="2025-11-06T15:07:00Z" w16du:dateUtc="2025-11-06T06:07:00Z">
                <w:pPr>
                  <w:widowControl/>
                  <w:wordWrap/>
                  <w:autoSpaceDE/>
                  <w:autoSpaceDN/>
                </w:pPr>
              </w:pPrChange>
            </w:pPr>
            <w:ins w:id="1509" w:author="나현종" w:date="2025-11-06T15:04:00Z" w16du:dateUtc="2025-11-06T06:04:00Z">
              <w:r w:rsidRPr="00495514">
                <w:rPr>
                  <w:rFonts w:ascii="Batang" w:eastAsia="Batang" w:hAnsi="Batang" w:cs="Times New Roman"/>
                </w:rPr>
                <w:t>Benchmark (VW Market)</w:t>
              </w:r>
            </w:ins>
          </w:p>
        </w:tc>
        <w:tc>
          <w:tcPr>
            <w:tcW w:w="2031" w:type="dxa"/>
            <w:tcBorders>
              <w:bottom w:val="single" w:sz="4" w:space="0" w:color="auto"/>
            </w:tcBorders>
            <w:vAlign w:val="center"/>
            <w:tcPrChange w:id="1510" w:author="나현종" w:date="2025-11-06T15:08:00Z" w16du:dateUtc="2025-11-06T06:08:00Z">
              <w:tcPr>
                <w:tcW w:w="2031" w:type="dxa"/>
                <w:vAlign w:val="center"/>
              </w:tcPr>
            </w:tcPrChange>
          </w:tcPr>
          <w:p w14:paraId="66FFF923" w14:textId="671D3BD3" w:rsidR="00A73940" w:rsidRPr="00495514" w:rsidRDefault="00A73940">
            <w:pPr>
              <w:widowControl/>
              <w:wordWrap/>
              <w:autoSpaceDE/>
              <w:autoSpaceDN/>
              <w:jc w:val="center"/>
              <w:rPr>
                <w:ins w:id="1511" w:author="나현종" w:date="2025-11-06T15:04:00Z" w16du:dateUtc="2025-11-06T06:04:00Z"/>
                <w:rFonts w:ascii="Batang" w:eastAsia="Batang" w:hAnsi="Batang" w:cs="Times New Roman"/>
              </w:rPr>
              <w:pPrChange w:id="1512" w:author="나현종" w:date="2025-11-06T15:07:00Z" w16du:dateUtc="2025-11-06T06:07:00Z">
                <w:pPr>
                  <w:widowControl/>
                  <w:wordWrap/>
                  <w:autoSpaceDE/>
                  <w:autoSpaceDN/>
                </w:pPr>
              </w:pPrChange>
            </w:pPr>
            <w:ins w:id="1513" w:author="나현종" w:date="2025-11-06T15:04:00Z" w16du:dateUtc="2025-11-06T06:04:00Z">
              <w:r w:rsidRPr="00495514">
                <w:rPr>
                  <w:rFonts w:ascii="Batang" w:eastAsia="Batang" w:hAnsi="Batang" w:cs="Times New Roman"/>
                </w:rPr>
                <w:t>AI-BL (</w:t>
              </w:r>
            </w:ins>
            <w:ins w:id="1514" w:author="나현종" w:date="2025-11-06T15:05:00Z" w16du:dateUtc="2025-11-06T06:05:00Z">
              <w:r>
                <w:rPr>
                  <w:rFonts w:ascii="Batang" w:eastAsia="Batang" w:hAnsi="Batang" w:cs="Times New Roman" w:hint="eastAsia"/>
                </w:rPr>
                <w:t>Tier3</w:t>
              </w:r>
            </w:ins>
            <w:ins w:id="1515" w:author="나현종" w:date="2025-11-06T15:04:00Z" w16du:dateUtc="2025-11-06T06:04:00Z">
              <w:r w:rsidRPr="00495514">
                <w:rPr>
                  <w:rFonts w:ascii="Batang" w:eastAsia="Batang" w:hAnsi="Batang" w:cs="Times New Roman"/>
                </w:rPr>
                <w:t>)</w:t>
              </w:r>
            </w:ins>
          </w:p>
        </w:tc>
        <w:tc>
          <w:tcPr>
            <w:tcW w:w="2032" w:type="dxa"/>
            <w:tcBorders>
              <w:bottom w:val="single" w:sz="4" w:space="0" w:color="auto"/>
            </w:tcBorders>
            <w:vAlign w:val="center"/>
            <w:tcPrChange w:id="1516" w:author="나현종" w:date="2025-11-06T15:08:00Z" w16du:dateUtc="2025-11-06T06:08:00Z">
              <w:tcPr>
                <w:tcW w:w="2032" w:type="dxa"/>
                <w:vAlign w:val="center"/>
              </w:tcPr>
            </w:tcPrChange>
          </w:tcPr>
          <w:p w14:paraId="03CB47BC" w14:textId="77777777" w:rsidR="00A73940" w:rsidRDefault="00A73940">
            <w:pPr>
              <w:widowControl/>
              <w:wordWrap/>
              <w:autoSpaceDE/>
              <w:autoSpaceDN/>
              <w:jc w:val="center"/>
              <w:rPr>
                <w:ins w:id="1517" w:author="나현종" w:date="2025-11-06T15:05:00Z" w16du:dateUtc="2025-11-06T06:05:00Z"/>
                <w:rFonts w:ascii="Batang" w:eastAsia="Batang" w:hAnsi="Batang" w:cs="Times New Roman"/>
              </w:rPr>
              <w:pPrChange w:id="1518" w:author="나현종" w:date="2025-11-06T15:07:00Z" w16du:dateUtc="2025-11-06T06:07:00Z">
                <w:pPr>
                  <w:widowControl/>
                  <w:wordWrap/>
                  <w:autoSpaceDE/>
                  <w:autoSpaceDN/>
                </w:pPr>
              </w:pPrChange>
            </w:pPr>
            <w:ins w:id="1519" w:author="나현종" w:date="2025-11-06T15:04:00Z" w16du:dateUtc="2025-11-06T06:04:00Z">
              <w:r w:rsidRPr="00495514">
                <w:rPr>
                  <w:rFonts w:ascii="Batang" w:eastAsia="Batang" w:hAnsi="Batang" w:cs="Times New Roman"/>
                </w:rPr>
                <w:t>Difference</w:t>
              </w:r>
            </w:ins>
          </w:p>
          <w:p w14:paraId="050599D9" w14:textId="4EA53BBF" w:rsidR="00A73940" w:rsidRPr="00495514" w:rsidRDefault="00A73940">
            <w:pPr>
              <w:widowControl/>
              <w:wordWrap/>
              <w:autoSpaceDE/>
              <w:autoSpaceDN/>
              <w:jc w:val="center"/>
              <w:rPr>
                <w:ins w:id="1520" w:author="나현종" w:date="2025-11-06T15:04:00Z" w16du:dateUtc="2025-11-06T06:04:00Z"/>
                <w:rFonts w:ascii="Batang" w:eastAsia="Batang" w:hAnsi="Batang" w:cs="Times New Roman"/>
              </w:rPr>
              <w:pPrChange w:id="1521" w:author="나현종" w:date="2025-11-06T15:07:00Z" w16du:dateUtc="2025-11-06T06:07:00Z">
                <w:pPr>
                  <w:widowControl/>
                  <w:wordWrap/>
                  <w:autoSpaceDE/>
                  <w:autoSpaceDN/>
                </w:pPr>
              </w:pPrChange>
            </w:pPr>
            <w:ins w:id="1522" w:author="나현종" w:date="2025-11-06T15:07:00Z" w16du:dateUtc="2025-11-06T06:07:00Z">
              <w:r>
                <w:rPr>
                  <w:rFonts w:ascii="Batang" w:eastAsia="Batang" w:hAnsi="Batang" w:cs="Times New Roman" w:hint="eastAsia"/>
                </w:rPr>
                <w:t>(t-stat)</w:t>
              </w:r>
            </w:ins>
          </w:p>
        </w:tc>
      </w:tr>
      <w:tr w:rsidR="00A73940" w:rsidRPr="00495514" w14:paraId="2410B6D3" w14:textId="77777777" w:rsidTr="00A73940">
        <w:trPr>
          <w:ins w:id="1523" w:author="나현종" w:date="2025-11-06T15:04:00Z"/>
        </w:trPr>
        <w:tc>
          <w:tcPr>
            <w:tcW w:w="3256" w:type="dxa"/>
            <w:tcBorders>
              <w:top w:val="single" w:sz="4" w:space="0" w:color="auto"/>
              <w:bottom w:val="nil"/>
            </w:tcBorders>
            <w:tcPrChange w:id="1524" w:author="나현종" w:date="2025-11-06T15:07:00Z" w16du:dateUtc="2025-11-06T06:07:00Z">
              <w:tcPr>
                <w:tcW w:w="3256" w:type="dxa"/>
              </w:tcPr>
            </w:tcPrChange>
          </w:tcPr>
          <w:p w14:paraId="15242330" w14:textId="40EAF26B" w:rsidR="00A73940" w:rsidRPr="00495514" w:rsidRDefault="00A73940">
            <w:pPr>
              <w:widowControl/>
              <w:wordWrap/>
              <w:autoSpaceDE/>
              <w:autoSpaceDN/>
              <w:rPr>
                <w:ins w:id="1525" w:author="나현종" w:date="2025-11-06T15:04:00Z" w16du:dateUtc="2025-11-06T06:04:00Z"/>
                <w:rFonts w:ascii="Batang" w:eastAsia="Batang" w:hAnsi="Batang" w:cs="Times New Roman"/>
              </w:rPr>
            </w:pPr>
            <w:ins w:id="1526" w:author="나현종" w:date="2025-11-06T15:04:00Z" w16du:dateUtc="2025-11-06T06:04:00Z">
              <w:r w:rsidRPr="00495514">
                <w:rPr>
                  <w:rFonts w:ascii="Batang" w:eastAsia="Batang" w:hAnsi="Batang" w:cs="Times New Roman"/>
                </w:rPr>
                <w:t xml:space="preserve">Cumulative Return </w:t>
              </w:r>
            </w:ins>
          </w:p>
        </w:tc>
        <w:tc>
          <w:tcPr>
            <w:tcW w:w="2031" w:type="dxa"/>
            <w:tcBorders>
              <w:top w:val="single" w:sz="4" w:space="0" w:color="auto"/>
              <w:bottom w:val="nil"/>
            </w:tcBorders>
            <w:vAlign w:val="center"/>
            <w:tcPrChange w:id="1527" w:author="나현종" w:date="2025-11-06T15:07:00Z" w16du:dateUtc="2025-11-06T06:07:00Z">
              <w:tcPr>
                <w:tcW w:w="2031" w:type="dxa"/>
                <w:vAlign w:val="center"/>
              </w:tcPr>
            </w:tcPrChange>
          </w:tcPr>
          <w:p w14:paraId="2666A55B" w14:textId="77777777" w:rsidR="00A73940" w:rsidRPr="00495514" w:rsidRDefault="00A73940">
            <w:pPr>
              <w:widowControl/>
              <w:wordWrap/>
              <w:autoSpaceDE/>
              <w:autoSpaceDN/>
              <w:jc w:val="right"/>
              <w:rPr>
                <w:ins w:id="1528" w:author="나현종" w:date="2025-11-06T15:04:00Z" w16du:dateUtc="2025-11-06T06:04:00Z"/>
                <w:rFonts w:ascii="Batang" w:eastAsia="Batang" w:hAnsi="Batang" w:cs="Times New Roman"/>
              </w:rPr>
              <w:pPrChange w:id="1529" w:author="나현종" w:date="2025-11-06T15:07:00Z" w16du:dateUtc="2025-11-06T06:07:00Z">
                <w:pPr>
                  <w:widowControl/>
                  <w:wordWrap/>
                  <w:autoSpaceDE/>
                  <w:autoSpaceDN/>
                </w:pPr>
              </w:pPrChange>
            </w:pPr>
            <w:ins w:id="1526" w:author="나현종" w:date="2025-11-06T15:04:00Z" w16du:dateUtc="2025-11-06T06:04:00Z">
              <w:r w:rsidRPr="00495514">
                <w:rPr>
                  <w:rFonts w:ascii="Batang" w:eastAsia="Batang" w:hAnsi="Batang" w:cs="Times New Roman"/>
                </w:rPr>
                <w:t xml:space="preserve">0.099</w:t>
              </w:r>
            </w:ins>
          </w:p>
        </w:tc>
        <w:tc>
          <w:tcPr>
            <w:tcW w:w="2031" w:type="dxa"/>
            <w:tcBorders>
              <w:top w:val="single" w:sz="4" w:space="0" w:color="auto"/>
              <w:bottom w:val="nil"/>
            </w:tcBorders>
            <w:vAlign w:val="center"/>
            <w:tcPrChange w:id="1530" w:author="나현종" w:date="2025-11-06T15:07:00Z" w16du:dateUtc="2025-11-06T06:07:00Z">
              <w:tcPr>
                <w:tcW w:w="2031" w:type="dxa"/>
                <w:vAlign w:val="center"/>
              </w:tcPr>
            </w:tcPrChange>
          </w:tcPr>
          <w:p w14:paraId="4AE26162" w14:textId="77777777" w:rsidR="00A73940" w:rsidRPr="00495514" w:rsidRDefault="00A73940">
            <w:pPr>
              <w:widowControl/>
              <w:wordWrap/>
              <w:autoSpaceDE/>
              <w:autoSpaceDN/>
              <w:jc w:val="right"/>
              <w:rPr>
                <w:ins w:id="1531" w:author="나현종" w:date="2025-11-06T15:04:00Z" w16du:dateUtc="2025-11-06T06:04:00Z"/>
                <w:rFonts w:ascii="Batang" w:eastAsia="Batang" w:hAnsi="Batang" w:cs="Times New Roman"/>
              </w:rPr>
              <w:pPrChange w:id="1532" w:author="나현종" w:date="2025-11-06T15:07:00Z" w16du:dateUtc="2025-11-06T06:07:00Z">
                <w:pPr>
                  <w:widowControl/>
                  <w:wordWrap/>
                  <w:autoSpaceDE/>
                  <w:autoSpaceDN/>
                </w:pPr>
              </w:pPrChange>
            </w:pPr>
            <w:ins w:id="1526" w:author="나현종" w:date="2025-11-06T15:04:00Z" w16du:dateUtc="2025-11-06T06:04:00Z">
              <w:r w:rsidRPr="00495514">
                <w:rPr>
                  <w:rFonts w:ascii="Batang" w:eastAsia="Batang" w:hAnsi="Batang" w:cs="Times New Roman"/>
                </w:rPr>
                <w:t xml:space="preserve">0.180</w:t>
              </w:r>
            </w:ins>
          </w:p>
        </w:tc>
        <w:tc>
          <w:tcPr>
            <w:tcW w:w="2032" w:type="dxa"/>
            <w:tcBorders>
              <w:top w:val="single" w:sz="4" w:space="0" w:color="auto"/>
              <w:bottom w:val="nil"/>
            </w:tcBorders>
            <w:vAlign w:val="center"/>
            <w:tcPrChange w:id="1533" w:author="나현종" w:date="2025-11-06T15:07:00Z" w16du:dateUtc="2025-11-06T06:07:00Z">
              <w:tcPr>
                <w:tcW w:w="2032" w:type="dxa"/>
                <w:vAlign w:val="center"/>
              </w:tcPr>
            </w:tcPrChange>
          </w:tcPr>
          <w:p w14:paraId="69BED7D2" w14:textId="07F68EC7" w:rsidR="00A73940" w:rsidRPr="00495514" w:rsidRDefault="00A73940">
            <w:pPr>
              <w:widowControl/>
              <w:wordWrap/>
              <w:autoSpaceDE/>
              <w:autoSpaceDN/>
              <w:jc w:val="right"/>
              <w:rPr>
                <w:ins w:id="1534" w:author="나현종" w:date="2025-11-06T15:04:00Z" w16du:dateUtc="2025-11-06T06:04:00Z"/>
                <w:rFonts w:ascii="Batang" w:eastAsia="Batang" w:hAnsi="Batang" w:cs="Times New Roman"/>
              </w:rPr>
              <w:pPrChange w:id="1535" w:author="나현종" w:date="2025-11-06T15:07:00Z" w16du:dateUtc="2025-11-06T06:07:00Z">
                <w:pPr>
                  <w:widowControl/>
                  <w:wordWrap/>
                  <w:autoSpaceDE/>
                  <w:autoSpaceDN/>
                </w:pPr>
              </w:pPrChange>
            </w:pPr>
            <w:ins w:id="1526" w:author="나현종" w:date="2025-11-06T15:04:00Z" w16du:dateUtc="2025-11-06T06:04:00Z">
              <w:r w:rsidRPr="00495514">
                <w:rPr>
                  <w:rFonts w:ascii="Batang" w:eastAsia="Batang" w:hAnsi="Batang" w:cs="Times New Roman"/>
                </w:rPr>
                <w:t xml:space="preserve">0.082 (0.98)</w:t>
              </w:r>
            </w:ins>
          </w:p>
        </w:tc>
      </w:tr>
      <w:tr w:rsidR="00A73940" w:rsidRPr="00495514" w14:paraId="3E4A0FEF" w14:textId="77777777" w:rsidTr="00A73940">
        <w:trPr>
          <w:ins w:id="1536" w:author="나현종" w:date="2025-11-06T15:04:00Z"/>
        </w:trPr>
        <w:tc>
          <w:tcPr>
            <w:tcW w:w="3256" w:type="dxa"/>
            <w:tcBorders>
              <w:top w:val="nil"/>
              <w:bottom w:val="single" w:sz="4" w:space="0" w:color="auto"/>
            </w:tcBorders>
            <w:tcPrChange w:id="1537" w:author="나현종" w:date="2025-11-06T15:08:00Z" w16du:dateUtc="2025-11-06T06:08:00Z">
              <w:tcPr>
                <w:tcW w:w="3256" w:type="dxa"/>
              </w:tcPr>
            </w:tcPrChange>
          </w:tcPr>
          <w:p w14:paraId="683EBF3A" w14:textId="77777777" w:rsidR="00A73940" w:rsidRPr="00495514" w:rsidRDefault="00A73940">
            <w:pPr>
              <w:widowControl/>
              <w:wordWrap/>
              <w:autoSpaceDE/>
              <w:autoSpaceDN/>
              <w:rPr>
                <w:ins w:id="1538" w:author="나현종" w:date="2025-11-06T15:04:00Z" w16du:dateUtc="2025-11-06T06:04:00Z"/>
                <w:rFonts w:ascii="Batang" w:eastAsia="Batang" w:hAnsi="Batang" w:cs="Times New Roman"/>
              </w:rPr>
            </w:pPr>
            <w:ins w:id="1539" w:author="나현종" w:date="2025-11-06T15:04:00Z" w16du:dateUtc="2025-11-06T06:04:00Z">
              <w:r w:rsidRPr="00495514">
                <w:rPr>
                  <w:rFonts w:ascii="Batang" w:eastAsia="Batang" w:hAnsi="Batang" w:cs="Times New Roman"/>
                </w:rPr>
                <w:t>Information Ratio</w:t>
              </w:r>
            </w:ins>
          </w:p>
        </w:tc>
        <w:tc>
          <w:tcPr>
            <w:tcW w:w="2031" w:type="dxa"/>
            <w:tcBorders>
              <w:top w:val="nil"/>
              <w:bottom w:val="single" w:sz="4" w:space="0" w:color="auto"/>
            </w:tcBorders>
            <w:vAlign w:val="center"/>
            <w:tcPrChange w:id="1540" w:author="나현종" w:date="2025-11-06T15:08:00Z" w16du:dateUtc="2025-11-06T06:08:00Z">
              <w:tcPr>
                <w:tcW w:w="2031" w:type="dxa"/>
                <w:vAlign w:val="center"/>
              </w:tcPr>
            </w:tcPrChange>
          </w:tcPr>
          <w:p w14:paraId="4A3B12D9" w14:textId="77777777" w:rsidR="00A73940" w:rsidRPr="00495514" w:rsidRDefault="00A73940">
            <w:pPr>
              <w:widowControl/>
              <w:wordWrap/>
              <w:autoSpaceDE/>
              <w:autoSpaceDN/>
              <w:jc w:val="right"/>
              <w:rPr>
                <w:ins w:id="1541" w:author="나현종" w:date="2025-11-06T15:04:00Z" w16du:dateUtc="2025-11-06T06:04:00Z"/>
                <w:rFonts w:ascii="Batang" w:eastAsia="Batang" w:hAnsi="Batang" w:cs="Times New Roman"/>
              </w:rPr>
              <w:pPrChange w:id="1542" w:author="나현종" w:date="2025-11-06T15:07:00Z" w16du:dateUtc="2025-11-06T06:07:00Z">
                <w:pPr>
                  <w:widowControl/>
                  <w:wordWrap/>
                  <w:autoSpaceDE/>
                  <w:autoSpaceDN/>
                </w:pPr>
              </w:pPrChange>
            </w:pPr>
            <w:ins w:id="1526" w:author="나현종" w:date="2025-11-06T15:04:00Z" w16du:dateUtc="2025-11-06T06:04:00Z">
              <w:r w:rsidRPr="00495514">
                <w:rPr>
                  <w:rFonts w:ascii="Batang" w:eastAsia="Batang" w:hAnsi="Batang" w:cs="Times New Roman"/>
                </w:rPr>
                <w:t xml:space="preserve">0.919</w:t>
              </w:r>
            </w:ins>
          </w:p>
        </w:tc>
        <w:tc>
          <w:tcPr>
            <w:tcW w:w="2031" w:type="dxa"/>
            <w:tcBorders>
              <w:top w:val="nil"/>
              <w:bottom w:val="single" w:sz="4" w:space="0" w:color="auto"/>
            </w:tcBorders>
            <w:vAlign w:val="center"/>
            <w:tcPrChange w:id="1543" w:author="나현종" w:date="2025-11-06T15:08:00Z" w16du:dateUtc="2025-11-06T06:08:00Z">
              <w:tcPr>
                <w:tcW w:w="2031" w:type="dxa"/>
                <w:vAlign w:val="center"/>
              </w:tcPr>
            </w:tcPrChange>
          </w:tcPr>
          <w:p w14:paraId="574EF58F" w14:textId="77777777" w:rsidR="00A73940" w:rsidRPr="00495514" w:rsidRDefault="00A73940">
            <w:pPr>
              <w:widowControl/>
              <w:wordWrap/>
              <w:autoSpaceDE/>
              <w:autoSpaceDN/>
              <w:jc w:val="right"/>
              <w:rPr>
                <w:ins w:id="1544" w:author="나현종" w:date="2025-11-06T15:04:00Z" w16du:dateUtc="2025-11-06T06:04:00Z"/>
                <w:rFonts w:ascii="Batang" w:eastAsia="Batang" w:hAnsi="Batang" w:cs="Times New Roman"/>
              </w:rPr>
              <w:pPrChange w:id="1545" w:author="나현종" w:date="2025-11-06T15:07:00Z" w16du:dateUtc="2025-11-06T06:07:00Z">
                <w:pPr>
                  <w:widowControl/>
                  <w:wordWrap/>
                  <w:autoSpaceDE/>
                  <w:autoSpaceDN/>
                </w:pPr>
              </w:pPrChange>
            </w:pPr>
            <w:ins w:id="1526" w:author="나현종" w:date="2025-11-06T15:04:00Z" w16du:dateUtc="2025-11-06T06:04:00Z">
              <w:r w:rsidRPr="00495514">
                <w:rPr>
                  <w:rFonts w:ascii="Batang" w:eastAsia="Batang" w:hAnsi="Batang" w:cs="Times New Roman"/>
                </w:rPr>
                <w:t xml:space="preserve">0.536</w:t>
              </w:r>
            </w:ins>
          </w:p>
        </w:tc>
        <w:tc>
          <w:tcPr>
            <w:tcW w:w="2032" w:type="dxa"/>
            <w:tcBorders>
              <w:top w:val="nil"/>
              <w:bottom w:val="single" w:sz="4" w:space="0" w:color="auto"/>
            </w:tcBorders>
            <w:vAlign w:val="center"/>
            <w:tcPrChange w:id="1546" w:author="나현종" w:date="2025-11-06T15:08:00Z" w16du:dateUtc="2025-11-06T06:08:00Z">
              <w:tcPr>
                <w:tcW w:w="2032" w:type="dxa"/>
                <w:vAlign w:val="center"/>
              </w:tcPr>
            </w:tcPrChange>
          </w:tcPr>
          <w:p w14:paraId="0B2F49EA" w14:textId="18D012A1" w:rsidR="00A73940" w:rsidRPr="00495514" w:rsidRDefault="00A73940">
            <w:pPr>
              <w:widowControl/>
              <w:wordWrap/>
              <w:autoSpaceDE/>
              <w:autoSpaceDN/>
              <w:jc w:val="right"/>
              <w:rPr>
                <w:ins w:id="1547" w:author="나현종" w:date="2025-11-06T15:04:00Z" w16du:dateUtc="2025-11-06T06:04:00Z"/>
                <w:rFonts w:ascii="Batang" w:eastAsia="Batang" w:hAnsi="Batang" w:cs="Times New Roman"/>
              </w:rPr>
              <w:pPrChange w:id="1548" w:author="나현종" w:date="2025-11-06T15:07:00Z" w16du:dateUtc="2025-11-06T06:07:00Z">
                <w:pPr>
                  <w:widowControl/>
                  <w:wordWrap/>
                  <w:autoSpaceDE/>
                  <w:autoSpaceDN/>
                </w:pPr>
              </w:pPrChange>
            </w:pPr>
            <w:ins w:id="1526" w:author="나현종" w:date="2025-11-06T15:04:00Z" w16du:dateUtc="2025-11-06T06:04:00Z">
              <w:r w:rsidRPr="00495514">
                <w:rPr>
                  <w:rFonts w:ascii="Batang" w:eastAsia="Batang" w:hAnsi="Batang" w:cs="Times New Roman"/>
                </w:rPr>
                <w:t xml:space="preserve">-0.383 (-2.51)</w:t>
              </w:r>
            </w:ins>
          </w:p>
        </w:tc>
      </w:tr>
      <w:tr w:rsidR="00A73940" w:rsidRPr="00495514" w14:paraId="078872A1" w14:textId="77777777" w:rsidTr="00A73940">
        <w:trPr>
          <w:ins w:id="1549" w:author="나현종" w:date="2025-11-06T15:04:00Z"/>
        </w:trPr>
        <w:tc>
          <w:tcPr>
            <w:tcW w:w="3256" w:type="dxa"/>
            <w:tcBorders>
              <w:top w:val="single" w:sz="4" w:space="0" w:color="auto"/>
            </w:tcBorders>
            <w:tcPrChange w:id="1550" w:author="나현종" w:date="2025-11-06T15:08:00Z" w16du:dateUtc="2025-11-06T06:08:00Z">
              <w:tcPr>
                <w:tcW w:w="3256" w:type="dxa"/>
              </w:tcPr>
            </w:tcPrChange>
          </w:tcPr>
          <w:p w14:paraId="01329DD4" w14:textId="77777777" w:rsidR="00A73940" w:rsidRPr="00495514" w:rsidRDefault="00A73940">
            <w:pPr>
              <w:widowControl/>
              <w:wordWrap/>
              <w:autoSpaceDE/>
              <w:autoSpaceDN/>
              <w:rPr>
                <w:ins w:id="1551" w:author="나현종" w:date="2025-11-06T15:04:00Z" w16du:dateUtc="2025-11-06T06:04:00Z"/>
                <w:rFonts w:ascii="Batang" w:eastAsia="Batang" w:hAnsi="Batang" w:cs="Times New Roman"/>
              </w:rPr>
            </w:pPr>
            <w:ins w:id="1552" w:author="나현종" w:date="2025-11-06T15:04:00Z" w16du:dateUtc="2025-11-06T06:04:00Z">
              <w:r w:rsidRPr="00495514">
                <w:rPr>
                  <w:rFonts w:ascii="Batang" w:eastAsia="Batang" w:hAnsi="Batang" w:cs="Times New Roman"/>
                </w:rPr>
                <w:t>N (repetitions)</w:t>
              </w:r>
            </w:ins>
          </w:p>
        </w:tc>
        <w:tc>
          <w:tcPr>
            <w:tcW w:w="2031" w:type="dxa"/>
            <w:tcBorders>
              <w:top w:val="single" w:sz="4" w:space="0" w:color="auto"/>
            </w:tcBorders>
            <w:vAlign w:val="center"/>
            <w:tcPrChange w:id="1553" w:author="나현종" w:date="2025-11-06T15:08:00Z" w16du:dateUtc="2025-11-06T06:08:00Z">
              <w:tcPr>
                <w:tcW w:w="2031" w:type="dxa"/>
                <w:vAlign w:val="center"/>
              </w:tcPr>
            </w:tcPrChange>
          </w:tcPr>
          <w:p w14:paraId="0DDD726F" w14:textId="7186A2D3" w:rsidR="00A73940" w:rsidRPr="00495514" w:rsidRDefault="00A73940">
            <w:pPr>
              <w:widowControl/>
              <w:wordWrap/>
              <w:autoSpaceDE/>
              <w:autoSpaceDN/>
              <w:jc w:val="right"/>
              <w:rPr>
                <w:ins w:id="1554" w:author="나현종" w:date="2025-11-06T15:04:00Z" w16du:dateUtc="2025-11-06T06:04:00Z"/>
                <w:rFonts w:ascii="Batang" w:eastAsia="Batang" w:hAnsi="Batang" w:cs="Times New Roman"/>
              </w:rPr>
              <w:pPrChange w:id="1555" w:author="나현종" w:date="2025-11-06T15:07:00Z" w16du:dateUtc="2025-11-06T06:07:00Z">
                <w:pPr>
                  <w:widowControl/>
                  <w:wordWrap/>
                  <w:autoSpaceDE/>
                  <w:autoSpaceDN/>
                </w:pPr>
              </w:pPrChange>
            </w:pPr>
            <w:ins w:id="1526" w:author="나현종" w:date="2025-11-06T15:04:00Z" w16du:dateUtc="2025-11-06T06:04:00Z">
              <w:r w:rsidRPr="00495514">
                <w:rPr>
                  <w:rFonts w:ascii="Batang" w:eastAsia="Batang" w:hAnsi="Batang" w:cs="Times New Roman"/>
                </w:rPr>
                <w:t xml:space="preserve">50</w:t>
              </w:r>
            </w:ins>
          </w:p>
        </w:tc>
        <w:tc>
          <w:tcPr>
            <w:tcW w:w="2031" w:type="dxa"/>
            <w:tcBorders>
              <w:top w:val="single" w:sz="4" w:space="0" w:color="auto"/>
            </w:tcBorders>
            <w:vAlign w:val="center"/>
            <w:tcPrChange w:id="1556" w:author="나현종" w:date="2025-11-06T15:08:00Z" w16du:dateUtc="2025-11-06T06:08:00Z">
              <w:tcPr>
                <w:tcW w:w="2031" w:type="dxa"/>
                <w:vAlign w:val="center"/>
              </w:tcPr>
            </w:tcPrChange>
          </w:tcPr>
          <w:p w14:paraId="037BCA72" w14:textId="32F80FE5" w:rsidR="00A73940" w:rsidRPr="00495514" w:rsidRDefault="00A73940">
            <w:pPr>
              <w:widowControl/>
              <w:wordWrap/>
              <w:autoSpaceDE/>
              <w:autoSpaceDN/>
              <w:jc w:val="right"/>
              <w:rPr>
                <w:ins w:id="1557" w:author="나현종" w:date="2025-11-06T15:04:00Z" w16du:dateUtc="2025-11-06T06:04:00Z"/>
                <w:rFonts w:ascii="Batang" w:eastAsia="Batang" w:hAnsi="Batang" w:cs="Times New Roman"/>
              </w:rPr>
              <w:pPrChange w:id="1558" w:author="나현종" w:date="2025-11-06T15:07:00Z" w16du:dateUtc="2025-11-06T06:07:00Z">
                <w:pPr>
                  <w:widowControl/>
                  <w:wordWrap/>
                  <w:autoSpaceDE/>
                  <w:autoSpaceDN/>
                </w:pPr>
              </w:pPrChange>
            </w:pPr>
            <w:ins w:id="1526" w:author="나현종" w:date="2025-11-06T15:04:00Z" w16du:dateUtc="2025-11-06T06:04:00Z">
              <w:r w:rsidRPr="00495514">
                <w:rPr>
                  <w:rFonts w:ascii="Batang" w:eastAsia="Batang" w:hAnsi="Batang" w:cs="Times New Roman"/>
                </w:rPr>
                <w:t xml:space="preserve">50</w:t>
              </w:r>
            </w:ins>
          </w:p>
        </w:tc>
        <w:tc>
          <w:tcPr>
            <w:tcW w:w="2032" w:type="dxa"/>
            <w:tcBorders>
              <w:top w:val="single" w:sz="4" w:space="0" w:color="auto"/>
            </w:tcBorders>
            <w:vAlign w:val="center"/>
            <w:tcPrChange w:id="1559" w:author="나현종" w:date="2025-11-06T15:08:00Z" w16du:dateUtc="2025-11-06T06:08:00Z">
              <w:tcPr>
                <w:tcW w:w="2032" w:type="dxa"/>
                <w:vAlign w:val="center"/>
              </w:tcPr>
            </w:tcPrChange>
          </w:tcPr>
          <w:p w14:paraId="3F122648" w14:textId="77777777" w:rsidR="00A73940" w:rsidRPr="00495514" w:rsidRDefault="00A73940">
            <w:pPr>
              <w:widowControl/>
              <w:wordWrap/>
              <w:autoSpaceDE/>
              <w:autoSpaceDN/>
              <w:jc w:val="right"/>
              <w:rPr>
                <w:ins w:id="1560" w:author="나현종" w:date="2025-11-06T15:04:00Z" w16du:dateUtc="2025-11-06T06:04:00Z"/>
                <w:rFonts w:ascii="Batang" w:eastAsia="Batang" w:hAnsi="Batang" w:cs="Times New Roman"/>
              </w:rPr>
              <w:pPrChange w:id="1561" w:author="나현종" w:date="2025-11-06T15:07:00Z" w16du:dateUtc="2025-11-06T06:07:00Z">
                <w:pPr>
                  <w:widowControl/>
                  <w:wordWrap/>
                  <w:autoSpaceDE/>
                  <w:autoSpaceDN/>
                </w:pPr>
              </w:pPrChange>
            </w:pPr>
            <w:ins w:id="1526" w:author="나현종" w:date="2025-11-06T15:04:00Z" w16du:dateUtc="2025-11-06T06:04:00Z">
              <w:r w:rsidRPr="00495514">
                <w:rPr>
                  <w:rFonts w:ascii="Batang" w:eastAsia="Batang" w:hAnsi="Batang" w:cs="Times New Roman"/>
                </w:rPr>
                <w:t xml:space="preserve">-</w:t>
              </w:r>
            </w:ins>
          </w:p>
        </w:tc>
      </w:tr>
    </w:tbl>
    <w:p w14:paraId="2FDCD29B" w14:textId="77777777" w:rsidR="00A73940" w:rsidRPr="00A73940" w:rsidRDefault="00A73940" w:rsidP="00A73940">
      <w:pPr>
        <w:widowControl/>
        <w:wordWrap/>
        <w:autoSpaceDE/>
        <w:autoSpaceDN/>
        <w:rPr>
          <w:ins w:id="1562" w:author="나현종" w:date="2025-11-06T15:04:00Z" w16du:dateUtc="2025-11-06T06:04:00Z"/>
          <w:rFonts w:ascii="Batang" w:eastAsia="Batang" w:hAnsi="Batang" w:cs="Times New Roman"/>
        </w:rPr>
      </w:pPr>
    </w:p>
    <w:p w14:paraId="45884E43" w14:textId="77777777" w:rsidR="00A73940" w:rsidRPr="00A73940" w:rsidRDefault="00A73940" w:rsidP="00A73940">
      <w:pPr>
        <w:widowControl/>
        <w:wordWrap/>
        <w:autoSpaceDE/>
        <w:autoSpaceDN/>
        <w:rPr>
          <w:ins w:id="1563" w:author="나현종" w:date="2025-11-06T15:04:00Z" w16du:dateUtc="2025-11-06T06:04:00Z"/>
          <w:rFonts w:ascii="Batang" w:eastAsia="Batang" w:hAnsi="Batang" w:cs="Times New Roman"/>
          <w:b/>
          <w:bCs/>
          <w:rPrChange w:id="1564" w:author="나현종" w:date="2025-11-06T15:06:00Z" w16du:dateUtc="2025-11-06T06:06:00Z">
            <w:rPr>
              <w:ins w:id="1565" w:author="나현종" w:date="2025-11-06T15:04:00Z" w16du:dateUtc="2025-11-06T06:04:00Z"/>
              <w:rFonts w:ascii="Batang" w:eastAsia="Batang" w:hAnsi="Batang" w:cs="Times New Roman"/>
            </w:rPr>
          </w:rPrChange>
        </w:rPr>
      </w:pPr>
      <w:ins w:id="1566" w:author="나현종" w:date="2025-11-06T15:04:00Z" w16du:dateUtc="2025-11-06T06:04:00Z">
        <w:r w:rsidRPr="00A73940">
          <w:rPr>
            <w:rFonts w:ascii="Batang" w:eastAsia="Batang" w:hAnsi="Batang" w:cs="Times New Roman"/>
            <w:b/>
            <w:bCs/>
            <w:rPrChange w:id="1567" w:author="나현종" w:date="2025-11-06T15:06:00Z" w16du:dateUtc="2025-11-06T06:06:00Z">
              <w:rPr>
                <w:rFonts w:ascii="Batang" w:eastAsia="Batang" w:hAnsi="Batang" w:cs="Times New Roman"/>
              </w:rPr>
            </w:rPrChange>
          </w:rPr>
          <w:t>Panel B: Performance by Information Integration Level</w:t>
        </w:r>
      </w:ins>
    </w:p>
    <w:p w14:paraId="192F44E5" w14:textId="77777777" w:rsidR="00A73940" w:rsidRPr="00A73940" w:rsidRDefault="00A73940" w:rsidP="00A73940">
      <w:pPr>
        <w:widowControl/>
        <w:wordWrap/>
        <w:autoSpaceDE/>
        <w:autoSpaceDN/>
        <w:rPr>
          <w:ins w:id="1568" w:author="나현종" w:date="2025-11-06T15:04:00Z" w16du:dateUtc="2025-11-06T06:04:00Z"/>
          <w:rFonts w:ascii="Batang" w:eastAsia="Batang" w:hAnsi="Batang" w:cs="Times New Roman"/>
        </w:rPr>
      </w:pP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Change w:id="1569" w:author="나현종" w:date="2025-11-06T15:08:00Z" w16du:dateUtc="2025-11-06T06:08:00Z">
          <w:tblPr>
            <w:tblStyle w:val="TableGrid"/>
            <w:tblW w:w="0" w:type="auto"/>
            <w:tblLayout w:type="fixed"/>
            <w:tblLook w:val="04A0" w:firstRow="1" w:lastRow="0" w:firstColumn="1" w:lastColumn="0" w:noHBand="0" w:noVBand="1"/>
          </w:tblPr>
        </w:tblPrChange>
      </w:tblPr>
      <w:tblGrid>
        <w:gridCol w:w="2276"/>
        <w:gridCol w:w="1179"/>
        <w:gridCol w:w="1179"/>
        <w:gridCol w:w="1179"/>
        <w:gridCol w:w="1179"/>
        <w:gridCol w:w="1179"/>
        <w:gridCol w:w="1179"/>
        <w:tblGridChange w:id="1570">
          <w:tblGrid>
            <w:gridCol w:w="115"/>
            <w:gridCol w:w="2161"/>
            <w:gridCol w:w="115"/>
            <w:gridCol w:w="1064"/>
            <w:gridCol w:w="115"/>
            <w:gridCol w:w="1064"/>
            <w:gridCol w:w="115"/>
            <w:gridCol w:w="1064"/>
            <w:gridCol w:w="115"/>
            <w:gridCol w:w="1064"/>
            <w:gridCol w:w="115"/>
            <w:gridCol w:w="1064"/>
            <w:gridCol w:w="115"/>
            <w:gridCol w:w="1064"/>
            <w:gridCol w:w="115"/>
          </w:tblGrid>
        </w:tblGridChange>
      </w:tblGrid>
      <w:tr w:rsidR="00A73940" w:rsidRPr="0031431D" w14:paraId="367CB43B" w14:textId="77777777" w:rsidTr="00A73940">
        <w:trPr>
          <w:ins w:id="1571" w:author="나현종" w:date="2025-11-06T15:05:00Z"/>
          <w:trPrChange w:id="1572" w:author="나현종" w:date="2025-11-06T15:08:00Z" w16du:dateUtc="2025-11-06T06:08:00Z">
            <w:trPr>
              <w:gridBefore w:val="1"/>
            </w:trPr>
          </w:trPrChange>
        </w:trPr>
        <w:tc>
          <w:tcPr>
            <w:tcW w:w="2276" w:type="dxa"/>
            <w:tcBorders>
              <w:bottom w:val="single" w:sz="4" w:space="0" w:color="auto"/>
            </w:tcBorders>
            <w:vAlign w:val="center"/>
            <w:tcPrChange w:id="1573" w:author="나현종" w:date="2025-11-06T15:08:00Z" w16du:dateUtc="2025-11-06T06:08:00Z">
              <w:tcPr>
                <w:tcW w:w="2276" w:type="dxa"/>
                <w:gridSpan w:val="2"/>
                <w:vAlign w:val="center"/>
              </w:tcPr>
            </w:tcPrChange>
          </w:tcPr>
          <w:p w14:paraId="0BA4532D" w14:textId="77777777" w:rsidR="00A73940" w:rsidRPr="0031431D" w:rsidRDefault="00A73940">
            <w:pPr>
              <w:widowControl/>
              <w:wordWrap/>
              <w:autoSpaceDE/>
              <w:autoSpaceDN/>
              <w:jc w:val="center"/>
              <w:rPr>
                <w:ins w:id="1574" w:author="나현종" w:date="2025-11-06T15:05:00Z" w16du:dateUtc="2025-11-06T06:05:00Z"/>
                <w:rFonts w:ascii="Batang" w:eastAsia="Batang" w:hAnsi="Batang" w:cs="Times New Roman"/>
              </w:rPr>
              <w:pPrChange w:id="1575" w:author="나현종" w:date="2025-11-06T15:07:00Z" w16du:dateUtc="2025-11-06T06:07:00Z">
                <w:pPr>
                  <w:widowControl/>
                  <w:wordWrap/>
                  <w:autoSpaceDE/>
                  <w:autoSpaceDN/>
                </w:pPr>
              </w:pPrChange>
            </w:pPr>
          </w:p>
        </w:tc>
        <w:tc>
          <w:tcPr>
            <w:tcW w:w="1179" w:type="dxa"/>
            <w:tcBorders>
              <w:bottom w:val="single" w:sz="4" w:space="0" w:color="auto"/>
            </w:tcBorders>
            <w:vAlign w:val="center"/>
            <w:tcPrChange w:id="1576" w:author="나현종" w:date="2025-11-06T15:08:00Z" w16du:dateUtc="2025-11-06T06:08:00Z">
              <w:tcPr>
                <w:tcW w:w="1179" w:type="dxa"/>
                <w:gridSpan w:val="2"/>
                <w:vAlign w:val="center"/>
              </w:tcPr>
            </w:tcPrChange>
          </w:tcPr>
          <w:p w14:paraId="3A1793F4" w14:textId="6E53465A" w:rsidR="00A73940" w:rsidRPr="0031431D" w:rsidRDefault="00A73940">
            <w:pPr>
              <w:widowControl/>
              <w:wordWrap/>
              <w:autoSpaceDE/>
              <w:autoSpaceDN/>
              <w:jc w:val="center"/>
              <w:rPr>
                <w:ins w:id="1577" w:author="나현종" w:date="2025-11-06T15:05:00Z" w16du:dateUtc="2025-11-06T06:05:00Z"/>
                <w:rFonts w:ascii="Batang" w:eastAsia="Batang" w:hAnsi="Batang" w:cs="Times New Roman"/>
              </w:rPr>
              <w:pPrChange w:id="1578" w:author="나현종" w:date="2025-11-06T15:07:00Z" w16du:dateUtc="2025-11-06T06:07:00Z">
                <w:pPr>
                  <w:widowControl/>
                  <w:wordWrap/>
                  <w:autoSpaceDE/>
                  <w:autoSpaceDN/>
                </w:pPr>
              </w:pPrChange>
            </w:pPr>
            <w:ins w:id="1579" w:author="나현종" w:date="2025-11-06T15:05:00Z" w16du:dateUtc="2025-11-06T06:05:00Z">
              <w:r w:rsidRPr="0031431D">
                <w:rPr>
                  <w:rFonts w:ascii="Batang" w:eastAsia="Batang" w:hAnsi="Batang" w:cs="Times New Roman"/>
                </w:rPr>
                <w:t>Tier 1</w:t>
              </w:r>
            </w:ins>
          </w:p>
        </w:tc>
        <w:tc>
          <w:tcPr>
            <w:tcW w:w="1179" w:type="dxa"/>
            <w:tcBorders>
              <w:bottom w:val="single" w:sz="4" w:space="0" w:color="auto"/>
            </w:tcBorders>
            <w:vAlign w:val="center"/>
            <w:tcPrChange w:id="1580" w:author="나현종" w:date="2025-11-06T15:08:00Z" w16du:dateUtc="2025-11-06T06:08:00Z">
              <w:tcPr>
                <w:tcW w:w="1179" w:type="dxa"/>
                <w:gridSpan w:val="2"/>
                <w:vAlign w:val="center"/>
              </w:tcPr>
            </w:tcPrChange>
          </w:tcPr>
          <w:p w14:paraId="3593D0BB" w14:textId="14A1AE4B" w:rsidR="00A73940" w:rsidRPr="0031431D" w:rsidRDefault="00A73940">
            <w:pPr>
              <w:widowControl/>
              <w:wordWrap/>
              <w:autoSpaceDE/>
              <w:autoSpaceDN/>
              <w:jc w:val="center"/>
              <w:rPr>
                <w:ins w:id="1581" w:author="나현종" w:date="2025-11-06T15:05:00Z" w16du:dateUtc="2025-11-06T06:05:00Z"/>
                <w:rFonts w:ascii="Batang" w:eastAsia="Batang" w:hAnsi="Batang" w:cs="Times New Roman"/>
              </w:rPr>
              <w:pPrChange w:id="1582" w:author="나현종" w:date="2025-11-06T15:07:00Z" w16du:dateUtc="2025-11-06T06:07:00Z">
                <w:pPr>
                  <w:widowControl/>
                  <w:wordWrap/>
                  <w:autoSpaceDE/>
                  <w:autoSpaceDN/>
                </w:pPr>
              </w:pPrChange>
            </w:pPr>
            <w:ins w:id="1583" w:author="나현종" w:date="2025-11-06T15:05:00Z" w16du:dateUtc="2025-11-06T06:05:00Z">
              <w:r w:rsidRPr="0031431D">
                <w:rPr>
                  <w:rFonts w:ascii="Batang" w:eastAsia="Batang" w:hAnsi="Batang" w:cs="Times New Roman"/>
                </w:rPr>
                <w:t>Tier 2</w:t>
              </w:r>
            </w:ins>
          </w:p>
        </w:tc>
        <w:tc>
          <w:tcPr>
            <w:tcW w:w="1179" w:type="dxa"/>
            <w:tcBorders>
              <w:bottom w:val="single" w:sz="4" w:space="0" w:color="auto"/>
            </w:tcBorders>
            <w:vAlign w:val="center"/>
            <w:tcPrChange w:id="1584" w:author="나현종" w:date="2025-11-06T15:08:00Z" w16du:dateUtc="2025-11-06T06:08:00Z">
              <w:tcPr>
                <w:tcW w:w="1179" w:type="dxa"/>
                <w:gridSpan w:val="2"/>
                <w:vAlign w:val="center"/>
              </w:tcPr>
            </w:tcPrChange>
          </w:tcPr>
          <w:p w14:paraId="02BB6EA7" w14:textId="67D1A880" w:rsidR="00A73940" w:rsidRPr="0031431D" w:rsidRDefault="00A73940">
            <w:pPr>
              <w:widowControl/>
              <w:wordWrap/>
              <w:autoSpaceDE/>
              <w:autoSpaceDN/>
              <w:jc w:val="center"/>
              <w:rPr>
                <w:ins w:id="1585" w:author="나현종" w:date="2025-11-06T15:05:00Z" w16du:dateUtc="2025-11-06T06:05:00Z"/>
                <w:rFonts w:ascii="Batang" w:eastAsia="Batang" w:hAnsi="Batang" w:cs="Times New Roman"/>
              </w:rPr>
              <w:pPrChange w:id="1586" w:author="나현종" w:date="2025-11-06T15:07:00Z" w16du:dateUtc="2025-11-06T06:07:00Z">
                <w:pPr>
                  <w:widowControl/>
                  <w:wordWrap/>
                  <w:autoSpaceDE/>
                  <w:autoSpaceDN/>
                </w:pPr>
              </w:pPrChange>
            </w:pPr>
            <w:ins w:id="1587" w:author="나현종" w:date="2025-11-06T15:05:00Z" w16du:dateUtc="2025-11-06T06:05:00Z">
              <w:r w:rsidRPr="0031431D">
                <w:rPr>
                  <w:rFonts w:ascii="Batang" w:eastAsia="Batang" w:hAnsi="Batang" w:cs="Times New Roman"/>
                </w:rPr>
                <w:t>Tier 3</w:t>
              </w:r>
            </w:ins>
          </w:p>
        </w:tc>
        <w:tc>
          <w:tcPr>
            <w:tcW w:w="1179" w:type="dxa"/>
            <w:tcBorders>
              <w:bottom w:val="single" w:sz="4" w:space="0" w:color="auto"/>
            </w:tcBorders>
            <w:vAlign w:val="center"/>
            <w:tcPrChange w:id="1588" w:author="나현종" w:date="2025-11-06T15:08:00Z" w16du:dateUtc="2025-11-06T06:08:00Z">
              <w:tcPr>
                <w:tcW w:w="1179" w:type="dxa"/>
                <w:gridSpan w:val="2"/>
                <w:vAlign w:val="center"/>
              </w:tcPr>
            </w:tcPrChange>
          </w:tcPr>
          <w:p w14:paraId="5C9C713A" w14:textId="77777777" w:rsidR="00A73940" w:rsidRDefault="00A73940">
            <w:pPr>
              <w:widowControl/>
              <w:wordWrap/>
              <w:autoSpaceDE/>
              <w:autoSpaceDN/>
              <w:jc w:val="center"/>
              <w:rPr>
                <w:ins w:id="1589" w:author="나현종" w:date="2025-11-06T15:05:00Z" w16du:dateUtc="2025-11-06T06:05:00Z"/>
                <w:rFonts w:ascii="Batang" w:eastAsia="Batang" w:hAnsi="Batang" w:cs="Times New Roman"/>
              </w:rPr>
              <w:pPrChange w:id="1590" w:author="나현종" w:date="2025-11-06T15:07:00Z" w16du:dateUtc="2025-11-06T06:07:00Z">
                <w:pPr>
                  <w:widowControl/>
                  <w:wordWrap/>
                  <w:autoSpaceDE/>
                  <w:autoSpaceDN/>
                </w:pPr>
              </w:pPrChange>
            </w:pPr>
            <w:ins w:id="1591" w:author="나현종" w:date="2025-11-06T15:05:00Z" w16du:dateUtc="2025-11-06T06:05:00Z">
              <w:r w:rsidRPr="0031431D">
                <w:rPr>
                  <w:rFonts w:ascii="Batang" w:eastAsia="Batang" w:hAnsi="Batang" w:cs="Times New Roman"/>
                </w:rPr>
                <w:t>T2 - T1</w:t>
              </w:r>
            </w:ins>
          </w:p>
          <w:p w14:paraId="6B90B28A" w14:textId="6A93DA8F" w:rsidR="00A73940" w:rsidRPr="0031431D" w:rsidRDefault="00A73940">
            <w:pPr>
              <w:widowControl/>
              <w:wordWrap/>
              <w:autoSpaceDE/>
              <w:autoSpaceDN/>
              <w:jc w:val="center"/>
              <w:rPr>
                <w:ins w:id="1592" w:author="나현종" w:date="2025-11-06T15:05:00Z" w16du:dateUtc="2025-11-06T06:05:00Z"/>
                <w:rFonts w:ascii="Batang" w:eastAsia="Batang" w:hAnsi="Batang" w:cs="Times New Roman"/>
              </w:rPr>
              <w:pPrChange w:id="1593" w:author="나현종" w:date="2025-11-06T15:07:00Z" w16du:dateUtc="2025-11-06T06:07:00Z">
                <w:pPr>
                  <w:widowControl/>
                  <w:wordWrap/>
                  <w:autoSpaceDE/>
                  <w:autoSpaceDN/>
                </w:pPr>
              </w:pPrChange>
            </w:pPr>
            <w:ins w:id="1594" w:author="나현종" w:date="2025-11-06T15:05:00Z" w16du:dateUtc="2025-11-06T06:05:00Z">
              <w:r w:rsidRPr="00495514">
                <w:rPr>
                  <w:rFonts w:ascii="Batang" w:eastAsia="Batang" w:hAnsi="Batang" w:cs="Times New Roman"/>
                </w:rPr>
                <w:t>(t-stat)</w:t>
              </w:r>
            </w:ins>
          </w:p>
        </w:tc>
        <w:tc>
          <w:tcPr>
            <w:tcW w:w="1179" w:type="dxa"/>
            <w:tcBorders>
              <w:bottom w:val="single" w:sz="4" w:space="0" w:color="auto"/>
            </w:tcBorders>
            <w:vAlign w:val="center"/>
            <w:tcPrChange w:id="1595" w:author="나현종" w:date="2025-11-06T15:08:00Z" w16du:dateUtc="2025-11-06T06:08:00Z">
              <w:tcPr>
                <w:tcW w:w="1179" w:type="dxa"/>
                <w:gridSpan w:val="2"/>
                <w:vAlign w:val="center"/>
              </w:tcPr>
            </w:tcPrChange>
          </w:tcPr>
          <w:p w14:paraId="4FECB590" w14:textId="77777777" w:rsidR="00A73940" w:rsidRDefault="00A73940">
            <w:pPr>
              <w:widowControl/>
              <w:wordWrap/>
              <w:autoSpaceDE/>
              <w:autoSpaceDN/>
              <w:jc w:val="center"/>
              <w:rPr>
                <w:ins w:id="1596" w:author="나현종" w:date="2025-11-06T15:05:00Z" w16du:dateUtc="2025-11-06T06:05:00Z"/>
                <w:rFonts w:ascii="Batang" w:eastAsia="Batang" w:hAnsi="Batang" w:cs="Times New Roman"/>
              </w:rPr>
              <w:pPrChange w:id="1597" w:author="나현종" w:date="2025-11-06T15:07:00Z" w16du:dateUtc="2025-11-06T06:07:00Z">
                <w:pPr>
                  <w:widowControl/>
                  <w:wordWrap/>
                  <w:autoSpaceDE/>
                  <w:autoSpaceDN/>
                </w:pPr>
              </w:pPrChange>
            </w:pPr>
            <w:ins w:id="1598" w:author="나현종" w:date="2025-11-06T15:05:00Z" w16du:dateUtc="2025-11-06T06:05:00Z">
              <w:r w:rsidRPr="0031431D">
                <w:rPr>
                  <w:rFonts w:ascii="Batang" w:eastAsia="Batang" w:hAnsi="Batang" w:cs="Times New Roman"/>
                </w:rPr>
                <w:t>T3 - T2</w:t>
              </w:r>
            </w:ins>
          </w:p>
          <w:p w14:paraId="291E48FB" w14:textId="5D401259" w:rsidR="00A73940" w:rsidRPr="0031431D" w:rsidRDefault="00A73940">
            <w:pPr>
              <w:widowControl/>
              <w:wordWrap/>
              <w:autoSpaceDE/>
              <w:autoSpaceDN/>
              <w:jc w:val="center"/>
              <w:rPr>
                <w:ins w:id="1599" w:author="나현종" w:date="2025-11-06T15:05:00Z" w16du:dateUtc="2025-11-06T06:05:00Z"/>
                <w:rFonts w:ascii="Batang" w:eastAsia="Batang" w:hAnsi="Batang" w:cs="Times New Roman"/>
              </w:rPr>
              <w:pPrChange w:id="1600" w:author="나현종" w:date="2025-11-06T15:07:00Z" w16du:dateUtc="2025-11-06T06:07:00Z">
                <w:pPr>
                  <w:widowControl/>
                  <w:wordWrap/>
                  <w:autoSpaceDE/>
                  <w:autoSpaceDN/>
                </w:pPr>
              </w:pPrChange>
            </w:pPr>
            <w:ins w:id="1601" w:author="나현종" w:date="2025-11-06T15:05:00Z" w16du:dateUtc="2025-11-06T06:05:00Z">
              <w:r w:rsidRPr="00495514">
                <w:rPr>
                  <w:rFonts w:ascii="Batang" w:eastAsia="Batang" w:hAnsi="Batang" w:cs="Times New Roman"/>
                </w:rPr>
                <w:t>(t-stat)</w:t>
              </w:r>
            </w:ins>
          </w:p>
        </w:tc>
        <w:tc>
          <w:tcPr>
            <w:tcW w:w="1179" w:type="dxa"/>
            <w:tcBorders>
              <w:bottom w:val="single" w:sz="4" w:space="0" w:color="auto"/>
            </w:tcBorders>
            <w:vAlign w:val="center"/>
            <w:tcPrChange w:id="1602" w:author="나현종" w:date="2025-11-06T15:08:00Z" w16du:dateUtc="2025-11-06T06:08:00Z">
              <w:tcPr>
                <w:tcW w:w="1179" w:type="dxa"/>
                <w:gridSpan w:val="2"/>
                <w:vAlign w:val="center"/>
              </w:tcPr>
            </w:tcPrChange>
          </w:tcPr>
          <w:p w14:paraId="1F80F690" w14:textId="77777777" w:rsidR="00A73940" w:rsidRDefault="00A73940">
            <w:pPr>
              <w:widowControl/>
              <w:wordWrap/>
              <w:autoSpaceDE/>
              <w:autoSpaceDN/>
              <w:jc w:val="center"/>
              <w:rPr>
                <w:ins w:id="1603" w:author="나현종" w:date="2025-11-06T15:05:00Z" w16du:dateUtc="2025-11-06T06:05:00Z"/>
                <w:rFonts w:ascii="Batang" w:eastAsia="Batang" w:hAnsi="Batang" w:cs="Times New Roman"/>
              </w:rPr>
              <w:pPrChange w:id="1604" w:author="나현종" w:date="2025-11-06T15:07:00Z" w16du:dateUtc="2025-11-06T06:07:00Z">
                <w:pPr>
                  <w:widowControl/>
                  <w:wordWrap/>
                  <w:autoSpaceDE/>
                  <w:autoSpaceDN/>
                </w:pPr>
              </w:pPrChange>
            </w:pPr>
            <w:ins w:id="1605" w:author="나현종" w:date="2025-11-06T15:05:00Z" w16du:dateUtc="2025-11-06T06:05:00Z">
              <w:r w:rsidRPr="0031431D">
                <w:rPr>
                  <w:rFonts w:ascii="Batang" w:eastAsia="Batang" w:hAnsi="Batang" w:cs="Times New Roman"/>
                </w:rPr>
                <w:t>T3 - T1</w:t>
              </w:r>
            </w:ins>
          </w:p>
          <w:p w14:paraId="09E27E82" w14:textId="0F6B4A36" w:rsidR="00A73940" w:rsidRPr="0031431D" w:rsidRDefault="00A73940">
            <w:pPr>
              <w:widowControl/>
              <w:wordWrap/>
              <w:autoSpaceDE/>
              <w:autoSpaceDN/>
              <w:jc w:val="center"/>
              <w:rPr>
                <w:ins w:id="1606" w:author="나현종" w:date="2025-11-06T15:05:00Z" w16du:dateUtc="2025-11-06T06:05:00Z"/>
                <w:rFonts w:ascii="Batang" w:eastAsia="Batang" w:hAnsi="Batang" w:cs="Times New Roman"/>
              </w:rPr>
              <w:pPrChange w:id="1607" w:author="나현종" w:date="2025-11-06T15:07:00Z" w16du:dateUtc="2025-11-06T06:07:00Z">
                <w:pPr>
                  <w:widowControl/>
                  <w:wordWrap/>
                  <w:autoSpaceDE/>
                  <w:autoSpaceDN/>
                </w:pPr>
              </w:pPrChange>
            </w:pPr>
            <w:ins w:id="1608" w:author="나현종" w:date="2025-11-06T15:05:00Z" w16du:dateUtc="2025-11-06T06:05:00Z">
              <w:r w:rsidRPr="00495514">
                <w:rPr>
                  <w:rFonts w:ascii="Batang" w:eastAsia="Batang" w:hAnsi="Batang" w:cs="Times New Roman"/>
                </w:rPr>
                <w:t>(t-stat)</w:t>
              </w:r>
            </w:ins>
          </w:p>
        </w:tc>
      </w:tr>
      <w:tr w:rsidR="00A73940" w:rsidRPr="0031431D" w14:paraId="093A93FA" w14:textId="77777777" w:rsidTr="00A73940">
        <w:trPr>
          <w:ins w:id="1609" w:author="나현종" w:date="2025-11-06T15:05:00Z"/>
          <w:trPrChange w:id="1610" w:author="나현종" w:date="2025-11-06T15:08:00Z" w16du:dateUtc="2025-11-06T06:08:00Z">
            <w:trPr>
              <w:gridBefore w:val="1"/>
            </w:trPr>
          </w:trPrChange>
        </w:trPr>
        <w:tc>
          <w:tcPr>
            <w:tcW w:w="2276" w:type="dxa"/>
            <w:tcBorders>
              <w:top w:val="single" w:sz="4" w:space="0" w:color="auto"/>
              <w:bottom w:val="nil"/>
            </w:tcBorders>
            <w:tcPrChange w:id="1611" w:author="나현종" w:date="2025-11-06T15:08:00Z" w16du:dateUtc="2025-11-06T06:08:00Z">
              <w:tcPr>
                <w:tcW w:w="2276" w:type="dxa"/>
                <w:gridSpan w:val="2"/>
              </w:tcPr>
            </w:tcPrChange>
          </w:tcPr>
          <w:p w14:paraId="49C41DD8" w14:textId="705AF04C" w:rsidR="00A73940" w:rsidRPr="0031431D" w:rsidRDefault="00A73940">
            <w:pPr>
              <w:widowControl/>
              <w:wordWrap/>
              <w:autoSpaceDE/>
              <w:autoSpaceDN/>
              <w:rPr>
                <w:ins w:id="1612" w:author="나현종" w:date="2025-11-06T15:05:00Z" w16du:dateUtc="2025-11-06T06:05:00Z"/>
                <w:rFonts w:ascii="Batang" w:eastAsia="Batang" w:hAnsi="Batang" w:cs="Times New Roman"/>
              </w:rPr>
            </w:pPr>
            <w:ins w:id="1613" w:author="나현종" w:date="2025-11-06T15:05:00Z" w16du:dateUtc="2025-11-06T06:05:00Z">
              <w:r w:rsidRPr="0031431D">
                <w:rPr>
                  <w:rFonts w:ascii="Batang" w:eastAsia="Batang" w:hAnsi="Batang" w:cs="Times New Roman"/>
                </w:rPr>
                <w:t>Cumulative Return</w:t>
              </w:r>
            </w:ins>
          </w:p>
        </w:tc>
        <w:tc>
          <w:tcPr>
            <w:tcW w:w="1179" w:type="dxa"/>
            <w:tcBorders>
              <w:top w:val="single" w:sz="4" w:space="0" w:color="auto"/>
              <w:bottom w:val="nil"/>
            </w:tcBorders>
            <w:vAlign w:val="center"/>
            <w:tcPrChange w:id="1614" w:author="나현종" w:date="2025-11-06T15:08:00Z" w16du:dateUtc="2025-11-06T06:08:00Z">
              <w:tcPr>
                <w:tcW w:w="1179" w:type="dxa"/>
                <w:gridSpan w:val="2"/>
                <w:vAlign w:val="center"/>
              </w:tcPr>
            </w:tcPrChange>
          </w:tcPr>
          <w:p w14:paraId="03B9CECD" w14:textId="77777777" w:rsidR="00A73940" w:rsidRPr="0031431D" w:rsidRDefault="00A73940">
            <w:pPr>
              <w:widowControl/>
              <w:wordWrap/>
              <w:autoSpaceDE/>
              <w:autoSpaceDN/>
              <w:jc w:val="right"/>
              <w:rPr>
                <w:ins w:id="1615" w:author="나현종" w:date="2025-11-06T15:05:00Z" w16du:dateUtc="2025-11-06T06:05:00Z"/>
                <w:rFonts w:ascii="Batang" w:eastAsia="Batang" w:hAnsi="Batang" w:cs="Times New Roman"/>
              </w:rPr>
              <w:pPrChange w:id="1616" w:author="나현종" w:date="2025-11-06T15:07:00Z" w16du:dateUtc="2025-11-06T06:07:00Z">
                <w:pPr>
                  <w:widowControl/>
                  <w:wordWrap/>
                  <w:autoSpaceDE/>
                  <w:autoSpaceDN/>
                </w:pPr>
              </w:pPrChange>
            </w:pPr>
            <w:ins w:id="1613" w:author="나현종" w:date="2025-11-06T15:05:00Z" w16du:dateUtc="2025-11-06T06:05:00Z">
              <w:r w:rsidRPr="0031431D">
                <w:rPr>
                  <w:rFonts w:ascii="Batang" w:eastAsia="Batang" w:hAnsi="Batang" w:cs="Times New Roman"/>
                </w:rPr>
                <w:t xml:space="preserve">0.732</w:t>
              </w:r>
            </w:ins>
          </w:p>
        </w:tc>
        <w:tc>
          <w:tcPr>
            <w:tcW w:w="1179" w:type="dxa"/>
            <w:tcBorders>
              <w:top w:val="single" w:sz="4" w:space="0" w:color="auto"/>
              <w:bottom w:val="nil"/>
            </w:tcBorders>
            <w:vAlign w:val="center"/>
            <w:tcPrChange w:id="1617" w:author="나현종" w:date="2025-11-06T15:08:00Z" w16du:dateUtc="2025-11-06T06:08:00Z">
              <w:tcPr>
                <w:tcW w:w="1179" w:type="dxa"/>
                <w:gridSpan w:val="2"/>
                <w:vAlign w:val="center"/>
              </w:tcPr>
            </w:tcPrChange>
          </w:tcPr>
          <w:p w14:paraId="0A3F2E19" w14:textId="77777777" w:rsidR="00A73940" w:rsidRPr="0031431D" w:rsidRDefault="00A73940">
            <w:pPr>
              <w:widowControl/>
              <w:wordWrap/>
              <w:autoSpaceDE/>
              <w:autoSpaceDN/>
              <w:jc w:val="right"/>
              <w:rPr>
                <w:ins w:id="1618" w:author="나현종" w:date="2025-11-06T15:05:00Z" w16du:dateUtc="2025-11-06T06:05:00Z"/>
                <w:rFonts w:ascii="Batang" w:eastAsia="Batang" w:hAnsi="Batang" w:cs="Times New Roman"/>
              </w:rPr>
              <w:pPrChange w:id="1619" w:author="나현종" w:date="2025-11-06T15:07:00Z" w16du:dateUtc="2025-11-06T06:07:00Z">
                <w:pPr>
                  <w:widowControl/>
                  <w:wordWrap/>
                  <w:autoSpaceDE/>
                  <w:autoSpaceDN/>
                </w:pPr>
              </w:pPrChange>
            </w:pPr>
            <w:ins w:id="1613" w:author="나현종" w:date="2025-11-06T15:05:00Z" w16du:dateUtc="2025-11-06T06:05:00Z">
              <w:r w:rsidRPr="0031431D">
                <w:rPr>
                  <w:rFonts w:ascii="Batang" w:eastAsia="Batang" w:hAnsi="Batang" w:cs="Times New Roman"/>
                </w:rPr>
                <w:t xml:space="preserve">0.489</w:t>
              </w:r>
            </w:ins>
          </w:p>
        </w:tc>
        <w:tc>
          <w:tcPr>
            <w:tcW w:w="1179" w:type="dxa"/>
            <w:tcBorders>
              <w:top w:val="single" w:sz="4" w:space="0" w:color="auto"/>
              <w:bottom w:val="nil"/>
            </w:tcBorders>
            <w:vAlign w:val="center"/>
            <w:tcPrChange w:id="1620" w:author="나현종" w:date="2025-11-06T15:08:00Z" w16du:dateUtc="2025-11-06T06:08:00Z">
              <w:tcPr>
                <w:tcW w:w="1179" w:type="dxa"/>
                <w:gridSpan w:val="2"/>
                <w:vAlign w:val="center"/>
              </w:tcPr>
            </w:tcPrChange>
          </w:tcPr>
          <w:p w14:paraId="34D81B39" w14:textId="77777777" w:rsidR="00A73940" w:rsidRPr="0031431D" w:rsidRDefault="00A73940">
            <w:pPr>
              <w:widowControl/>
              <w:wordWrap/>
              <w:autoSpaceDE/>
              <w:autoSpaceDN/>
              <w:jc w:val="right"/>
              <w:rPr>
                <w:ins w:id="1621" w:author="나현종" w:date="2025-11-06T15:05:00Z" w16du:dateUtc="2025-11-06T06:05:00Z"/>
                <w:rFonts w:ascii="Batang" w:eastAsia="Batang" w:hAnsi="Batang" w:cs="Times New Roman"/>
              </w:rPr>
              <w:pPrChange w:id="1622" w:author="나현종" w:date="2025-11-06T15:07:00Z" w16du:dateUtc="2025-11-06T06:07:00Z">
                <w:pPr>
                  <w:widowControl/>
                  <w:wordWrap/>
                  <w:autoSpaceDE/>
                  <w:autoSpaceDN/>
                </w:pPr>
              </w:pPrChange>
            </w:pPr>
            <w:ins w:id="1613" w:author="나현종" w:date="2025-11-06T15:05:00Z" w16du:dateUtc="2025-11-06T06:05:00Z">
              <w:r w:rsidRPr="0031431D">
                <w:rPr>
                  <w:rFonts w:ascii="Batang" w:eastAsia="Batang" w:hAnsi="Batang" w:cs="Times New Roman"/>
                </w:rPr>
                <w:t xml:space="preserve">0.192</w:t>
              </w:r>
            </w:ins>
          </w:p>
        </w:tc>
        <w:tc>
          <w:tcPr>
            <w:tcW w:w="1179" w:type="dxa"/>
            <w:tcBorders>
              <w:top w:val="single" w:sz="4" w:space="0" w:color="auto"/>
              <w:bottom w:val="nil"/>
            </w:tcBorders>
            <w:vAlign w:val="center"/>
            <w:tcPrChange w:id="1623" w:author="나현종" w:date="2025-11-06T15:08:00Z" w16du:dateUtc="2025-11-06T06:08:00Z">
              <w:tcPr>
                <w:tcW w:w="1179" w:type="dxa"/>
                <w:gridSpan w:val="2"/>
                <w:vAlign w:val="center"/>
              </w:tcPr>
            </w:tcPrChange>
          </w:tcPr>
          <w:p w14:paraId="61991EA4" w14:textId="54953D1C" w:rsidR="00A73940" w:rsidRPr="0031431D" w:rsidRDefault="00A73940">
            <w:pPr>
              <w:widowControl/>
              <w:wordWrap/>
              <w:autoSpaceDE/>
              <w:autoSpaceDN/>
              <w:jc w:val="right"/>
              <w:rPr>
                <w:ins w:id="1624" w:author="나현종" w:date="2025-11-06T15:05:00Z" w16du:dateUtc="2025-11-06T06:05:00Z"/>
                <w:rFonts w:ascii="Batang" w:eastAsia="Batang" w:hAnsi="Batang" w:cs="Times New Roman"/>
              </w:rPr>
              <w:pPrChange w:id="1625" w:author="나현종" w:date="2025-11-06T15:07:00Z" w16du:dateUtc="2025-11-06T06:07:00Z">
                <w:pPr>
                  <w:widowControl/>
                  <w:wordWrap/>
                  <w:autoSpaceDE/>
                  <w:autoSpaceDN/>
                </w:pPr>
              </w:pPrChange>
            </w:pPr>
            <w:ins w:id="1613" w:author="나현종" w:date="2025-11-06T15:05:00Z" w16du:dateUtc="2025-11-06T06:05:00Z">
              <w:r w:rsidRPr="0031431D">
                <w:rPr>
                  <w:rFonts w:ascii="Batang" w:eastAsia="Batang" w:hAnsi="Batang" w:cs="Times New Roman"/>
                </w:rPr>
                <w:t xml:space="preserve">-0.243 (-2.50)</w:t>
              </w:r>
            </w:ins>
          </w:p>
        </w:tc>
        <w:tc>
          <w:tcPr>
            <w:tcW w:w="1179" w:type="dxa"/>
            <w:tcBorders>
              <w:top w:val="single" w:sz="4" w:space="0" w:color="auto"/>
              <w:bottom w:val="nil"/>
            </w:tcBorders>
            <w:vAlign w:val="center"/>
            <w:tcPrChange w:id="1626" w:author="나현종" w:date="2025-11-06T15:08:00Z" w16du:dateUtc="2025-11-06T06:08:00Z">
              <w:tcPr>
                <w:tcW w:w="1179" w:type="dxa"/>
                <w:gridSpan w:val="2"/>
                <w:vAlign w:val="center"/>
              </w:tcPr>
            </w:tcPrChange>
          </w:tcPr>
          <w:p w14:paraId="4A39579D" w14:textId="04D0AD4E" w:rsidR="00A73940" w:rsidRPr="0031431D" w:rsidRDefault="00A73940">
            <w:pPr>
              <w:widowControl/>
              <w:wordWrap/>
              <w:autoSpaceDE/>
              <w:autoSpaceDN/>
              <w:jc w:val="right"/>
              <w:rPr>
                <w:ins w:id="1627" w:author="나현종" w:date="2025-11-06T15:05:00Z" w16du:dateUtc="2025-11-06T06:05:00Z"/>
                <w:rFonts w:ascii="Batang" w:eastAsia="Batang" w:hAnsi="Batang" w:cs="Times New Roman"/>
              </w:rPr>
              <w:pPrChange w:id="1628" w:author="나현종" w:date="2025-11-06T15:07:00Z" w16du:dateUtc="2025-11-06T06:07:00Z">
                <w:pPr>
                  <w:widowControl/>
                  <w:wordWrap/>
                  <w:autoSpaceDE/>
                  <w:autoSpaceDN/>
                </w:pPr>
              </w:pPrChange>
            </w:pPr>
            <w:ins w:id="1613" w:author="나현종" w:date="2025-11-06T15:05:00Z" w16du:dateUtc="2025-11-06T06:05:00Z">
              <w:r w:rsidRPr="0031431D">
                <w:rPr>
                  <w:rFonts w:ascii="Batang" w:eastAsia="Batang" w:hAnsi="Batang" w:cs="Times New Roman"/>
                </w:rPr>
                <w:t xml:space="preserve">-0.297 (-2.51)</w:t>
              </w:r>
            </w:ins>
          </w:p>
        </w:tc>
        <w:tc>
          <w:tcPr>
            <w:tcW w:w="1179" w:type="dxa"/>
            <w:tcBorders>
              <w:top w:val="single" w:sz="4" w:space="0" w:color="auto"/>
              <w:bottom w:val="nil"/>
            </w:tcBorders>
            <w:vAlign w:val="center"/>
            <w:tcPrChange w:id="1629" w:author="나현종" w:date="2025-11-06T15:08:00Z" w16du:dateUtc="2025-11-06T06:08:00Z">
              <w:tcPr>
                <w:tcW w:w="1179" w:type="dxa"/>
                <w:gridSpan w:val="2"/>
                <w:vAlign w:val="center"/>
              </w:tcPr>
            </w:tcPrChange>
          </w:tcPr>
          <w:p w14:paraId="14E2FA4E" w14:textId="682F976A" w:rsidR="00A73940" w:rsidRPr="0031431D" w:rsidRDefault="00A73940">
            <w:pPr>
              <w:widowControl/>
              <w:wordWrap/>
              <w:autoSpaceDE/>
              <w:autoSpaceDN/>
              <w:jc w:val="right"/>
              <w:rPr>
                <w:ins w:id="1630" w:author="나현종" w:date="2025-11-06T15:05:00Z" w16du:dateUtc="2025-11-06T06:05:00Z"/>
                <w:rFonts w:ascii="Batang" w:eastAsia="Batang" w:hAnsi="Batang" w:cs="Times New Roman"/>
              </w:rPr>
              <w:pPrChange w:id="1631" w:author="나현종" w:date="2025-11-06T15:07:00Z" w16du:dateUtc="2025-11-06T06:07:00Z">
                <w:pPr>
                  <w:widowControl/>
                  <w:wordWrap/>
                  <w:autoSpaceDE/>
                  <w:autoSpaceDN/>
                </w:pPr>
              </w:pPrChange>
            </w:pPr>
            <w:ins w:id="1613" w:author="나현종" w:date="2025-11-06T15:05:00Z" w16du:dateUtc="2025-11-06T06:05:00Z">
              <w:r w:rsidRPr="0031431D">
                <w:rPr>
                  <w:rFonts w:ascii="Batang" w:eastAsia="Batang" w:hAnsi="Batang" w:cs="Times New Roman"/>
                </w:rPr>
                <w:t xml:space="preserve">-0.540 (-5.77)</w:t>
              </w:r>
            </w:ins>
          </w:p>
        </w:tc>
      </w:tr>
      <w:tr w:rsidR="00A73940" w:rsidRPr="0031431D" w14:paraId="7157FF2E" w14:textId="77777777" w:rsidTr="00A73940">
        <w:trPr>
          <w:ins w:id="1632" w:author="나현종" w:date="2025-11-06T15:05:00Z"/>
          <w:trPrChange w:id="1633" w:author="나현종" w:date="2025-11-06T15:08:00Z" w16du:dateUtc="2025-11-06T06:08:00Z">
            <w:trPr>
              <w:gridBefore w:val="1"/>
            </w:trPr>
          </w:trPrChange>
        </w:trPr>
        <w:tc>
          <w:tcPr>
            <w:tcW w:w="2276" w:type="dxa"/>
            <w:tcBorders>
              <w:top w:val="nil"/>
              <w:bottom w:val="single" w:sz="4" w:space="0" w:color="auto"/>
            </w:tcBorders>
            <w:tcPrChange w:id="1634" w:author="나현종" w:date="2025-11-06T15:08:00Z" w16du:dateUtc="2025-11-06T06:08:00Z">
              <w:tcPr>
                <w:tcW w:w="2276" w:type="dxa"/>
                <w:gridSpan w:val="2"/>
              </w:tcPr>
            </w:tcPrChange>
          </w:tcPr>
          <w:p w14:paraId="105A000C" w14:textId="77777777" w:rsidR="00A73940" w:rsidRPr="0031431D" w:rsidRDefault="00A73940">
            <w:pPr>
              <w:widowControl/>
              <w:wordWrap/>
              <w:autoSpaceDE/>
              <w:autoSpaceDN/>
              <w:rPr>
                <w:ins w:id="1635" w:author="나현종" w:date="2025-11-06T15:05:00Z" w16du:dateUtc="2025-11-06T06:05:00Z"/>
                <w:rFonts w:ascii="Batang" w:eastAsia="Batang" w:hAnsi="Batang" w:cs="Times New Roman"/>
              </w:rPr>
            </w:pPr>
            <w:ins w:id="1636" w:author="나현종" w:date="2025-11-06T15:05:00Z" w16du:dateUtc="2025-11-06T06:05:00Z">
              <w:r w:rsidRPr="0031431D">
                <w:rPr>
                  <w:rFonts w:ascii="Batang" w:eastAsia="Batang" w:hAnsi="Batang" w:cs="Times New Roman"/>
                </w:rPr>
                <w:t>Information Ratio</w:t>
              </w:r>
            </w:ins>
          </w:p>
        </w:tc>
        <w:tc>
          <w:tcPr>
            <w:tcW w:w="1179" w:type="dxa"/>
            <w:tcBorders>
              <w:top w:val="nil"/>
              <w:bottom w:val="single" w:sz="4" w:space="0" w:color="auto"/>
            </w:tcBorders>
            <w:vAlign w:val="center"/>
            <w:tcPrChange w:id="1637" w:author="나현종" w:date="2025-11-06T15:08:00Z" w16du:dateUtc="2025-11-06T06:08:00Z">
              <w:tcPr>
                <w:tcW w:w="1179" w:type="dxa"/>
                <w:gridSpan w:val="2"/>
                <w:vAlign w:val="center"/>
              </w:tcPr>
            </w:tcPrChange>
          </w:tcPr>
          <w:p w14:paraId="67C092B7" w14:textId="77777777" w:rsidR="00A73940" w:rsidRPr="0031431D" w:rsidRDefault="00A73940">
            <w:pPr>
              <w:widowControl/>
              <w:wordWrap/>
              <w:autoSpaceDE/>
              <w:autoSpaceDN/>
              <w:jc w:val="right"/>
              <w:rPr>
                <w:ins w:id="1638" w:author="나현종" w:date="2025-11-06T15:05:00Z" w16du:dateUtc="2025-11-06T06:05:00Z"/>
                <w:rFonts w:ascii="Batang" w:eastAsia="Batang" w:hAnsi="Batang" w:cs="Times New Roman"/>
              </w:rPr>
              <w:pPrChange w:id="1639" w:author="나현종" w:date="2025-11-06T15:07:00Z" w16du:dateUtc="2025-11-06T06:07:00Z">
                <w:pPr>
                  <w:widowControl/>
                  <w:wordWrap/>
                  <w:autoSpaceDE/>
                  <w:autoSpaceDN/>
                </w:pPr>
              </w:pPrChange>
            </w:pPr>
            <w:ins w:id="1613" w:author="나현종" w:date="2025-11-06T15:05:00Z" w16du:dateUtc="2025-11-06T06:05:00Z">
              <w:r w:rsidRPr="0031431D">
                <w:rPr>
                  <w:rFonts w:ascii="Batang" w:eastAsia="Batang" w:hAnsi="Batang" w:cs="Times New Roman"/>
                </w:rPr>
                <w:t xml:space="preserve">1.483</w:t>
              </w:r>
            </w:ins>
          </w:p>
        </w:tc>
        <w:tc>
          <w:tcPr>
            <w:tcW w:w="1179" w:type="dxa"/>
            <w:tcBorders>
              <w:top w:val="nil"/>
              <w:bottom w:val="single" w:sz="4" w:space="0" w:color="auto"/>
            </w:tcBorders>
            <w:vAlign w:val="center"/>
            <w:tcPrChange w:id="1640" w:author="나현종" w:date="2025-11-06T15:08:00Z" w16du:dateUtc="2025-11-06T06:08:00Z">
              <w:tcPr>
                <w:tcW w:w="1179" w:type="dxa"/>
                <w:gridSpan w:val="2"/>
                <w:vAlign w:val="center"/>
              </w:tcPr>
            </w:tcPrChange>
          </w:tcPr>
          <w:p w14:paraId="61C965D2" w14:textId="77777777" w:rsidR="00A73940" w:rsidRPr="0031431D" w:rsidRDefault="00A73940">
            <w:pPr>
              <w:widowControl/>
              <w:wordWrap/>
              <w:autoSpaceDE/>
              <w:autoSpaceDN/>
              <w:jc w:val="right"/>
              <w:rPr>
                <w:ins w:id="1641" w:author="나현종" w:date="2025-11-06T15:05:00Z" w16du:dateUtc="2025-11-06T06:05:00Z"/>
                <w:rFonts w:ascii="Batang" w:eastAsia="Batang" w:hAnsi="Batang" w:cs="Times New Roman"/>
              </w:rPr>
              <w:pPrChange w:id="1642" w:author="나현종" w:date="2025-11-06T15:07:00Z" w16du:dateUtc="2025-11-06T06:07:00Z">
                <w:pPr>
                  <w:widowControl/>
                  <w:wordWrap/>
                  <w:autoSpaceDE/>
                  <w:autoSpaceDN/>
                </w:pPr>
              </w:pPrChange>
            </w:pPr>
            <w:ins w:id="1613" w:author="나현종" w:date="2025-11-06T15:05:00Z" w16du:dateUtc="2025-11-06T06:05:00Z">
              <w:r w:rsidRPr="0031431D">
                <w:rPr>
                  <w:rFonts w:ascii="Batang" w:eastAsia="Batang" w:hAnsi="Batang" w:cs="Times New Roman"/>
                </w:rPr>
                <w:t xml:space="preserve">1.110</w:t>
              </w:r>
            </w:ins>
          </w:p>
        </w:tc>
        <w:tc>
          <w:tcPr>
            <w:tcW w:w="1179" w:type="dxa"/>
            <w:tcBorders>
              <w:top w:val="nil"/>
              <w:bottom w:val="single" w:sz="4" w:space="0" w:color="auto"/>
            </w:tcBorders>
            <w:vAlign w:val="center"/>
            <w:tcPrChange w:id="1643" w:author="나현종" w:date="2025-11-06T15:08:00Z" w16du:dateUtc="2025-11-06T06:08:00Z">
              <w:tcPr>
                <w:tcW w:w="1179" w:type="dxa"/>
                <w:gridSpan w:val="2"/>
                <w:vAlign w:val="center"/>
              </w:tcPr>
            </w:tcPrChange>
          </w:tcPr>
          <w:p w14:paraId="06542659" w14:textId="77777777" w:rsidR="00A73940" w:rsidRPr="0031431D" w:rsidRDefault="00A73940">
            <w:pPr>
              <w:widowControl/>
              <w:wordWrap/>
              <w:autoSpaceDE/>
              <w:autoSpaceDN/>
              <w:jc w:val="right"/>
              <w:rPr>
                <w:ins w:id="1644" w:author="나현종" w:date="2025-11-06T15:05:00Z" w16du:dateUtc="2025-11-06T06:05:00Z"/>
                <w:rFonts w:ascii="Batang" w:eastAsia="Batang" w:hAnsi="Batang" w:cs="Times New Roman"/>
              </w:rPr>
              <w:pPrChange w:id="1645" w:author="나현종" w:date="2025-11-06T15:07:00Z" w16du:dateUtc="2025-11-06T06:07:00Z">
                <w:pPr>
                  <w:widowControl/>
                  <w:wordWrap/>
                  <w:autoSpaceDE/>
                  <w:autoSpaceDN/>
                </w:pPr>
              </w:pPrChange>
            </w:pPr>
            <w:ins w:id="1613" w:author="나현종" w:date="2025-11-06T15:05:00Z" w16du:dateUtc="2025-11-06T06:05:00Z">
              <w:r w:rsidRPr="0031431D">
                <w:rPr>
                  <w:rFonts w:ascii="Batang" w:eastAsia="Batang" w:hAnsi="Batang" w:cs="Times New Roman"/>
                </w:rPr>
                <w:t xml:space="preserve">0.574</w:t>
              </w:r>
            </w:ins>
          </w:p>
        </w:tc>
        <w:tc>
          <w:tcPr>
            <w:tcW w:w="1179" w:type="dxa"/>
            <w:tcBorders>
              <w:top w:val="nil"/>
              <w:bottom w:val="single" w:sz="4" w:space="0" w:color="auto"/>
            </w:tcBorders>
            <w:vAlign w:val="center"/>
            <w:tcPrChange w:id="1646" w:author="나현종" w:date="2025-11-06T15:08:00Z" w16du:dateUtc="2025-11-06T06:08:00Z">
              <w:tcPr>
                <w:tcW w:w="1179" w:type="dxa"/>
                <w:gridSpan w:val="2"/>
                <w:vAlign w:val="center"/>
              </w:tcPr>
            </w:tcPrChange>
          </w:tcPr>
          <w:p w14:paraId="654FDDE0" w14:textId="013B2C8E" w:rsidR="00A73940" w:rsidRPr="0031431D" w:rsidRDefault="00A73940">
            <w:pPr>
              <w:widowControl/>
              <w:wordWrap/>
              <w:autoSpaceDE/>
              <w:autoSpaceDN/>
              <w:jc w:val="right"/>
              <w:rPr>
                <w:ins w:id="1647" w:author="나현종" w:date="2025-11-06T15:05:00Z" w16du:dateUtc="2025-11-06T06:05:00Z"/>
                <w:rFonts w:ascii="Batang" w:eastAsia="Batang" w:hAnsi="Batang" w:cs="Times New Roman"/>
              </w:rPr>
              <w:pPrChange w:id="1648" w:author="나현종" w:date="2025-11-06T15:07:00Z" w16du:dateUtc="2025-11-06T06:07:00Z">
                <w:pPr>
                  <w:widowControl/>
                  <w:wordWrap/>
                  <w:autoSpaceDE/>
                  <w:autoSpaceDN/>
                </w:pPr>
              </w:pPrChange>
            </w:pPr>
            <w:ins w:id="1613" w:author="나현종" w:date="2025-11-06T15:05:00Z" w16du:dateUtc="2025-11-06T06:05:00Z">
              <w:r w:rsidRPr="0031431D">
                <w:rPr>
                  <w:rFonts w:ascii="Batang" w:eastAsia="Batang" w:hAnsi="Batang" w:cs="Times New Roman"/>
                </w:rPr>
                <w:t xml:space="preserve">-0.373 (-2.42)</w:t>
              </w:r>
            </w:ins>
          </w:p>
        </w:tc>
        <w:tc>
          <w:tcPr>
            <w:tcW w:w="1179" w:type="dxa"/>
            <w:tcBorders>
              <w:top w:val="nil"/>
              <w:bottom w:val="single" w:sz="4" w:space="0" w:color="auto"/>
            </w:tcBorders>
            <w:vAlign w:val="center"/>
            <w:tcPrChange w:id="1649" w:author="나현종" w:date="2025-11-06T15:08:00Z" w16du:dateUtc="2025-11-06T06:08:00Z">
              <w:tcPr>
                <w:tcW w:w="1179" w:type="dxa"/>
                <w:gridSpan w:val="2"/>
                <w:vAlign w:val="center"/>
              </w:tcPr>
            </w:tcPrChange>
          </w:tcPr>
          <w:p w14:paraId="43FFC765" w14:textId="153083C0" w:rsidR="00A73940" w:rsidRPr="0031431D" w:rsidRDefault="00A73940">
            <w:pPr>
              <w:widowControl/>
              <w:wordWrap/>
              <w:autoSpaceDE/>
              <w:autoSpaceDN/>
              <w:jc w:val="right"/>
              <w:rPr>
                <w:ins w:id="1650" w:author="나현종" w:date="2025-11-06T15:05:00Z" w16du:dateUtc="2025-11-06T06:05:00Z"/>
                <w:rFonts w:ascii="Batang" w:eastAsia="Batang" w:hAnsi="Batang" w:cs="Times New Roman"/>
              </w:rPr>
              <w:pPrChange w:id="1651" w:author="나현종" w:date="2025-11-06T15:07:00Z" w16du:dateUtc="2025-11-06T06:07:00Z">
                <w:pPr>
                  <w:widowControl/>
                  <w:wordWrap/>
                  <w:autoSpaceDE/>
                  <w:autoSpaceDN/>
                </w:pPr>
              </w:pPrChange>
            </w:pPr>
            <w:ins w:id="1613" w:author="나현종" w:date="2025-11-06T15:05:00Z" w16du:dateUtc="2025-11-06T06:05:00Z">
              <w:r w:rsidRPr="0031431D">
                <w:rPr>
                  <w:rFonts w:ascii="Batang" w:eastAsia="Batang" w:hAnsi="Batang" w:cs="Times New Roman"/>
                </w:rPr>
                <w:t xml:space="preserve">-0.537 (-2.54)</w:t>
              </w:r>
            </w:ins>
          </w:p>
        </w:tc>
        <w:tc>
          <w:tcPr>
            <w:tcW w:w="1179" w:type="dxa"/>
            <w:tcBorders>
              <w:top w:val="nil"/>
              <w:bottom w:val="single" w:sz="4" w:space="0" w:color="auto"/>
            </w:tcBorders>
            <w:vAlign w:val="center"/>
            <w:tcPrChange w:id="1652" w:author="나현종" w:date="2025-11-06T15:08:00Z" w16du:dateUtc="2025-11-06T06:08:00Z">
              <w:tcPr>
                <w:tcW w:w="1179" w:type="dxa"/>
                <w:gridSpan w:val="2"/>
                <w:vAlign w:val="center"/>
              </w:tcPr>
            </w:tcPrChange>
          </w:tcPr>
          <w:p w14:paraId="4691528B" w14:textId="7C5648B7" w:rsidR="00A73940" w:rsidRPr="0031431D" w:rsidRDefault="00A73940">
            <w:pPr>
              <w:widowControl/>
              <w:wordWrap/>
              <w:autoSpaceDE/>
              <w:autoSpaceDN/>
              <w:jc w:val="right"/>
              <w:rPr>
                <w:ins w:id="1653" w:author="나현종" w:date="2025-11-06T15:05:00Z" w16du:dateUtc="2025-11-06T06:05:00Z"/>
                <w:rFonts w:ascii="Batang" w:eastAsia="Batang" w:hAnsi="Batang" w:cs="Times New Roman"/>
              </w:rPr>
              <w:pPrChange w:id="1654" w:author="나현종" w:date="2025-11-06T15:07:00Z" w16du:dateUtc="2025-11-06T06:07:00Z">
                <w:pPr>
                  <w:widowControl/>
                  <w:wordWrap/>
                  <w:autoSpaceDE/>
                  <w:autoSpaceDN/>
                </w:pPr>
              </w:pPrChange>
            </w:pPr>
            <w:ins w:id="1613" w:author="나현종" w:date="2025-11-06T15:05:00Z" w16du:dateUtc="2025-11-06T06:05:00Z">
              <w:r w:rsidRPr="0031431D">
                <w:rPr>
                  <w:rFonts w:ascii="Batang" w:eastAsia="Batang" w:hAnsi="Batang" w:cs="Times New Roman"/>
                </w:rPr>
                <w:t xml:space="preserve">-0.909 (-5.36)</w:t>
              </w:r>
            </w:ins>
          </w:p>
        </w:tc>
      </w:tr>
      <w:tr w:rsidR="00A73940" w:rsidRPr="0031431D" w14:paraId="0212DCFC" w14:textId="77777777" w:rsidTr="00A73940">
        <w:trPr>
          <w:ins w:id="1655" w:author="나현종" w:date="2025-11-06T15:05:00Z"/>
          <w:trPrChange w:id="1656" w:author="나현종" w:date="2025-11-06T15:08:00Z" w16du:dateUtc="2025-11-06T06:08:00Z">
            <w:trPr>
              <w:gridBefore w:val="1"/>
            </w:trPr>
          </w:trPrChange>
        </w:trPr>
        <w:tc>
          <w:tcPr>
            <w:tcW w:w="2276" w:type="dxa"/>
            <w:tcBorders>
              <w:top w:val="single" w:sz="4" w:space="0" w:color="auto"/>
            </w:tcBorders>
            <w:tcPrChange w:id="1657" w:author="나현종" w:date="2025-11-06T15:08:00Z" w16du:dateUtc="2025-11-06T06:08:00Z">
              <w:tcPr>
                <w:tcW w:w="2276" w:type="dxa"/>
                <w:gridSpan w:val="2"/>
              </w:tcPr>
            </w:tcPrChange>
          </w:tcPr>
          <w:p w14:paraId="7FCC1292" w14:textId="77777777" w:rsidR="00A73940" w:rsidRPr="0031431D" w:rsidRDefault="00A73940">
            <w:pPr>
              <w:widowControl/>
              <w:wordWrap/>
              <w:autoSpaceDE/>
              <w:autoSpaceDN/>
              <w:rPr>
                <w:ins w:id="1658" w:author="나현종" w:date="2025-11-06T15:05:00Z" w16du:dateUtc="2025-11-06T06:05:00Z"/>
                <w:rFonts w:ascii="Batang" w:eastAsia="Batang" w:hAnsi="Batang" w:cs="Times New Roman"/>
              </w:rPr>
            </w:pPr>
            <w:ins w:id="1659" w:author="나현종" w:date="2025-11-06T15:05:00Z" w16du:dateUtc="2025-11-06T06:05:00Z">
              <w:r w:rsidRPr="0031431D">
                <w:rPr>
                  <w:rFonts w:ascii="Batang" w:eastAsia="Batang" w:hAnsi="Batang" w:cs="Times New Roman"/>
                </w:rPr>
                <w:t>N (repetitions)</w:t>
              </w:r>
            </w:ins>
          </w:p>
        </w:tc>
        <w:tc>
          <w:tcPr>
            <w:tcW w:w="1179" w:type="dxa"/>
            <w:tcBorders>
              <w:top w:val="single" w:sz="4" w:space="0" w:color="auto"/>
            </w:tcBorders>
            <w:vAlign w:val="center"/>
            <w:tcPrChange w:id="1660" w:author="나현종" w:date="2025-11-06T15:08:00Z" w16du:dateUtc="2025-11-06T06:08:00Z">
              <w:tcPr>
                <w:tcW w:w="1179" w:type="dxa"/>
                <w:gridSpan w:val="2"/>
                <w:vAlign w:val="center"/>
              </w:tcPr>
            </w:tcPrChange>
          </w:tcPr>
          <w:p w14:paraId="52F160C0" w14:textId="11E21774" w:rsidR="00A73940" w:rsidRPr="0031431D" w:rsidRDefault="00A73940">
            <w:pPr>
              <w:widowControl/>
              <w:wordWrap/>
              <w:autoSpaceDE/>
              <w:autoSpaceDN/>
              <w:jc w:val="right"/>
              <w:rPr>
                <w:ins w:id="1661" w:author="나현종" w:date="2025-11-06T15:05:00Z" w16du:dateUtc="2025-11-06T06:05:00Z"/>
                <w:rFonts w:ascii="Batang" w:eastAsia="Batang" w:hAnsi="Batang" w:cs="Times New Roman"/>
              </w:rPr>
              <w:pPrChange w:id="1662" w:author="나현종" w:date="2025-11-06T15:07:00Z" w16du:dateUtc="2025-11-06T06:07:00Z">
                <w:pPr>
                  <w:widowControl/>
                  <w:wordWrap/>
                  <w:autoSpaceDE/>
                  <w:autoSpaceDN/>
                </w:pPr>
              </w:pPrChange>
            </w:pPr>
            <w:ins w:id="1613" w:author="나현종" w:date="2025-11-06T15:05:00Z" w16du:dateUtc="2025-11-06T06:05:00Z">
              <w:r w:rsidRPr="0031431D">
                <w:rPr>
                  <w:rFonts w:ascii="Batang" w:eastAsia="Batang" w:hAnsi="Batang" w:cs="Times New Roman"/>
                </w:rPr>
                <w:t xml:space="preserve">49</w:t>
              </w:r>
            </w:ins>
          </w:p>
        </w:tc>
        <w:tc>
          <w:tcPr>
            <w:tcW w:w="1179" w:type="dxa"/>
            <w:tcBorders>
              <w:top w:val="single" w:sz="4" w:space="0" w:color="auto"/>
            </w:tcBorders>
            <w:vAlign w:val="center"/>
            <w:tcPrChange w:id="1663" w:author="나현종" w:date="2025-11-06T15:08:00Z" w16du:dateUtc="2025-11-06T06:08:00Z">
              <w:tcPr>
                <w:tcW w:w="1179" w:type="dxa"/>
                <w:gridSpan w:val="2"/>
                <w:vAlign w:val="center"/>
              </w:tcPr>
            </w:tcPrChange>
          </w:tcPr>
          <w:p w14:paraId="11198D61" w14:textId="6B17FA16" w:rsidR="00A73940" w:rsidRPr="0031431D" w:rsidRDefault="00A73940">
            <w:pPr>
              <w:widowControl/>
              <w:wordWrap/>
              <w:autoSpaceDE/>
              <w:autoSpaceDN/>
              <w:jc w:val="right"/>
              <w:rPr>
                <w:ins w:id="1664" w:author="나현종" w:date="2025-11-06T15:05:00Z" w16du:dateUtc="2025-11-06T06:05:00Z"/>
                <w:rFonts w:ascii="Batang" w:eastAsia="Batang" w:hAnsi="Batang" w:cs="Times New Roman"/>
              </w:rPr>
              <w:pPrChange w:id="1665" w:author="나현종" w:date="2025-11-06T15:07:00Z" w16du:dateUtc="2025-11-06T06:07:00Z">
                <w:pPr>
                  <w:widowControl/>
                  <w:wordWrap/>
                  <w:autoSpaceDE/>
                  <w:autoSpaceDN/>
                </w:pPr>
              </w:pPrChange>
            </w:pPr>
            <w:ins w:id="1613" w:author="나현종" w:date="2025-11-06T15:05:00Z" w16du:dateUtc="2025-11-06T06:05:00Z">
              <w:r w:rsidRPr="0031431D">
                <w:rPr>
                  <w:rFonts w:ascii="Batang" w:eastAsia="Batang" w:hAnsi="Batang" w:cs="Times New Roman"/>
                </w:rPr>
                <w:t xml:space="preserve">49</w:t>
              </w:r>
            </w:ins>
          </w:p>
        </w:tc>
        <w:tc>
          <w:tcPr>
            <w:tcW w:w="1179" w:type="dxa"/>
            <w:tcBorders>
              <w:top w:val="single" w:sz="4" w:space="0" w:color="auto"/>
            </w:tcBorders>
            <w:vAlign w:val="center"/>
            <w:tcPrChange w:id="1666" w:author="나현종" w:date="2025-11-06T15:08:00Z" w16du:dateUtc="2025-11-06T06:08:00Z">
              <w:tcPr>
                <w:tcW w:w="1179" w:type="dxa"/>
                <w:gridSpan w:val="2"/>
                <w:vAlign w:val="center"/>
              </w:tcPr>
            </w:tcPrChange>
          </w:tcPr>
          <w:p w14:paraId="1C517DBC" w14:textId="69D9FEFC" w:rsidR="00A73940" w:rsidRPr="0031431D" w:rsidRDefault="00A73940">
            <w:pPr>
              <w:widowControl/>
              <w:wordWrap/>
              <w:autoSpaceDE/>
              <w:autoSpaceDN/>
              <w:jc w:val="right"/>
              <w:rPr>
                <w:ins w:id="1667" w:author="나현종" w:date="2025-11-06T15:05:00Z" w16du:dateUtc="2025-11-06T06:05:00Z"/>
                <w:rFonts w:ascii="Batang" w:eastAsia="Batang" w:hAnsi="Batang" w:cs="Times New Roman"/>
              </w:rPr>
              <w:pPrChange w:id="1668" w:author="나현종" w:date="2025-11-06T15:07:00Z" w16du:dateUtc="2025-11-06T06:07:00Z">
                <w:pPr>
                  <w:widowControl/>
                  <w:wordWrap/>
                  <w:autoSpaceDE/>
                  <w:autoSpaceDN/>
                </w:pPr>
              </w:pPrChange>
            </w:pPr>
            <w:ins w:id="1613" w:author="나현종" w:date="2025-11-06T15:05:00Z" w16du:dateUtc="2025-11-06T06:05:00Z">
              <w:r w:rsidRPr="0031431D">
                <w:rPr>
                  <w:rFonts w:ascii="Batang" w:eastAsia="Batang" w:hAnsi="Batang" w:cs="Times New Roman"/>
                </w:rPr>
                <w:t xml:space="preserve">49</w:t>
              </w:r>
            </w:ins>
          </w:p>
        </w:tc>
        <w:tc>
          <w:tcPr>
            <w:tcW w:w="1179" w:type="dxa"/>
            <w:tcBorders>
              <w:top w:val="single" w:sz="4" w:space="0" w:color="auto"/>
            </w:tcBorders>
            <w:vAlign w:val="center"/>
            <w:tcPrChange w:id="1669" w:author="나현종" w:date="2025-11-06T15:08:00Z" w16du:dateUtc="2025-11-06T06:08:00Z">
              <w:tcPr>
                <w:tcW w:w="1179" w:type="dxa"/>
                <w:gridSpan w:val="2"/>
                <w:vAlign w:val="center"/>
              </w:tcPr>
            </w:tcPrChange>
          </w:tcPr>
          <w:p w14:paraId="7D515150" w14:textId="77777777" w:rsidR="00A73940" w:rsidRPr="0031431D" w:rsidRDefault="00A73940">
            <w:pPr>
              <w:widowControl/>
              <w:wordWrap/>
              <w:autoSpaceDE/>
              <w:autoSpaceDN/>
              <w:jc w:val="right"/>
              <w:rPr>
                <w:ins w:id="1670" w:author="나현종" w:date="2025-11-06T15:05:00Z" w16du:dateUtc="2025-11-06T06:05:00Z"/>
                <w:rFonts w:ascii="Batang" w:eastAsia="Batang" w:hAnsi="Batang" w:cs="Times New Roman"/>
              </w:rPr>
              <w:pPrChange w:id="1671" w:author="나현종" w:date="2025-11-06T15:07:00Z" w16du:dateUtc="2025-11-06T06:07:00Z">
                <w:pPr>
                  <w:widowControl/>
                  <w:wordWrap/>
                  <w:autoSpaceDE/>
                  <w:autoSpaceDN/>
                </w:pPr>
              </w:pPrChange>
            </w:pPr>
          </w:p>
        </w:tc>
        <w:tc>
          <w:tcPr>
            <w:tcW w:w="1179" w:type="dxa"/>
            <w:tcBorders>
              <w:top w:val="single" w:sz="4" w:space="0" w:color="auto"/>
            </w:tcBorders>
            <w:vAlign w:val="center"/>
            <w:tcPrChange w:id="1672" w:author="나현종" w:date="2025-11-06T15:08:00Z" w16du:dateUtc="2025-11-06T06:08:00Z">
              <w:tcPr>
                <w:tcW w:w="1179" w:type="dxa"/>
                <w:gridSpan w:val="2"/>
                <w:vAlign w:val="center"/>
              </w:tcPr>
            </w:tcPrChange>
          </w:tcPr>
          <w:p w14:paraId="33A956DC" w14:textId="77777777" w:rsidR="00A73940" w:rsidRPr="0031431D" w:rsidRDefault="00A73940">
            <w:pPr>
              <w:widowControl/>
              <w:wordWrap/>
              <w:autoSpaceDE/>
              <w:autoSpaceDN/>
              <w:jc w:val="right"/>
              <w:rPr>
                <w:ins w:id="1673" w:author="나현종" w:date="2025-11-06T15:05:00Z" w16du:dateUtc="2025-11-06T06:05:00Z"/>
                <w:rFonts w:ascii="Batang" w:eastAsia="Batang" w:hAnsi="Batang" w:cs="Times New Roman"/>
              </w:rPr>
              <w:pPrChange w:id="1674" w:author="나현종" w:date="2025-11-06T15:07:00Z" w16du:dateUtc="2025-11-06T06:07:00Z">
                <w:pPr>
                  <w:widowControl/>
                  <w:wordWrap/>
                  <w:autoSpaceDE/>
                  <w:autoSpaceDN/>
                </w:pPr>
              </w:pPrChange>
            </w:pPr>
          </w:p>
        </w:tc>
        <w:tc>
          <w:tcPr>
            <w:tcW w:w="1179" w:type="dxa"/>
            <w:tcBorders>
              <w:top w:val="single" w:sz="4" w:space="0" w:color="auto"/>
            </w:tcBorders>
            <w:vAlign w:val="center"/>
            <w:tcPrChange w:id="1675" w:author="나현종" w:date="2025-11-06T15:08:00Z" w16du:dateUtc="2025-11-06T06:08:00Z">
              <w:tcPr>
                <w:tcW w:w="1179" w:type="dxa"/>
                <w:gridSpan w:val="2"/>
                <w:vAlign w:val="center"/>
              </w:tcPr>
            </w:tcPrChange>
          </w:tcPr>
          <w:p w14:paraId="027605E0" w14:textId="77777777" w:rsidR="00A73940" w:rsidRPr="0031431D" w:rsidRDefault="00A73940">
            <w:pPr>
              <w:widowControl/>
              <w:wordWrap/>
              <w:autoSpaceDE/>
              <w:autoSpaceDN/>
              <w:jc w:val="right"/>
              <w:rPr>
                <w:ins w:id="1676" w:author="나현종" w:date="2025-11-06T15:05:00Z" w16du:dateUtc="2025-11-06T06:05:00Z"/>
                <w:rFonts w:ascii="Batang" w:eastAsia="Batang" w:hAnsi="Batang" w:cs="Times New Roman"/>
              </w:rPr>
              <w:pPrChange w:id="1677" w:author="나현종" w:date="2025-11-06T15:07:00Z" w16du:dateUtc="2025-11-06T06:07:00Z">
                <w:pPr>
                  <w:widowControl/>
                  <w:wordWrap/>
                  <w:autoSpaceDE/>
                  <w:autoSpaceDN/>
                </w:pPr>
              </w:pPrChange>
            </w:pPr>
          </w:p>
        </w:tc>
      </w:tr>
    </w:tbl>
    <w:p w14:paraId="1A26CB3B" w14:textId="429FE86C" w:rsidR="00FA0026" w:rsidRPr="00A73940" w:rsidDel="00A73940" w:rsidRDefault="00FA0026">
      <w:pPr>
        <w:widowControl/>
        <w:wordWrap/>
        <w:autoSpaceDE/>
        <w:autoSpaceDN/>
        <w:rPr>
          <w:del w:id="1678" w:author="나현종" w:date="2025-11-06T15:05:00Z" w16du:dateUtc="2025-11-06T06:05:00Z"/>
          <w:rFonts w:ascii="Batang" w:eastAsia="Batang" w:hAnsi="Batang" w:cs="Times New Roman"/>
        </w:rPr>
        <w:pPrChange w:id="1679" w:author="나현종" w:date="2025-11-06T14:50:00Z" w16du:dateUtc="2025-11-06T05:50:00Z">
          <w:pPr>
            <w:widowControl/>
            <w:wordWrap/>
            <w:autoSpaceDE/>
            <w:autoSpaceDN/>
            <w:spacing w:line="360" w:lineRule="auto"/>
          </w:pPr>
        </w:pPrChange>
      </w:pPr>
    </w:p>
    <w:p w14:paraId="74E28F6B" w14:textId="77777777" w:rsidR="00A73940" w:rsidRDefault="00A73940" w:rsidP="00A73940">
      <w:pPr>
        <w:widowControl/>
        <w:wordWrap/>
        <w:autoSpaceDE/>
        <w:autoSpaceDN/>
        <w:rPr>
          <w:ins w:id="1680" w:author="나현종" w:date="2025-11-06T15:08:00Z" w16du:dateUtc="2025-11-06T06:08:00Z"/>
          <w:rFonts w:ascii="Batang" w:eastAsia="Batang" w:hAnsi="Batang" w:cs="Times New Roman"/>
          <w:b/>
          <w:bCs/>
        </w:rPr>
      </w:pPr>
    </w:p>
    <w:p w14:paraId="62D1101B" w14:textId="77777777" w:rsidR="00A73940" w:rsidRDefault="00A73940">
      <w:pPr>
        <w:widowControl/>
        <w:wordWrap/>
        <w:autoSpaceDE/>
        <w:autoSpaceDN/>
        <w:spacing w:after="160"/>
        <w:rPr>
          <w:ins w:id="1681" w:author="나현종" w:date="2025-11-06T15:08:00Z" w16du:dateUtc="2025-11-06T06:08:00Z"/>
          <w:rFonts w:ascii="Batang" w:eastAsia="Batang" w:hAnsi="Batang" w:cs="Times New Roman"/>
          <w:b/>
          <w:bCs/>
        </w:rPr>
      </w:pPr>
      <w:ins w:id="1682" w:author="나현종" w:date="2025-11-06T15:08:00Z" w16du:dateUtc="2025-11-06T06:08:00Z">
        <w:r>
          <w:rPr>
            <w:rFonts w:ascii="Batang" w:eastAsia="Batang" w:hAnsi="Batang" w:cs="Times New Roman"/>
            <w:b/>
            <w:bCs/>
          </w:rPr>
          <w:br w:type="page"/>
        </w:r>
      </w:ins>
    </w:p>
    <w:p w14:paraId="43D9E99B" w14:textId="672A74D5" w:rsidR="00EA7A09" w:rsidRPr="00CD2777" w:rsidRDefault="00FA0026">
      <w:pPr>
        <w:widowControl/>
        <w:wordWrap/>
        <w:autoSpaceDE/>
        <w:autoSpaceDN/>
        <w:jc w:val="center"/>
        <w:rPr>
          <w:rFonts w:ascii="Batang" w:eastAsia="Batang" w:hAnsi="Batang" w:cs="Times New Roman"/>
          <w:b/>
          <w:bCs/>
        </w:rPr>
        <w:pPrChange w:id="1683" w:author="나현종" w:date="2025-11-06T15:08:00Z" w16du:dateUtc="2025-11-06T06:08:00Z">
          <w:pPr>
            <w:wordWrap/>
            <w:spacing w:line="360" w:lineRule="auto"/>
            <w:jc w:val="center"/>
          </w:pPr>
        </w:pPrChange>
      </w:pPr>
      <w:r w:rsidRPr="00CD2777">
        <w:rPr>
          <w:rFonts w:ascii="Batang" w:eastAsia="Batang" w:hAnsi="Batang" w:cs="Times New Roman" w:hint="eastAsia"/>
          <w:b/>
          <w:bCs/>
        </w:rPr>
        <w:t>REFERENCES</w:t>
      </w:r>
    </w:p>
    <w:p w14:paraId="59D59849" w14:textId="77777777" w:rsidR="00FA0026" w:rsidRPr="00CD2777" w:rsidRDefault="00FA0026">
      <w:pPr>
        <w:wordWrap/>
        <w:rPr>
          <w:rFonts w:ascii="Batang" w:eastAsia="Batang" w:hAnsi="Batang" w:cs="Times New Roman"/>
        </w:rPr>
        <w:pPrChange w:id="1684" w:author="나현종" w:date="2025-11-06T14:50:00Z" w16du:dateUtc="2025-11-06T05:50:00Z">
          <w:pPr>
            <w:wordWrap/>
            <w:spacing w:line="360" w:lineRule="auto"/>
          </w:pPr>
        </w:pPrChange>
      </w:pPr>
    </w:p>
    <w:p w14:paraId="20088E2B" w14:textId="1F28D91B" w:rsidR="00FA0026" w:rsidRPr="00CD2777" w:rsidDel="00A73940" w:rsidRDefault="00B33101">
      <w:pPr>
        <w:wordWrap/>
        <w:jc w:val="center"/>
        <w:rPr>
          <w:del w:id="1685" w:author="나현종" w:date="2025-11-06T15:08:00Z" w16du:dateUtc="2025-11-06T06:08:00Z"/>
          <w:rFonts w:ascii="Batang" w:eastAsia="Batang" w:hAnsi="Batang" w:cs="Times New Roman"/>
        </w:rPr>
        <w:pPrChange w:id="1686" w:author="나현종" w:date="2025-11-06T15:08:00Z" w16du:dateUtc="2025-11-06T06:08:00Z">
          <w:pPr>
            <w:wordWrap/>
            <w:spacing w:line="360" w:lineRule="auto"/>
            <w:jc w:val="center"/>
          </w:pPr>
        </w:pPrChange>
      </w:pPr>
      <w:del w:id="1687" w:author="나현종" w:date="2025-11-06T15:08:00Z" w16du:dateUtc="2025-11-06T06:08:00Z">
        <w:r w:rsidRPr="00CD2777" w:rsidDel="00A73940">
          <w:rPr>
            <w:rFonts w:ascii="Batang" w:eastAsia="Batang" w:hAnsi="Batang" w:cs="Times New Roman" w:hint="eastAsia"/>
          </w:rPr>
          <w:delText>(아직 작성하지 마시오)</w:delText>
        </w:r>
      </w:del>
    </w:p>
    <w:p w14:paraId="2F5E5294" w14:textId="7D1D96D4" w:rsidR="00B33101" w:rsidRPr="00CD2777" w:rsidDel="00A73940" w:rsidRDefault="00B33101">
      <w:pPr>
        <w:wordWrap/>
        <w:jc w:val="center"/>
        <w:rPr>
          <w:del w:id="1688" w:author="나현종" w:date="2025-11-06T15:08:00Z" w16du:dateUtc="2025-11-06T06:08:00Z"/>
          <w:rFonts w:ascii="Batang" w:eastAsia="Batang" w:hAnsi="Batang" w:cs="Times New Roman"/>
        </w:rPr>
        <w:pPrChange w:id="1689" w:author="나현종" w:date="2025-11-06T15:08:00Z" w16du:dateUtc="2025-11-06T06:08:00Z">
          <w:pPr>
            <w:wordWrap/>
            <w:spacing w:line="360" w:lineRule="auto"/>
          </w:pPr>
        </w:pPrChange>
      </w:pPr>
    </w:p>
    <w:p w14:paraId="626170DD" w14:textId="733041CB" w:rsidR="00B33101" w:rsidRPr="00CD2777" w:rsidDel="00A73940" w:rsidRDefault="00B33101">
      <w:pPr>
        <w:wordWrap/>
        <w:jc w:val="center"/>
        <w:rPr>
          <w:del w:id="1690" w:author="나현종" w:date="2025-11-06T15:08:00Z" w16du:dateUtc="2025-11-06T06:08:00Z"/>
          <w:rFonts w:ascii="Batang" w:eastAsia="Batang" w:hAnsi="Batang" w:cs="Times New Roman"/>
        </w:rPr>
        <w:pPrChange w:id="1691" w:author="나현종" w:date="2025-11-06T15:08:00Z" w16du:dateUtc="2025-11-06T06:08:00Z">
          <w:pPr>
            <w:wordWrap/>
            <w:spacing w:line="360" w:lineRule="auto"/>
          </w:pPr>
        </w:pPrChange>
      </w:pPr>
    </w:p>
    <w:p w14:paraId="1020F31F" w14:textId="1D58EF7A" w:rsidR="00B33101" w:rsidRPr="00CD2777" w:rsidDel="00A73940" w:rsidRDefault="00B33101">
      <w:pPr>
        <w:wordWrap/>
        <w:jc w:val="center"/>
        <w:rPr>
          <w:del w:id="1692" w:author="나현종" w:date="2025-11-06T15:08:00Z" w16du:dateUtc="2025-11-06T06:08:00Z"/>
          <w:rFonts w:ascii="Batang" w:eastAsia="Batang" w:hAnsi="Batang" w:cs="Times New Roman"/>
        </w:rPr>
        <w:pPrChange w:id="1693" w:author="나현종" w:date="2025-11-06T15:08:00Z" w16du:dateUtc="2025-11-06T06:08:00Z">
          <w:pPr>
            <w:wordWrap/>
            <w:spacing w:line="360" w:lineRule="auto"/>
          </w:pPr>
        </w:pPrChange>
      </w:pPr>
    </w:p>
    <w:p w14:paraId="4F9212E6" w14:textId="77E7CFFE" w:rsidR="00B33101" w:rsidRPr="00CD2777" w:rsidDel="00A73940" w:rsidRDefault="00B33101">
      <w:pPr>
        <w:wordWrap/>
        <w:jc w:val="center"/>
        <w:rPr>
          <w:del w:id="1694" w:author="나현종" w:date="2025-11-06T15:08:00Z" w16du:dateUtc="2025-11-06T06:08:00Z"/>
          <w:rFonts w:ascii="Batang" w:eastAsia="Batang" w:hAnsi="Batang" w:cs="Times New Roman"/>
        </w:rPr>
        <w:pPrChange w:id="1695" w:author="나현종" w:date="2025-11-06T15:08:00Z" w16du:dateUtc="2025-11-06T06:08:00Z">
          <w:pPr>
            <w:wordWrap/>
            <w:spacing w:line="360" w:lineRule="auto"/>
          </w:pPr>
        </w:pPrChange>
      </w:pPr>
    </w:p>
    <w:p w14:paraId="40638254" w14:textId="574FEE6E" w:rsidR="00B33101" w:rsidRPr="00CD2777" w:rsidDel="00A73940" w:rsidRDefault="00B33101">
      <w:pPr>
        <w:wordWrap/>
        <w:jc w:val="center"/>
        <w:rPr>
          <w:del w:id="1696" w:author="나현종" w:date="2025-11-06T15:08:00Z" w16du:dateUtc="2025-11-06T06:08:00Z"/>
          <w:rFonts w:ascii="Batang" w:eastAsia="Batang" w:hAnsi="Batang" w:cs="Times New Roman"/>
        </w:rPr>
        <w:pPrChange w:id="1697" w:author="나현종" w:date="2025-11-06T15:08:00Z" w16du:dateUtc="2025-11-06T06:08:00Z">
          <w:pPr>
            <w:wordWrap/>
            <w:spacing w:line="360" w:lineRule="auto"/>
          </w:pPr>
        </w:pPrChange>
      </w:pPr>
    </w:p>
    <w:p w14:paraId="2AC24184" w14:textId="506E7A65" w:rsidR="00F9418E" w:rsidRDefault="00F9418E">
      <w:pPr>
        <w:widowControl/>
        <w:wordWrap/>
        <w:autoSpaceDE/>
        <w:autoSpaceDN/>
        <w:spacing w:after="160"/>
        <w:rPr>
          <w:ins w:id="1698" w:author="나현종" w:date="2025-11-06T15:19:00Z" w16du:dateUtc="2025-11-06T06:19:00Z"/>
          <w:rFonts w:ascii="Batang" w:eastAsia="Batang" w:hAnsi="Batang" w:cs="Times New Roman"/>
          <w:color w:val="0070C0"/>
        </w:rPr>
      </w:pPr>
      <w:ins w:id="1699" w:author="나현종" w:date="2025-11-06T15:19:00Z" w16du:dateUtc="2025-11-06T06:19:00Z">
        <w:r>
          <w:rPr>
            <w:rFonts w:ascii="Batang" w:eastAsia="Batang" w:hAnsi="Batang" w:cs="Times New Roman"/>
            <w:color w:val="0070C0"/>
          </w:rPr>
          <w:br w:type="page"/>
        </w:r>
      </w:ins>
    </w:p>
    <w:p w14:paraId="395A6037" w14:textId="553727D1" w:rsidR="00B33101" w:rsidDel="00F9418E" w:rsidRDefault="00F9418E">
      <w:pPr>
        <w:wordWrap/>
        <w:jc w:val="center"/>
        <w:rPr>
          <w:del w:id="1700" w:author="나현종" w:date="2025-11-06T15:08:00Z" w16du:dateUtc="2025-11-06T06:08:00Z"/>
          <w:rFonts w:ascii="Batang" w:eastAsia="Batang" w:hAnsi="Batang" w:cs="Times New Roman"/>
          <w:color w:val="0070C0"/>
        </w:rPr>
      </w:pPr>
      <w:ins w:id="1701" w:author="나현종" w:date="2025-11-06T15:19:00Z" w16du:dateUtc="2025-11-06T06:19:00Z">
        <w:r>
          <w:rPr>
            <w:rFonts w:ascii="Batang" w:eastAsia="Batang" w:hAnsi="Batang" w:cs="Times New Roman" w:hint="eastAsia"/>
            <w:color w:val="0070C0"/>
          </w:rPr>
          <w:t>Appendix 1. AI Agent Prompts</w:t>
        </w:r>
      </w:ins>
    </w:p>
    <w:p w14:paraId="57958614" w14:textId="77777777" w:rsidR="00F9418E" w:rsidRDefault="00F9418E">
      <w:pPr>
        <w:wordWrap/>
        <w:jc w:val="center"/>
        <w:rPr>
          <w:ins w:id="1702" w:author="나현종" w:date="2025-11-06T15:19:00Z" w16du:dateUtc="2025-11-06T06:19:00Z"/>
          <w:rFonts w:ascii="Batang" w:eastAsia="Batang" w:hAnsi="Batang" w:cs="Times New Roman"/>
          <w:color w:val="0070C0"/>
        </w:rPr>
      </w:pPr>
    </w:p>
    <w:p w14:paraId="724841DF" w14:textId="5D1D3A37" w:rsidR="00F9418E" w:rsidRDefault="00F9418E">
      <w:pPr>
        <w:wordWrap/>
        <w:rPr>
          <w:ins w:id="1703" w:author="나현종" w:date="2025-11-06T15:20:00Z" w16du:dateUtc="2025-11-06T06:20:00Z"/>
          <w:rFonts w:ascii="Batang" w:eastAsia="Batang" w:hAnsi="Batang" w:cs="Times New Roman"/>
          <w:color w:val="0070C0"/>
        </w:rPr>
        <w:pPrChange w:id="1704" w:author="나현종" w:date="2025-11-06T15:20:00Z" w16du:dateUtc="2025-11-06T06:20:00Z">
          <w:pPr>
            <w:wordWrap/>
            <w:jc w:val="center"/>
          </w:pPr>
        </w:pPrChange>
      </w:pPr>
      <w:ins w:id="1705" w:author="나현종" w:date="2025-11-06T15:20:00Z" w16du:dateUtc="2025-11-06T06:20:00Z">
        <w:r>
          <w:rPr>
            <w:rFonts w:ascii="Batang" w:eastAsia="Batang" w:hAnsi="Batang" w:cs="Times New Roman" w:hint="eastAsia"/>
            <w:color w:val="0070C0"/>
          </w:rPr>
          <w:t>Panel A. System Prompt</w:t>
        </w:r>
      </w:ins>
    </w:p>
    <w:p w14:paraId="5F67029B" w14:textId="77777777" w:rsidR="00F9418E" w:rsidRDefault="00F9418E">
      <w:pPr>
        <w:wordWrap/>
        <w:rPr>
          <w:ins w:id="1706" w:author="나현종" w:date="2025-11-06T15:20:00Z" w16du:dateUtc="2025-11-06T06:20:00Z"/>
          <w:rFonts w:ascii="Batang" w:eastAsia="Batang" w:hAnsi="Batang" w:cs="Times New Roman"/>
          <w:color w:val="0070C0"/>
        </w:rPr>
        <w:pPrChange w:id="1707" w:author="나현종" w:date="2025-11-06T15:20:00Z" w16du:dateUtc="2025-11-06T06:20:00Z">
          <w:pPr>
            <w:wordWrap/>
            <w:jc w:val="center"/>
          </w:pPr>
        </w:pPrChange>
      </w:pPr>
    </w:p>
    <w:p w14:paraId="36BB6663" w14:textId="61420350" w:rsidR="00F9418E" w:rsidRDefault="00F9418E">
      <w:pPr>
        <w:wordWrap/>
        <w:rPr>
          <w:ins w:id="1708" w:author="나현종" w:date="2025-11-06T15:20:00Z" w16du:dateUtc="2025-11-06T06:20:00Z"/>
          <w:rFonts w:ascii="Batang" w:eastAsia="Batang" w:hAnsi="Batang" w:cs="Times New Roman"/>
          <w:color w:val="0070C0"/>
        </w:rPr>
        <w:pPrChange w:id="1709" w:author="나현종" w:date="2025-11-06T15:20:00Z" w16du:dateUtc="2025-11-06T06:20:00Z">
          <w:pPr>
            <w:wordWrap/>
            <w:jc w:val="center"/>
          </w:pPr>
        </w:pPrChange>
      </w:pPr>
      <w:ins w:id="1710" w:author="나현종" w:date="2025-11-06T15:20:00Z" w16du:dateUtc="2025-11-06T06:20:00Z">
        <w:r>
          <w:rPr>
            <w:rFonts w:ascii="Batang" w:eastAsia="Batang" w:hAnsi="Batang" w:cs="Times New Roman" w:hint="eastAsia"/>
            <w:color w:val="0070C0"/>
          </w:rPr>
          <w:t>Panel B. User Prompt</w:t>
        </w:r>
      </w:ins>
    </w:p>
    <w:p w14:paraId="2AACB9DA" w14:textId="77777777" w:rsidR="00F9418E" w:rsidRDefault="00F9418E">
      <w:pPr>
        <w:wordWrap/>
        <w:rPr>
          <w:ins w:id="1711" w:author="나현종" w:date="2025-11-06T15:20:00Z" w16du:dateUtc="2025-11-06T06:20:00Z"/>
          <w:rFonts w:ascii="Batang" w:eastAsia="Batang" w:hAnsi="Batang" w:cs="Times New Roman"/>
          <w:color w:val="0070C0"/>
        </w:rPr>
        <w:pPrChange w:id="1712" w:author="나현종" w:date="2025-11-06T15:20:00Z" w16du:dateUtc="2025-11-06T06:20:00Z">
          <w:pPr>
            <w:wordWrap/>
            <w:jc w:val="center"/>
          </w:pPr>
        </w:pPrChange>
      </w:pPr>
    </w:p>
    <w:p w14:paraId="25524DEF" w14:textId="7A2714BF" w:rsidR="00F9418E" w:rsidRDefault="00F9418E">
      <w:pPr>
        <w:wordWrap/>
        <w:rPr>
          <w:ins w:id="1713" w:author="나현종" w:date="2025-11-06T15:20:00Z" w16du:dateUtc="2025-11-06T06:20:00Z"/>
          <w:rFonts w:ascii="Batang" w:eastAsia="Batang" w:hAnsi="Batang" w:cs="Times New Roman"/>
          <w:color w:val="0070C0"/>
        </w:rPr>
        <w:pPrChange w:id="1714" w:author="나현종" w:date="2025-11-06T15:20:00Z" w16du:dateUtc="2025-11-06T06:20:00Z">
          <w:pPr>
            <w:wordWrap/>
            <w:jc w:val="center"/>
          </w:pPr>
        </w:pPrChange>
      </w:pPr>
      <w:ins w:id="1715" w:author="나현종" w:date="2025-11-06T15:20:00Z" w16du:dateUtc="2025-11-06T06:20:00Z">
        <w:r>
          <w:rPr>
            <w:rFonts w:ascii="Batang" w:eastAsia="Batang" w:hAnsi="Batang" w:cs="Times New Roman" w:hint="eastAsia"/>
            <w:color w:val="0070C0"/>
          </w:rPr>
          <w:t>Panel C. Input Data Structure</w:t>
        </w:r>
      </w:ins>
    </w:p>
    <w:p w14:paraId="44C30ED5" w14:textId="24B87215" w:rsidR="00F9418E" w:rsidRDefault="00F9418E">
      <w:pPr>
        <w:wordWrap/>
        <w:rPr>
          <w:ins w:id="1716" w:author="나현종" w:date="2025-11-06T15:20:00Z" w16du:dateUtc="2025-11-06T06:20:00Z"/>
          <w:rFonts w:ascii="Batang" w:eastAsia="Batang" w:hAnsi="Batang" w:cs="Times New Roman"/>
          <w:color w:val="0070C0"/>
        </w:rPr>
        <w:pPrChange w:id="1717" w:author="나현종" w:date="2025-11-06T15:20:00Z" w16du:dateUtc="2025-11-06T06:20:00Z">
          <w:pPr>
            <w:wordWrap/>
            <w:jc w:val="center"/>
          </w:pPr>
        </w:pPrChange>
      </w:pPr>
      <w:ins w:id="1718" w:author="나현종" w:date="2025-11-06T15:20:00Z" w16du:dateUtc="2025-11-06T06:20:00Z">
        <w:r>
          <w:rPr>
            <w:rFonts w:ascii="Batang" w:eastAsia="Batang" w:hAnsi="Batang" w:cs="Times New Roman" w:hint="eastAsia"/>
            <w:color w:val="0070C0"/>
          </w:rPr>
          <w:t xml:space="preserve"> </w:t>
        </w:r>
      </w:ins>
    </w:p>
    <w:p w14:paraId="3232E115" w14:textId="4FF2EB72" w:rsidR="00F9418E" w:rsidRPr="00CD2777" w:rsidRDefault="00F9418E">
      <w:pPr>
        <w:wordWrap/>
        <w:rPr>
          <w:ins w:id="1719" w:author="나현종" w:date="2025-11-06T15:19:00Z" w16du:dateUtc="2025-11-06T06:19:00Z"/>
          <w:rFonts w:ascii="Batang" w:eastAsia="Batang" w:hAnsi="Batang" w:cs="Times New Roman"/>
          <w:color w:val="0070C0"/>
        </w:rPr>
        <w:pPrChange w:id="1720" w:author="나현종" w:date="2025-11-06T15:20:00Z" w16du:dateUtc="2025-11-06T06:20:00Z">
          <w:pPr>
            <w:pBdr>
              <w:bottom w:val="single" w:sz="6" w:space="1" w:color="auto"/>
            </w:pBdr>
            <w:wordWrap/>
            <w:spacing w:line="360" w:lineRule="auto"/>
          </w:pPr>
        </w:pPrChange>
      </w:pPr>
      <w:ins w:id="1721" w:author="나현종" w:date="2025-11-06T15:20:00Z" w16du:dateUtc="2025-11-06T06:20:00Z">
        <w:r>
          <w:rPr>
            <w:rFonts w:ascii="Batang" w:eastAsia="Batang" w:hAnsi="Batang" w:cs="Times New Roman" w:hint="eastAsia"/>
            <w:color w:val="0070C0"/>
          </w:rPr>
          <w:t>Panel D. Output Data Structure</w:t>
        </w:r>
      </w:ins>
    </w:p>
    <w:p w14:paraId="0542DF87" w14:textId="14E2FA29" w:rsidR="00382E2E" w:rsidRPr="00CD2777" w:rsidRDefault="00382E2E">
      <w:pPr>
        <w:wordWrap/>
        <w:rPr>
          <w:rFonts w:ascii="Batang" w:eastAsia="Batang" w:hAnsi="Batang" w:cs="Times New Roman"/>
          <w:color w:val="0070C0"/>
        </w:rPr>
        <w:pPrChange w:id="1722" w:author="나현종" w:date="2025-11-06T15:08:00Z" w16du:dateUtc="2025-11-06T06:08:00Z">
          <w:pPr>
            <w:wordWrap/>
            <w:spacing w:line="360" w:lineRule="auto"/>
          </w:pPr>
        </w:pPrChange>
      </w:pPr>
    </w:p>
    <w:sectPr w:rsidR="00382E2E" w:rsidRPr="00CD2777" w:rsidSect="00382E2E">
      <w:pgSz w:w="12240" w:h="15840" w:code="1"/>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FA217" w14:textId="77777777" w:rsidR="000331B7" w:rsidRDefault="000331B7" w:rsidP="005C2237">
      <w:r>
        <w:separator/>
      </w:r>
    </w:p>
  </w:endnote>
  <w:endnote w:type="continuationSeparator" w:id="0">
    <w:p w14:paraId="3928F590" w14:textId="77777777" w:rsidR="000331B7" w:rsidRDefault="000331B7" w:rsidP="005C2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함초롬바탕">
    <w:charset w:val="81"/>
    <w:family w:val="modern"/>
    <w:pitch w:val="variable"/>
    <w:sig w:usb0="F7002EFF" w:usb1="19DFFFFF" w:usb2="001BFDD7" w:usb3="00000000" w:csb0="001F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Batang">
    <w:altName w:val="Malgun Gothic"/>
    <w:panose1 w:val="02030600000101010101"/>
    <w:charset w:val="81"/>
    <w:family w:val="auto"/>
    <w:pitch w:val="fixed"/>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 w:name="HYSinMyeongJo-Medium">
    <w:altName w:val="HY신명조"/>
    <w:charset w:val="81"/>
    <w:family w:val="roman"/>
    <w:pitch w:val="variable"/>
    <w:sig w:usb0="900002A7" w:usb1="2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5F366" w14:textId="77777777" w:rsidR="000331B7" w:rsidRDefault="000331B7" w:rsidP="005C2237">
      <w:r>
        <w:separator/>
      </w:r>
    </w:p>
  </w:footnote>
  <w:footnote w:type="continuationSeparator" w:id="0">
    <w:p w14:paraId="01CA24E6" w14:textId="77777777" w:rsidR="000331B7" w:rsidRDefault="000331B7" w:rsidP="005C2237">
      <w:r>
        <w:continuationSeparator/>
      </w:r>
    </w:p>
  </w:footnote>
  <w:footnote w:id="1">
    <w:p w14:paraId="68E178F0" w14:textId="0F8AB8EA" w:rsidR="00865C95" w:rsidRPr="00DA71B6" w:rsidRDefault="00865C95">
      <w:pPr>
        <w:pStyle w:val="FootnoteText"/>
        <w:rPr>
          <w:rFonts w:ascii="Batang" w:eastAsia="Batang" w:hAnsi="Batang"/>
          <w:sz w:val="18"/>
          <w:szCs w:val="20"/>
        </w:rPr>
      </w:pPr>
      <w:r w:rsidRPr="00DA71B6">
        <w:rPr>
          <w:rStyle w:val="FootnoteReference"/>
          <w:rFonts w:ascii="Batang" w:eastAsia="Batang" w:hAnsi="Batang"/>
          <w:sz w:val="18"/>
          <w:szCs w:val="20"/>
        </w:rPr>
        <w:footnoteRef/>
      </w:r>
      <w:r w:rsidRPr="00DA71B6">
        <w:rPr>
          <w:rFonts w:ascii="Batang" w:eastAsia="Batang" w:hAnsi="Batang"/>
          <w:sz w:val="18"/>
          <w:szCs w:val="20"/>
        </w:rPr>
        <w:t xml:space="preserve"> Book-to-Market (B/M) = Book value of equity divided by market value of equity</w:t>
      </w:r>
    </w:p>
  </w:footnote>
  <w:footnote w:id="2">
    <w:p w14:paraId="77C934B3" w14:textId="3B3BF0E2" w:rsidR="00865C95" w:rsidRPr="00DA71B6" w:rsidRDefault="00865C95">
      <w:pPr>
        <w:pStyle w:val="FootnoteText"/>
        <w:rPr>
          <w:rFonts w:ascii="Batang" w:eastAsia="Batang" w:hAnsi="Batang"/>
          <w:sz w:val="18"/>
          <w:szCs w:val="20"/>
        </w:rPr>
      </w:pPr>
      <w:r w:rsidRPr="00DA71B6">
        <w:rPr>
          <w:rStyle w:val="FootnoteReference"/>
          <w:rFonts w:ascii="Batang" w:eastAsia="Batang" w:hAnsi="Batang"/>
          <w:sz w:val="18"/>
          <w:szCs w:val="20"/>
        </w:rPr>
        <w:footnoteRef/>
      </w:r>
      <w:r w:rsidRPr="00DA71B6">
        <w:rPr>
          <w:rFonts w:ascii="Batang" w:eastAsia="Batang" w:hAnsi="Batang"/>
          <w:sz w:val="18"/>
          <w:szCs w:val="20"/>
        </w:rPr>
        <w:t xml:space="preserve"> Shiller CAPE (</w:t>
      </w:r>
      <w:proofErr w:type="spellStart"/>
      <w:r w:rsidRPr="00DA71B6">
        <w:rPr>
          <w:rFonts w:ascii="Batang" w:eastAsia="Batang" w:hAnsi="Batang"/>
          <w:sz w:val="18"/>
          <w:szCs w:val="20"/>
        </w:rPr>
        <w:t>CAPEi</w:t>
      </w:r>
      <w:proofErr w:type="spellEnd"/>
      <w:r w:rsidRPr="00DA71B6">
        <w:rPr>
          <w:rFonts w:ascii="Batang" w:eastAsia="Batang" w:hAnsi="Batang"/>
          <w:sz w:val="18"/>
          <w:szCs w:val="20"/>
        </w:rPr>
        <w:t>) = Cyclically Adjusted Price-to-Earnings ratio</w:t>
      </w:r>
    </w:p>
  </w:footnote>
  <w:footnote w:id="3">
    <w:p w14:paraId="5FB21960" w14:textId="77777777" w:rsidR="00865C95" w:rsidRPr="0018158C" w:rsidRDefault="00865C95" w:rsidP="0018158C">
      <w:pPr>
        <w:pStyle w:val="FootnoteText"/>
        <w:rPr>
          <w:rFonts w:ascii="Batang" w:eastAsia="Batang" w:hAnsi="Batang"/>
          <w:sz w:val="18"/>
          <w:szCs w:val="18"/>
        </w:rPr>
      </w:pPr>
      <w:r w:rsidRPr="00DA71B6">
        <w:rPr>
          <w:rStyle w:val="FootnoteReference"/>
          <w:rFonts w:ascii="Batang" w:eastAsia="Batang" w:hAnsi="Batang"/>
          <w:sz w:val="18"/>
          <w:szCs w:val="20"/>
        </w:rPr>
        <w:footnoteRef/>
      </w:r>
      <w:r w:rsidRPr="00DA71B6">
        <w:rPr>
          <w:rFonts w:ascii="Batang" w:eastAsia="Batang" w:hAnsi="Batang"/>
          <w:sz w:val="18"/>
          <w:szCs w:val="20"/>
        </w:rPr>
        <w:t xml:space="preserve"> GPROF = </w:t>
      </w:r>
      <w:r w:rsidRPr="0018158C">
        <w:rPr>
          <w:rFonts w:ascii="Batang" w:eastAsia="Batang" w:hAnsi="Batang"/>
          <w:sz w:val="18"/>
          <w:szCs w:val="18"/>
        </w:rPr>
        <w:t>Gross profit / Total assets</w:t>
      </w:r>
    </w:p>
  </w:footnote>
  <w:footnote w:id="4">
    <w:p w14:paraId="41A3775E" w14:textId="77777777" w:rsidR="00865C95" w:rsidRPr="0018158C" w:rsidRDefault="00865C95" w:rsidP="0018158C">
      <w:pPr>
        <w:pStyle w:val="FootnoteText"/>
        <w:rPr>
          <w:rFonts w:ascii="Batang" w:eastAsia="Batang" w:hAnsi="Batang"/>
          <w:sz w:val="18"/>
          <w:szCs w:val="18"/>
        </w:rPr>
      </w:pPr>
      <w:r w:rsidRPr="0018158C">
        <w:rPr>
          <w:rStyle w:val="FootnoteReference"/>
          <w:rFonts w:ascii="Batang" w:eastAsia="Batang" w:hAnsi="Batang"/>
          <w:sz w:val="18"/>
          <w:szCs w:val="18"/>
        </w:rPr>
        <w:footnoteRef/>
      </w:r>
      <w:r w:rsidRPr="0018158C">
        <w:rPr>
          <w:rFonts w:ascii="Batang" w:eastAsia="Batang" w:hAnsi="Batang"/>
          <w:sz w:val="18"/>
          <w:szCs w:val="18"/>
        </w:rPr>
        <w:t xml:space="preserve"> NPM = Net profit / Sales</w:t>
      </w:r>
    </w:p>
  </w:footnote>
  <w:footnote w:id="5">
    <w:p w14:paraId="35530BEB" w14:textId="00197D87" w:rsidR="00865C95" w:rsidRDefault="00865C95">
      <w:pPr>
        <w:pStyle w:val="FootnoteText"/>
      </w:pPr>
      <w:r w:rsidRPr="0018158C">
        <w:rPr>
          <w:rStyle w:val="FootnoteReference"/>
          <w:rFonts w:ascii="Batang" w:eastAsia="Batang" w:hAnsi="Batang"/>
          <w:sz w:val="18"/>
          <w:szCs w:val="18"/>
        </w:rPr>
        <w:footnoteRef/>
      </w:r>
      <w:r w:rsidRPr="0018158C">
        <w:rPr>
          <w:rFonts w:ascii="Batang" w:eastAsia="Batang" w:hAnsi="Batang"/>
          <w:sz w:val="18"/>
          <w:szCs w:val="18"/>
        </w:rPr>
        <w:t xml:space="preserve"> Total Debt / Invested Capital = Total debt divided by invested capital</w:t>
      </w:r>
    </w:p>
  </w:footnote>
  <w:footnote w:id="6">
    <w:p w14:paraId="0B4E13B1" w14:textId="18E8B47C" w:rsidR="008B137B" w:rsidRDefault="008B137B">
      <w:pPr>
        <w:pStyle w:val="FootnoteText"/>
      </w:pPr>
      <w:r>
        <w:rPr>
          <w:rStyle w:val="FootnoteReference"/>
        </w:rPr>
        <w:footnoteRef/>
      </w:r>
      <w:r>
        <w:t xml:space="preserve"> </w:t>
      </w:r>
      <m:oMath>
        <m:nary>
          <m:naryPr>
            <m:chr m:val="∑"/>
            <m:limLoc m:val="undOvr"/>
            <m:ctrlPr>
              <w:rPr>
                <w:rFonts w:ascii="Cambria Math" w:eastAsia="Batang" w:hAnsi="Cambria Math" w:cs="함초롬바탕" w:hint="eastAsia"/>
                <w:i/>
                <w:szCs w:val="22"/>
              </w:rPr>
            </m:ctrlPr>
          </m:naryPr>
          <m:sub>
            <m:r>
              <w:rPr>
                <w:rFonts w:ascii="Cambria Math" w:eastAsia="Batang" w:hAnsi="Cambria Math" w:cs="함초롬바탕" w:hint="eastAsia"/>
                <w:szCs w:val="22"/>
              </w:rPr>
              <m:t>s=1</m:t>
            </m:r>
          </m:sub>
          <m:sup>
            <m:r>
              <w:rPr>
                <w:rFonts w:ascii="Cambria Math" w:eastAsia="Batang" w:hAnsi="Cambria Math" w:cs="함초롬바탕" w:hint="eastAsia"/>
                <w:szCs w:val="22"/>
              </w:rPr>
              <m:t>N</m:t>
            </m:r>
          </m:sup>
          <m:e>
            <m:sSubSup>
              <m:sSubSupPr>
                <m:ctrlPr>
                  <w:rPr>
                    <w:rFonts w:ascii="Cambria Math" w:eastAsia="Batang" w:hAnsi="Cambria Math" w:cs="함초롬바탕" w:hint="eastAsia"/>
                    <w:i/>
                    <w:szCs w:val="22"/>
                  </w:rPr>
                </m:ctrlPr>
              </m:sSubSupPr>
              <m:e>
                <m:r>
                  <w:rPr>
                    <w:rFonts w:ascii="Cambria Math" w:eastAsia="Batang" w:hAnsi="Cambria Math" w:cs="함초롬바탕" w:hint="eastAsia"/>
                    <w:szCs w:val="22"/>
                  </w:rPr>
                  <m:t xml:space="preserve">w </m:t>
                </m:r>
              </m:e>
              <m:sub>
                <m:r>
                  <w:rPr>
                    <w:rFonts w:ascii="Cambria Math" w:eastAsia="Batang" w:hAnsi="Cambria Math" w:cs="함초롬바탕" w:hint="eastAsia"/>
                    <w:szCs w:val="22"/>
                  </w:rPr>
                  <m:t>s,t</m:t>
                </m:r>
              </m:sub>
              <m:sup>
                <m:r>
                  <w:rPr>
                    <w:rFonts w:ascii="Cambria Math" w:eastAsia="Batang" w:hAnsi="Cambria Math" w:cs="함초롬바탕" w:hint="eastAsia"/>
                    <w:szCs w:val="22"/>
                  </w:rPr>
                  <m:t>mkt</m:t>
                </m:r>
              </m:sup>
            </m:sSubSup>
          </m:e>
        </m:nary>
        <m:r>
          <w:rPr>
            <w:rFonts w:ascii="Cambria Math" w:eastAsia="Batang" w:hAnsi="Cambria Math" w:cs="함초롬바탕" w:hint="eastAsia"/>
            <w:szCs w:val="22"/>
          </w:rPr>
          <m:t xml:space="preserve"> = 1</m:t>
        </m:r>
      </m:oMath>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BC0"/>
    <w:multiLevelType w:val="hybridMultilevel"/>
    <w:tmpl w:val="920A05B0"/>
    <w:lvl w:ilvl="0" w:tplc="A1BAFD92">
      <w:numFmt w:val="bullet"/>
      <w:lvlText w:val=""/>
      <w:lvlJc w:val="left"/>
      <w:pPr>
        <w:ind w:left="800" w:hanging="360"/>
      </w:pPr>
      <w:rPr>
        <w:rFonts w:ascii="Wingdings" w:eastAsia="함초롬바탕"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12A8703B"/>
    <w:multiLevelType w:val="hybridMultilevel"/>
    <w:tmpl w:val="3B825FA4"/>
    <w:lvl w:ilvl="0" w:tplc="251C226E">
      <w:start w:val="1"/>
      <w:numFmt w:val="lowerRoman"/>
      <w:lvlText w:val="(%1)"/>
      <w:lvlJc w:val="left"/>
      <w:pPr>
        <w:ind w:left="1160" w:hanging="720"/>
      </w:pPr>
      <w:rPr>
        <w:rFonts w:hint="default"/>
        <w:color w:val="000000" w:themeColor="text1"/>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3B0033E"/>
    <w:multiLevelType w:val="hybridMultilevel"/>
    <w:tmpl w:val="BC1AB94C"/>
    <w:lvl w:ilvl="0" w:tplc="7F1E4336">
      <w:start w:val="1"/>
      <w:numFmt w:val="decimal"/>
      <w:lvlText w:val="%1."/>
      <w:lvlJc w:val="left"/>
      <w:pPr>
        <w:ind w:left="580" w:hanging="360"/>
      </w:pPr>
      <w:rPr>
        <w:rFonts w:ascii="함초롬바탕" w:hAnsi="함초롬바탕" w:cs="함초롬바탕" w:hint="default"/>
      </w:rPr>
    </w:lvl>
    <w:lvl w:ilvl="1" w:tplc="04090019">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3" w15:restartNumberingAfterBreak="0">
    <w:nsid w:val="325113A0"/>
    <w:multiLevelType w:val="multilevel"/>
    <w:tmpl w:val="B9D0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002DD"/>
    <w:multiLevelType w:val="multilevel"/>
    <w:tmpl w:val="01C0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406000">
    <w:abstractNumId w:val="3"/>
  </w:num>
  <w:num w:numId="2" w16cid:durableId="311373394">
    <w:abstractNumId w:val="4"/>
  </w:num>
  <w:num w:numId="3" w16cid:durableId="384567427">
    <w:abstractNumId w:val="2"/>
  </w:num>
  <w:num w:numId="4" w16cid:durableId="1355304046">
    <w:abstractNumId w:val="0"/>
  </w:num>
  <w:num w:numId="5" w16cid:durableId="1125543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W1NDCztDQzMLUwMjdX0lEKTi0uzszPAykwrQUAz/68viwAAAA="/>
  </w:docVars>
  <w:rsids>
    <w:rsidRoot w:val="00EA7A09"/>
    <w:rsid w:val="00013BA9"/>
    <w:rsid w:val="000147EE"/>
    <w:rsid w:val="00016866"/>
    <w:rsid w:val="00025F03"/>
    <w:rsid w:val="00032C82"/>
    <w:rsid w:val="000331B7"/>
    <w:rsid w:val="00033344"/>
    <w:rsid w:val="000343DA"/>
    <w:rsid w:val="000348B3"/>
    <w:rsid w:val="00042EC6"/>
    <w:rsid w:val="000443B6"/>
    <w:rsid w:val="00053FD7"/>
    <w:rsid w:val="000551E4"/>
    <w:rsid w:val="000565A4"/>
    <w:rsid w:val="00063A6D"/>
    <w:rsid w:val="00064B4E"/>
    <w:rsid w:val="000678BC"/>
    <w:rsid w:val="00070E45"/>
    <w:rsid w:val="00080D21"/>
    <w:rsid w:val="00082382"/>
    <w:rsid w:val="000825BB"/>
    <w:rsid w:val="000A1C4E"/>
    <w:rsid w:val="000A4111"/>
    <w:rsid w:val="000A5742"/>
    <w:rsid w:val="000B0B2D"/>
    <w:rsid w:val="000B6F0C"/>
    <w:rsid w:val="000C589E"/>
    <w:rsid w:val="000D5E72"/>
    <w:rsid w:val="000D7472"/>
    <w:rsid w:val="000E0A63"/>
    <w:rsid w:val="000E1E21"/>
    <w:rsid w:val="000F4EF4"/>
    <w:rsid w:val="000F53C1"/>
    <w:rsid w:val="00107FCE"/>
    <w:rsid w:val="00112E81"/>
    <w:rsid w:val="00116172"/>
    <w:rsid w:val="00121B08"/>
    <w:rsid w:val="00132C79"/>
    <w:rsid w:val="001460F8"/>
    <w:rsid w:val="00150116"/>
    <w:rsid w:val="00154691"/>
    <w:rsid w:val="001600EC"/>
    <w:rsid w:val="00161462"/>
    <w:rsid w:val="00162E74"/>
    <w:rsid w:val="00165027"/>
    <w:rsid w:val="00165390"/>
    <w:rsid w:val="00165754"/>
    <w:rsid w:val="001714DB"/>
    <w:rsid w:val="0018158C"/>
    <w:rsid w:val="001838A3"/>
    <w:rsid w:val="001A141B"/>
    <w:rsid w:val="001A1D4F"/>
    <w:rsid w:val="001A62AA"/>
    <w:rsid w:val="001B2882"/>
    <w:rsid w:val="001D2525"/>
    <w:rsid w:val="001D2693"/>
    <w:rsid w:val="001D36C8"/>
    <w:rsid w:val="001E13FD"/>
    <w:rsid w:val="001E3A39"/>
    <w:rsid w:val="001E4F46"/>
    <w:rsid w:val="001E513D"/>
    <w:rsid w:val="001F1A5F"/>
    <w:rsid w:val="001F63E8"/>
    <w:rsid w:val="00212155"/>
    <w:rsid w:val="00214A75"/>
    <w:rsid w:val="0021547A"/>
    <w:rsid w:val="00215EEF"/>
    <w:rsid w:val="00223B4A"/>
    <w:rsid w:val="00227433"/>
    <w:rsid w:val="00230316"/>
    <w:rsid w:val="00233E69"/>
    <w:rsid w:val="00234576"/>
    <w:rsid w:val="00237580"/>
    <w:rsid w:val="00241872"/>
    <w:rsid w:val="00247FC5"/>
    <w:rsid w:val="0025227C"/>
    <w:rsid w:val="00253574"/>
    <w:rsid w:val="002538BA"/>
    <w:rsid w:val="00262939"/>
    <w:rsid w:val="00263966"/>
    <w:rsid w:val="00263A68"/>
    <w:rsid w:val="0026616F"/>
    <w:rsid w:val="00270527"/>
    <w:rsid w:val="00274D30"/>
    <w:rsid w:val="00286A58"/>
    <w:rsid w:val="00287DA7"/>
    <w:rsid w:val="002937A5"/>
    <w:rsid w:val="00294A78"/>
    <w:rsid w:val="0029779F"/>
    <w:rsid w:val="002A39C5"/>
    <w:rsid w:val="002A4A5D"/>
    <w:rsid w:val="002A74F7"/>
    <w:rsid w:val="002A7D44"/>
    <w:rsid w:val="002B6A8D"/>
    <w:rsid w:val="002C3DC4"/>
    <w:rsid w:val="002C47AE"/>
    <w:rsid w:val="002C542A"/>
    <w:rsid w:val="002C5DE4"/>
    <w:rsid w:val="002D39D4"/>
    <w:rsid w:val="002E0F7A"/>
    <w:rsid w:val="002E5220"/>
    <w:rsid w:val="002E7BD0"/>
    <w:rsid w:val="002F79B6"/>
    <w:rsid w:val="003009C4"/>
    <w:rsid w:val="003025B1"/>
    <w:rsid w:val="0030425D"/>
    <w:rsid w:val="0031010C"/>
    <w:rsid w:val="003110D2"/>
    <w:rsid w:val="003117D0"/>
    <w:rsid w:val="00321215"/>
    <w:rsid w:val="0033089D"/>
    <w:rsid w:val="00333C9C"/>
    <w:rsid w:val="003372B4"/>
    <w:rsid w:val="00340C7D"/>
    <w:rsid w:val="00344905"/>
    <w:rsid w:val="00350EB2"/>
    <w:rsid w:val="00353364"/>
    <w:rsid w:val="00366BC2"/>
    <w:rsid w:val="00366E08"/>
    <w:rsid w:val="00371963"/>
    <w:rsid w:val="00380E80"/>
    <w:rsid w:val="00382E2E"/>
    <w:rsid w:val="00383E6F"/>
    <w:rsid w:val="003853B3"/>
    <w:rsid w:val="0039217F"/>
    <w:rsid w:val="00392EF3"/>
    <w:rsid w:val="00394A1B"/>
    <w:rsid w:val="003A47D3"/>
    <w:rsid w:val="003A5A1B"/>
    <w:rsid w:val="003A634D"/>
    <w:rsid w:val="003B1E03"/>
    <w:rsid w:val="003B35DA"/>
    <w:rsid w:val="003B4405"/>
    <w:rsid w:val="003C2825"/>
    <w:rsid w:val="003C4E73"/>
    <w:rsid w:val="003D399D"/>
    <w:rsid w:val="003D3C22"/>
    <w:rsid w:val="003D6534"/>
    <w:rsid w:val="003D7853"/>
    <w:rsid w:val="003E3D20"/>
    <w:rsid w:val="003F01DA"/>
    <w:rsid w:val="003F0223"/>
    <w:rsid w:val="003F791C"/>
    <w:rsid w:val="00404A55"/>
    <w:rsid w:val="00406EE1"/>
    <w:rsid w:val="0040719B"/>
    <w:rsid w:val="004102CA"/>
    <w:rsid w:val="00421596"/>
    <w:rsid w:val="004248A9"/>
    <w:rsid w:val="00426771"/>
    <w:rsid w:val="00426D3E"/>
    <w:rsid w:val="00436881"/>
    <w:rsid w:val="00437999"/>
    <w:rsid w:val="00442020"/>
    <w:rsid w:val="004524F3"/>
    <w:rsid w:val="00454F34"/>
    <w:rsid w:val="00464215"/>
    <w:rsid w:val="0046768E"/>
    <w:rsid w:val="004738E5"/>
    <w:rsid w:val="00473F7D"/>
    <w:rsid w:val="00477A99"/>
    <w:rsid w:val="0048177C"/>
    <w:rsid w:val="00481968"/>
    <w:rsid w:val="004879D6"/>
    <w:rsid w:val="004A0B26"/>
    <w:rsid w:val="004B28EE"/>
    <w:rsid w:val="004B7C59"/>
    <w:rsid w:val="004C1454"/>
    <w:rsid w:val="004C496D"/>
    <w:rsid w:val="004C4F24"/>
    <w:rsid w:val="004D2478"/>
    <w:rsid w:val="004D661E"/>
    <w:rsid w:val="004D7BAE"/>
    <w:rsid w:val="004E4557"/>
    <w:rsid w:val="004E4F89"/>
    <w:rsid w:val="004E5B3B"/>
    <w:rsid w:val="00513BF2"/>
    <w:rsid w:val="005202E4"/>
    <w:rsid w:val="0052158B"/>
    <w:rsid w:val="00525CC5"/>
    <w:rsid w:val="00532599"/>
    <w:rsid w:val="00534537"/>
    <w:rsid w:val="00541447"/>
    <w:rsid w:val="00541831"/>
    <w:rsid w:val="0054260D"/>
    <w:rsid w:val="00543BB0"/>
    <w:rsid w:val="0054597F"/>
    <w:rsid w:val="005521E1"/>
    <w:rsid w:val="00552EE7"/>
    <w:rsid w:val="005549FB"/>
    <w:rsid w:val="0055750A"/>
    <w:rsid w:val="00560EA4"/>
    <w:rsid w:val="00563DBD"/>
    <w:rsid w:val="0056449D"/>
    <w:rsid w:val="00571600"/>
    <w:rsid w:val="00573F6C"/>
    <w:rsid w:val="00581C01"/>
    <w:rsid w:val="00585476"/>
    <w:rsid w:val="005900C0"/>
    <w:rsid w:val="005926CC"/>
    <w:rsid w:val="00595C84"/>
    <w:rsid w:val="005A2436"/>
    <w:rsid w:val="005A2CC7"/>
    <w:rsid w:val="005A5F36"/>
    <w:rsid w:val="005A60A0"/>
    <w:rsid w:val="005B01BE"/>
    <w:rsid w:val="005B37EE"/>
    <w:rsid w:val="005B756E"/>
    <w:rsid w:val="005C0B05"/>
    <w:rsid w:val="005C2237"/>
    <w:rsid w:val="005C5A38"/>
    <w:rsid w:val="005C63C7"/>
    <w:rsid w:val="005D0638"/>
    <w:rsid w:val="005D51D2"/>
    <w:rsid w:val="005D7EBB"/>
    <w:rsid w:val="005E25A8"/>
    <w:rsid w:val="005E2772"/>
    <w:rsid w:val="005E460D"/>
    <w:rsid w:val="005E67CA"/>
    <w:rsid w:val="00611133"/>
    <w:rsid w:val="00614C37"/>
    <w:rsid w:val="00616220"/>
    <w:rsid w:val="00622731"/>
    <w:rsid w:val="006254AA"/>
    <w:rsid w:val="006306B0"/>
    <w:rsid w:val="00631E7A"/>
    <w:rsid w:val="00645B15"/>
    <w:rsid w:val="00646361"/>
    <w:rsid w:val="00646938"/>
    <w:rsid w:val="00650D9F"/>
    <w:rsid w:val="00652A13"/>
    <w:rsid w:val="00653A9B"/>
    <w:rsid w:val="00655862"/>
    <w:rsid w:val="00656C76"/>
    <w:rsid w:val="006622C4"/>
    <w:rsid w:val="0066425D"/>
    <w:rsid w:val="00666897"/>
    <w:rsid w:val="00674466"/>
    <w:rsid w:val="00676778"/>
    <w:rsid w:val="00681156"/>
    <w:rsid w:val="006840DB"/>
    <w:rsid w:val="0068770F"/>
    <w:rsid w:val="0069690E"/>
    <w:rsid w:val="0069733E"/>
    <w:rsid w:val="006A7494"/>
    <w:rsid w:val="006B05AF"/>
    <w:rsid w:val="006B0712"/>
    <w:rsid w:val="006B0A71"/>
    <w:rsid w:val="006B32FB"/>
    <w:rsid w:val="006B58A6"/>
    <w:rsid w:val="006C5227"/>
    <w:rsid w:val="006C6B95"/>
    <w:rsid w:val="006C7737"/>
    <w:rsid w:val="006D0316"/>
    <w:rsid w:val="006D2AD4"/>
    <w:rsid w:val="006D5942"/>
    <w:rsid w:val="006E15F3"/>
    <w:rsid w:val="006E1FB4"/>
    <w:rsid w:val="006E404B"/>
    <w:rsid w:val="006E62E9"/>
    <w:rsid w:val="006F2A75"/>
    <w:rsid w:val="006F2C13"/>
    <w:rsid w:val="006F7746"/>
    <w:rsid w:val="007059EA"/>
    <w:rsid w:val="00712FB3"/>
    <w:rsid w:val="00720B25"/>
    <w:rsid w:val="00725184"/>
    <w:rsid w:val="007271C0"/>
    <w:rsid w:val="007311F3"/>
    <w:rsid w:val="00731227"/>
    <w:rsid w:val="007445E8"/>
    <w:rsid w:val="00746965"/>
    <w:rsid w:val="00751985"/>
    <w:rsid w:val="00755B2A"/>
    <w:rsid w:val="00755E57"/>
    <w:rsid w:val="00762AD9"/>
    <w:rsid w:val="00763F91"/>
    <w:rsid w:val="00770EA0"/>
    <w:rsid w:val="007733E2"/>
    <w:rsid w:val="00774310"/>
    <w:rsid w:val="0077538A"/>
    <w:rsid w:val="00775971"/>
    <w:rsid w:val="00781BDB"/>
    <w:rsid w:val="00783E6A"/>
    <w:rsid w:val="00794DFF"/>
    <w:rsid w:val="00796C8E"/>
    <w:rsid w:val="007A67F1"/>
    <w:rsid w:val="007A76B1"/>
    <w:rsid w:val="007B5650"/>
    <w:rsid w:val="007B5978"/>
    <w:rsid w:val="007B7311"/>
    <w:rsid w:val="007C62A7"/>
    <w:rsid w:val="007D0222"/>
    <w:rsid w:val="007D0643"/>
    <w:rsid w:val="007E016B"/>
    <w:rsid w:val="007E069B"/>
    <w:rsid w:val="007E0821"/>
    <w:rsid w:val="007E1751"/>
    <w:rsid w:val="007E3361"/>
    <w:rsid w:val="007E6E53"/>
    <w:rsid w:val="007E71F3"/>
    <w:rsid w:val="007F1386"/>
    <w:rsid w:val="007F1B03"/>
    <w:rsid w:val="007F33DC"/>
    <w:rsid w:val="00813BDF"/>
    <w:rsid w:val="008212C8"/>
    <w:rsid w:val="00822DBC"/>
    <w:rsid w:val="00823A1D"/>
    <w:rsid w:val="00825DA6"/>
    <w:rsid w:val="00831DA3"/>
    <w:rsid w:val="008337F1"/>
    <w:rsid w:val="00834CBC"/>
    <w:rsid w:val="008404AA"/>
    <w:rsid w:val="008479A5"/>
    <w:rsid w:val="00865122"/>
    <w:rsid w:val="00865C95"/>
    <w:rsid w:val="00872E4B"/>
    <w:rsid w:val="00873795"/>
    <w:rsid w:val="008737F9"/>
    <w:rsid w:val="00881EC4"/>
    <w:rsid w:val="008848D8"/>
    <w:rsid w:val="008850C2"/>
    <w:rsid w:val="00892185"/>
    <w:rsid w:val="00892577"/>
    <w:rsid w:val="008936CB"/>
    <w:rsid w:val="008B0BC6"/>
    <w:rsid w:val="008B137B"/>
    <w:rsid w:val="008C04B4"/>
    <w:rsid w:val="008C1697"/>
    <w:rsid w:val="008C4444"/>
    <w:rsid w:val="008C76DF"/>
    <w:rsid w:val="008D334D"/>
    <w:rsid w:val="008E5B61"/>
    <w:rsid w:val="008E6EFB"/>
    <w:rsid w:val="008F3505"/>
    <w:rsid w:val="008F5255"/>
    <w:rsid w:val="008F5C7A"/>
    <w:rsid w:val="008F6162"/>
    <w:rsid w:val="0090181C"/>
    <w:rsid w:val="00903AC5"/>
    <w:rsid w:val="00911B78"/>
    <w:rsid w:val="00915B78"/>
    <w:rsid w:val="009206BB"/>
    <w:rsid w:val="0093125D"/>
    <w:rsid w:val="009337A4"/>
    <w:rsid w:val="0095465A"/>
    <w:rsid w:val="00955013"/>
    <w:rsid w:val="00955D8F"/>
    <w:rsid w:val="009577D8"/>
    <w:rsid w:val="00957A63"/>
    <w:rsid w:val="0096230D"/>
    <w:rsid w:val="00962FE2"/>
    <w:rsid w:val="009641AF"/>
    <w:rsid w:val="00967420"/>
    <w:rsid w:val="009705CF"/>
    <w:rsid w:val="0097226C"/>
    <w:rsid w:val="009764EA"/>
    <w:rsid w:val="00986EEA"/>
    <w:rsid w:val="00986F8C"/>
    <w:rsid w:val="009A3591"/>
    <w:rsid w:val="009A7D76"/>
    <w:rsid w:val="009B128A"/>
    <w:rsid w:val="009B4A94"/>
    <w:rsid w:val="009C3506"/>
    <w:rsid w:val="009C49B5"/>
    <w:rsid w:val="009C59E6"/>
    <w:rsid w:val="009D0735"/>
    <w:rsid w:val="009D567B"/>
    <w:rsid w:val="009D6258"/>
    <w:rsid w:val="009F51F9"/>
    <w:rsid w:val="00A0340E"/>
    <w:rsid w:val="00A10DEC"/>
    <w:rsid w:val="00A12FAB"/>
    <w:rsid w:val="00A15297"/>
    <w:rsid w:val="00A179AA"/>
    <w:rsid w:val="00A17B28"/>
    <w:rsid w:val="00A17C1F"/>
    <w:rsid w:val="00A22EAC"/>
    <w:rsid w:val="00A267C4"/>
    <w:rsid w:val="00A32B08"/>
    <w:rsid w:val="00A3472E"/>
    <w:rsid w:val="00A34AED"/>
    <w:rsid w:val="00A42E1E"/>
    <w:rsid w:val="00A45CD8"/>
    <w:rsid w:val="00A54697"/>
    <w:rsid w:val="00A62823"/>
    <w:rsid w:val="00A62E1F"/>
    <w:rsid w:val="00A64299"/>
    <w:rsid w:val="00A674C5"/>
    <w:rsid w:val="00A73940"/>
    <w:rsid w:val="00A7645D"/>
    <w:rsid w:val="00A86B39"/>
    <w:rsid w:val="00A900F0"/>
    <w:rsid w:val="00A953E9"/>
    <w:rsid w:val="00A95F48"/>
    <w:rsid w:val="00A973AC"/>
    <w:rsid w:val="00A97A11"/>
    <w:rsid w:val="00AB1D3D"/>
    <w:rsid w:val="00AB453A"/>
    <w:rsid w:val="00AB6C87"/>
    <w:rsid w:val="00AB75FC"/>
    <w:rsid w:val="00AC1E6A"/>
    <w:rsid w:val="00AC439B"/>
    <w:rsid w:val="00AC4668"/>
    <w:rsid w:val="00AC7F88"/>
    <w:rsid w:val="00AE0BBA"/>
    <w:rsid w:val="00AE31B8"/>
    <w:rsid w:val="00AE4E82"/>
    <w:rsid w:val="00AE5C99"/>
    <w:rsid w:val="00AE6B45"/>
    <w:rsid w:val="00AF53AA"/>
    <w:rsid w:val="00AF5642"/>
    <w:rsid w:val="00B06289"/>
    <w:rsid w:val="00B0734C"/>
    <w:rsid w:val="00B10A62"/>
    <w:rsid w:val="00B10D06"/>
    <w:rsid w:val="00B13A6E"/>
    <w:rsid w:val="00B17199"/>
    <w:rsid w:val="00B178DE"/>
    <w:rsid w:val="00B20955"/>
    <w:rsid w:val="00B240DA"/>
    <w:rsid w:val="00B310F0"/>
    <w:rsid w:val="00B32619"/>
    <w:rsid w:val="00B32AAD"/>
    <w:rsid w:val="00B33101"/>
    <w:rsid w:val="00B36ABA"/>
    <w:rsid w:val="00B46114"/>
    <w:rsid w:val="00B529C7"/>
    <w:rsid w:val="00B5716A"/>
    <w:rsid w:val="00B61EA6"/>
    <w:rsid w:val="00B63E35"/>
    <w:rsid w:val="00B701D7"/>
    <w:rsid w:val="00B71953"/>
    <w:rsid w:val="00B72234"/>
    <w:rsid w:val="00B7687A"/>
    <w:rsid w:val="00B80C73"/>
    <w:rsid w:val="00B85F79"/>
    <w:rsid w:val="00B86902"/>
    <w:rsid w:val="00B907A4"/>
    <w:rsid w:val="00B9635F"/>
    <w:rsid w:val="00BA1444"/>
    <w:rsid w:val="00BB5F7D"/>
    <w:rsid w:val="00BE71B0"/>
    <w:rsid w:val="00BE781F"/>
    <w:rsid w:val="00BF7ED3"/>
    <w:rsid w:val="00C06A69"/>
    <w:rsid w:val="00C07EE3"/>
    <w:rsid w:val="00C10E3B"/>
    <w:rsid w:val="00C13BEF"/>
    <w:rsid w:val="00C15005"/>
    <w:rsid w:val="00C151E7"/>
    <w:rsid w:val="00C1723F"/>
    <w:rsid w:val="00C26605"/>
    <w:rsid w:val="00C354FC"/>
    <w:rsid w:val="00C359D4"/>
    <w:rsid w:val="00C35CAE"/>
    <w:rsid w:val="00C40395"/>
    <w:rsid w:val="00C40F89"/>
    <w:rsid w:val="00C41527"/>
    <w:rsid w:val="00C41FA7"/>
    <w:rsid w:val="00C43B9C"/>
    <w:rsid w:val="00C4413B"/>
    <w:rsid w:val="00C4611B"/>
    <w:rsid w:val="00C477FB"/>
    <w:rsid w:val="00C54C33"/>
    <w:rsid w:val="00C66BFC"/>
    <w:rsid w:val="00C67DB2"/>
    <w:rsid w:val="00C712FB"/>
    <w:rsid w:val="00C7333E"/>
    <w:rsid w:val="00C74DBB"/>
    <w:rsid w:val="00C7565E"/>
    <w:rsid w:val="00C81D2C"/>
    <w:rsid w:val="00C86456"/>
    <w:rsid w:val="00C87061"/>
    <w:rsid w:val="00CA394C"/>
    <w:rsid w:val="00CA77E1"/>
    <w:rsid w:val="00CB0660"/>
    <w:rsid w:val="00CB081C"/>
    <w:rsid w:val="00CB371A"/>
    <w:rsid w:val="00CB64DE"/>
    <w:rsid w:val="00CC1A14"/>
    <w:rsid w:val="00CC27C2"/>
    <w:rsid w:val="00CC58B3"/>
    <w:rsid w:val="00CD2552"/>
    <w:rsid w:val="00CD2777"/>
    <w:rsid w:val="00CD28A7"/>
    <w:rsid w:val="00CD2EBD"/>
    <w:rsid w:val="00CD4F07"/>
    <w:rsid w:val="00CE3C3A"/>
    <w:rsid w:val="00CE4B62"/>
    <w:rsid w:val="00CE5ECB"/>
    <w:rsid w:val="00CE6C4A"/>
    <w:rsid w:val="00CE72ED"/>
    <w:rsid w:val="00CF1050"/>
    <w:rsid w:val="00CF56F5"/>
    <w:rsid w:val="00CF6B4F"/>
    <w:rsid w:val="00CF7D51"/>
    <w:rsid w:val="00D0421F"/>
    <w:rsid w:val="00D1062A"/>
    <w:rsid w:val="00D12037"/>
    <w:rsid w:val="00D25B8E"/>
    <w:rsid w:val="00D26662"/>
    <w:rsid w:val="00D40B44"/>
    <w:rsid w:val="00D531FF"/>
    <w:rsid w:val="00D5518D"/>
    <w:rsid w:val="00D56AD2"/>
    <w:rsid w:val="00D6784C"/>
    <w:rsid w:val="00D71844"/>
    <w:rsid w:val="00D85A54"/>
    <w:rsid w:val="00D86A18"/>
    <w:rsid w:val="00DA04BA"/>
    <w:rsid w:val="00DA2165"/>
    <w:rsid w:val="00DA438A"/>
    <w:rsid w:val="00DA71B6"/>
    <w:rsid w:val="00DB39B1"/>
    <w:rsid w:val="00DB5856"/>
    <w:rsid w:val="00DC1CA0"/>
    <w:rsid w:val="00DC28FC"/>
    <w:rsid w:val="00DC5406"/>
    <w:rsid w:val="00DC5843"/>
    <w:rsid w:val="00DC683E"/>
    <w:rsid w:val="00DC7A10"/>
    <w:rsid w:val="00DD1C03"/>
    <w:rsid w:val="00DD27CA"/>
    <w:rsid w:val="00DE25F4"/>
    <w:rsid w:val="00DE4606"/>
    <w:rsid w:val="00DF16D2"/>
    <w:rsid w:val="00DF2BA7"/>
    <w:rsid w:val="00DF3D9A"/>
    <w:rsid w:val="00DF42B3"/>
    <w:rsid w:val="00E01B41"/>
    <w:rsid w:val="00E01B60"/>
    <w:rsid w:val="00E10198"/>
    <w:rsid w:val="00E1405B"/>
    <w:rsid w:val="00E22A65"/>
    <w:rsid w:val="00E27563"/>
    <w:rsid w:val="00E3221B"/>
    <w:rsid w:val="00E42467"/>
    <w:rsid w:val="00E433A2"/>
    <w:rsid w:val="00E5215E"/>
    <w:rsid w:val="00E533F9"/>
    <w:rsid w:val="00E55A0F"/>
    <w:rsid w:val="00E642D7"/>
    <w:rsid w:val="00E656A6"/>
    <w:rsid w:val="00E67CBA"/>
    <w:rsid w:val="00E71F14"/>
    <w:rsid w:val="00E737CF"/>
    <w:rsid w:val="00E8330C"/>
    <w:rsid w:val="00E86BE9"/>
    <w:rsid w:val="00E95AEB"/>
    <w:rsid w:val="00E95ED0"/>
    <w:rsid w:val="00E97C8A"/>
    <w:rsid w:val="00EA0F74"/>
    <w:rsid w:val="00EA3CBB"/>
    <w:rsid w:val="00EA5544"/>
    <w:rsid w:val="00EA68DA"/>
    <w:rsid w:val="00EA7A09"/>
    <w:rsid w:val="00EB33A6"/>
    <w:rsid w:val="00EB4403"/>
    <w:rsid w:val="00EC072F"/>
    <w:rsid w:val="00EC6A15"/>
    <w:rsid w:val="00EC79C8"/>
    <w:rsid w:val="00EE76E1"/>
    <w:rsid w:val="00EF115F"/>
    <w:rsid w:val="00EF58AE"/>
    <w:rsid w:val="00EF5AAB"/>
    <w:rsid w:val="00F00FE1"/>
    <w:rsid w:val="00F07D97"/>
    <w:rsid w:val="00F13459"/>
    <w:rsid w:val="00F166EE"/>
    <w:rsid w:val="00F26DBA"/>
    <w:rsid w:val="00F27B83"/>
    <w:rsid w:val="00F367DD"/>
    <w:rsid w:val="00F378FF"/>
    <w:rsid w:val="00F44163"/>
    <w:rsid w:val="00F44620"/>
    <w:rsid w:val="00F45FEE"/>
    <w:rsid w:val="00F4740C"/>
    <w:rsid w:val="00F4744A"/>
    <w:rsid w:val="00F50D62"/>
    <w:rsid w:val="00F5379E"/>
    <w:rsid w:val="00F55F32"/>
    <w:rsid w:val="00F57672"/>
    <w:rsid w:val="00F62780"/>
    <w:rsid w:val="00F67CD9"/>
    <w:rsid w:val="00F710BA"/>
    <w:rsid w:val="00F82304"/>
    <w:rsid w:val="00F858D1"/>
    <w:rsid w:val="00F86125"/>
    <w:rsid w:val="00F87495"/>
    <w:rsid w:val="00F911D4"/>
    <w:rsid w:val="00F9418E"/>
    <w:rsid w:val="00F94A65"/>
    <w:rsid w:val="00F972F3"/>
    <w:rsid w:val="00FA0026"/>
    <w:rsid w:val="00FA3757"/>
    <w:rsid w:val="00FA3D81"/>
    <w:rsid w:val="00FB7785"/>
    <w:rsid w:val="00FB7878"/>
    <w:rsid w:val="00FC732E"/>
    <w:rsid w:val="00FD2EDA"/>
    <w:rsid w:val="00FD3047"/>
    <w:rsid w:val="00FD4819"/>
    <w:rsid w:val="00FD6C4E"/>
    <w:rsid w:val="00FE1792"/>
    <w:rsid w:val="00FE570E"/>
    <w:rsid w:val="00FF3C44"/>
    <w:rsid w:val="00FF3DE2"/>
    <w:rsid w:val="00FF476E"/>
    <w:rsid w:val="00FF74DB"/>
    <w:rsid w:val="00FF7F50"/>
    <w:rsid w:val="0208FEAB"/>
    <w:rsid w:val="11C61860"/>
    <w:rsid w:val="2D6ECF54"/>
    <w:rsid w:val="56ACCCE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98429"/>
  <w15:chartTrackingRefBased/>
  <w15:docId w15:val="{5D11721F-F781-4999-B8CC-196C48AF2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2E4"/>
    <w:pPr>
      <w:widowControl w:val="0"/>
      <w:wordWrap w:val="0"/>
      <w:autoSpaceDE w:val="0"/>
      <w:autoSpaceDN w:val="0"/>
      <w:spacing w:after="0"/>
    </w:pPr>
  </w:style>
  <w:style w:type="paragraph" w:styleId="Heading1">
    <w:name w:val="heading 1"/>
    <w:basedOn w:val="Normal"/>
    <w:next w:val="Normal"/>
    <w:link w:val="Heading1Char"/>
    <w:uiPriority w:val="9"/>
    <w:qFormat/>
    <w:rsid w:val="00EA7A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EA7A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EA7A09"/>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unhideWhenUsed/>
    <w:qFormat/>
    <w:rsid w:val="00EA7A09"/>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EA7A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EA7A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EA7A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EA7A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EA7A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A7A09"/>
    <w:pPr>
      <w:spacing w:after="80"/>
      <w:contextualSpacing/>
      <w:jc w:val="center"/>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A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A7A09"/>
    <w:pPr>
      <w:spacing w:before="160" w:after="160"/>
      <w:jc w:val="center"/>
    </w:pPr>
    <w:rPr>
      <w:i/>
      <w:iCs/>
      <w:color w:val="404040" w:themeColor="text1" w:themeTint="BF"/>
    </w:rPr>
  </w:style>
  <w:style w:type="paragraph" w:styleId="ListParagraph">
    <w:name w:val="List Paragraph"/>
    <w:basedOn w:val="Normal"/>
    <w:uiPriority w:val="34"/>
    <w:qFormat/>
    <w:rsid w:val="00EA7A09"/>
    <w:pPr>
      <w:ind w:left="720"/>
      <w:contextualSpacing/>
    </w:pPr>
  </w:style>
  <w:style w:type="character" w:styleId="IntenseEmphasis">
    <w:name w:val="Intense Emphasis"/>
    <w:basedOn w:val="DefaultParagraphFont"/>
    <w:uiPriority w:val="21"/>
    <w:qFormat/>
    <w:rsid w:val="00EA7A09"/>
    <w:rPr>
      <w:i/>
      <w:iCs/>
      <w:color w:val="0F4761" w:themeColor="accent1" w:themeShade="BF"/>
    </w:rPr>
  </w:style>
  <w:style w:type="paragraph" w:styleId="IntenseQuote">
    <w:name w:val="Intense Quote"/>
    <w:basedOn w:val="Normal"/>
    <w:next w:val="Normal"/>
    <w:link w:val="IntenseQuoteChar"/>
    <w:uiPriority w:val="30"/>
    <w:qFormat/>
    <w:rsid w:val="00EA7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sid w:val="00EA7A09"/>
    <w:rPr>
      <w:b/>
      <w:bCs/>
      <w:smallCaps/>
      <w:color w:val="0F4761" w:themeColor="accent1" w:themeShade="BF"/>
      <w:spacing w:val="5"/>
    </w:rPr>
  </w:style>
  <w:style w:type="table" w:styleId="TableGrid">
    <w:name w:val="Table Grid"/>
    <w:basedOn w:val="TableNormal"/>
    <w:uiPriority w:val="39"/>
    <w:rsid w:val="00EA7A0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5C2237"/>
    <w:pPr>
      <w:snapToGrid w:val="0"/>
    </w:pPr>
  </w:style>
  <w:style w:type="character" w:styleId="EndnoteReference">
    <w:name w:val="endnote reference"/>
    <w:basedOn w:val="DefaultParagraphFont"/>
    <w:uiPriority w:val="99"/>
    <w:semiHidden/>
    <w:unhideWhenUsed/>
    <w:rsid w:val="005C2237"/>
    <w:rPr>
      <w:vertAlign w:val="superscript"/>
    </w:rPr>
  </w:style>
  <w:style w:type="paragraph" w:styleId="FootnoteText">
    <w:name w:val="footnote text"/>
    <w:basedOn w:val="Normal"/>
    <w:link w:val="FootnoteTextChar"/>
    <w:uiPriority w:val="99"/>
    <w:semiHidden/>
    <w:unhideWhenUsed/>
    <w:rsid w:val="005C2237"/>
    <w:pPr>
      <w:snapToGrid w:val="0"/>
    </w:pPr>
  </w:style>
  <w:style w:type="character" w:styleId="FootnoteReference">
    <w:name w:val="footnote reference"/>
    <w:basedOn w:val="DefaultParagraphFont"/>
    <w:uiPriority w:val="99"/>
    <w:semiHidden/>
    <w:unhideWhenUsed/>
    <w:rsid w:val="005C2237"/>
    <w:rPr>
      <w:vertAlign w:val="superscript"/>
    </w:rPr>
  </w:style>
  <w:style w:type="character" w:styleId="Hyperlink">
    <w:name w:val="Hyperlink"/>
    <w:basedOn w:val="DefaultParagraphFont"/>
    <w:uiPriority w:val="99"/>
    <w:unhideWhenUsed/>
    <w:rsid w:val="00382E2E"/>
    <w:rPr>
      <w:color w:val="467886" w:themeColor="hyperlink"/>
      <w:u w:val="single"/>
    </w:rPr>
  </w:style>
  <w:style w:type="character" w:styleId="UnresolvedMention">
    <w:name w:val="Unresolved Mention"/>
    <w:basedOn w:val="DefaultParagraphFont"/>
    <w:uiPriority w:val="99"/>
    <w:semiHidden/>
    <w:unhideWhenUsed/>
    <w:rsid w:val="00382E2E"/>
    <w:rPr>
      <w:color w:val="605E5C"/>
      <w:shd w:val="clear" w:color="auto" w:fill="E1DFDD"/>
    </w:rPr>
  </w:style>
  <w:style w:type="paragraph" w:styleId="NormalWeb">
    <w:name w:val="Normal (Web)"/>
    <w:basedOn w:val="Normal"/>
    <w:uiPriority w:val="99"/>
    <w:semiHidden/>
    <w:unhideWhenUsed/>
    <w:rsid w:val="00165390"/>
    <w:rPr>
      <w:rFonts w:ascii="Times New Roman" w:hAnsi="Times New Roman" w:cs="Times New Roman"/>
      <w:sz w:val="24"/>
    </w:rPr>
  </w:style>
  <w:style w:type="paragraph" w:styleId="Header">
    <w:name w:val="header"/>
    <w:basedOn w:val="Normal"/>
    <w:link w:val="HeaderChar"/>
    <w:uiPriority w:val="99"/>
    <w:unhideWhenUsed/>
    <w:rsid w:val="00116172"/>
    <w:pPr>
      <w:tabs>
        <w:tab w:val="center" w:pos="4513"/>
        <w:tab w:val="right" w:pos="9026"/>
      </w:tabs>
      <w:snapToGrid w:val="0"/>
    </w:pPr>
  </w:style>
  <w:style w:type="paragraph" w:styleId="Footer">
    <w:name w:val="footer"/>
    <w:basedOn w:val="Normal"/>
    <w:link w:val="FooterChar"/>
    <w:uiPriority w:val="99"/>
    <w:unhideWhenUsed/>
    <w:rsid w:val="00116172"/>
    <w:pPr>
      <w:tabs>
        <w:tab w:val="center" w:pos="4513"/>
        <w:tab w:val="right" w:pos="9026"/>
      </w:tabs>
      <w:snapToGrid w:val="0"/>
    </w:pPr>
  </w:style>
  <w:style w:type="character" w:styleId="CommentReference">
    <w:name w:val="annotation reference"/>
    <w:basedOn w:val="DefaultParagraphFont"/>
    <w:uiPriority w:val="99"/>
    <w:semiHidden/>
    <w:unhideWhenUsed/>
    <w:rsid w:val="00116172"/>
    <w:rPr>
      <w:sz w:val="18"/>
      <w:szCs w:val="18"/>
    </w:rPr>
  </w:style>
  <w:style w:type="paragraph" w:styleId="CommentText">
    <w:name w:val="annotation text"/>
    <w:basedOn w:val="Normal"/>
    <w:link w:val="CommentTextChar"/>
    <w:uiPriority w:val="99"/>
    <w:unhideWhenUsed/>
    <w:rsid w:val="00116172"/>
  </w:style>
  <w:style w:type="paragraph" w:styleId="CommentSubject">
    <w:name w:val="annotation subject"/>
    <w:basedOn w:val="CommentText"/>
    <w:next w:val="CommentText"/>
    <w:link w:val="CommentSubjectChar"/>
    <w:uiPriority w:val="99"/>
    <w:semiHidden/>
    <w:unhideWhenUsed/>
    <w:rsid w:val="00116172"/>
    <w:rPr>
      <w:b/>
      <w:bCs/>
    </w:rPr>
  </w:style>
  <w:style w:type="character" w:styleId="PlaceholderText">
    <w:name w:val="Placeholder Text"/>
    <w:basedOn w:val="DefaultParagraphFont"/>
    <w:uiPriority w:val="99"/>
    <w:semiHidden/>
    <w:rsid w:val="00D6784C"/>
    <w:rPr>
      <w:color w:val="666666"/>
    </w:rPr>
  </w:style>
  <w:style w:type="paragraph" w:styleId="Revision">
    <w:name w:val="Revision"/>
    <w:hidden/>
    <w:uiPriority w:val="99"/>
    <w:semiHidden/>
    <w:rsid w:val="005900C0"/>
    <w:pPr>
      <w:spacing w:after="0"/>
    </w:pPr>
  </w:style>
  <w:style w:type="character" w:customStyle="1" w:styleId="Heading1Char">
    <w:name w:val="Heading 1 Char"/>
    <w:basedOn w:val="DefaultParagraphFont"/>
    <w:link w:val="Heading1"/>
    <w:uiPriority w:val="9"/>
    <w:rsid w:val="56ACCCEE"/>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56ACCCEE"/>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rsid w:val="56ACCCEE"/>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rsid w:val="56ACCCEE"/>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56ACCCEE"/>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56ACCCEE"/>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56ACCCEE"/>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56ACCCEE"/>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56ACCCEE"/>
    <w:rPr>
      <w:rFonts w:asciiTheme="majorHAnsi" w:eastAsiaTheme="majorEastAsia" w:hAnsiTheme="majorHAnsi" w:cstheme="majorBidi"/>
      <w:color w:val="000000" w:themeColor="text1"/>
    </w:rPr>
  </w:style>
  <w:style w:type="character" w:customStyle="1" w:styleId="TitleChar">
    <w:name w:val="Title Char"/>
    <w:basedOn w:val="DefaultParagraphFont"/>
    <w:link w:val="Title"/>
    <w:uiPriority w:val="10"/>
    <w:rsid w:val="56ACCCEE"/>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sid w:val="56ACCCEE"/>
    <w:rPr>
      <w:rFonts w:asciiTheme="majorHAnsi" w:eastAsiaTheme="majorEastAsia" w:hAnsiTheme="majorHAnsi" w:cstheme="majorBidi"/>
      <w:color w:val="595959" w:themeColor="text1" w:themeTint="A6"/>
      <w:sz w:val="28"/>
      <w:szCs w:val="28"/>
    </w:rPr>
  </w:style>
  <w:style w:type="character" w:customStyle="1" w:styleId="QuoteChar">
    <w:name w:val="Quote Char"/>
    <w:basedOn w:val="DefaultParagraphFont"/>
    <w:link w:val="Quote"/>
    <w:uiPriority w:val="29"/>
    <w:rsid w:val="56ACCCEE"/>
    <w:rPr>
      <w:i/>
      <w:iCs/>
      <w:color w:val="404040" w:themeColor="text1" w:themeTint="BF"/>
    </w:rPr>
  </w:style>
  <w:style w:type="character" w:customStyle="1" w:styleId="IntenseQuoteChar">
    <w:name w:val="Intense Quote Char"/>
    <w:basedOn w:val="DefaultParagraphFont"/>
    <w:link w:val="IntenseQuote"/>
    <w:uiPriority w:val="30"/>
    <w:rsid w:val="56ACCCEE"/>
    <w:rPr>
      <w:i/>
      <w:iCs/>
      <w:color w:val="0F4761" w:themeColor="accent1" w:themeShade="BF"/>
    </w:rPr>
  </w:style>
  <w:style w:type="character" w:customStyle="1" w:styleId="FootnoteTextChar">
    <w:name w:val="Footnote Text Char"/>
    <w:basedOn w:val="DefaultParagraphFont"/>
    <w:link w:val="FootnoteText"/>
    <w:uiPriority w:val="99"/>
    <w:semiHidden/>
    <w:rsid w:val="56ACCCEE"/>
  </w:style>
  <w:style w:type="character" w:customStyle="1" w:styleId="HeaderChar">
    <w:name w:val="Header Char"/>
    <w:basedOn w:val="DefaultParagraphFont"/>
    <w:link w:val="Header"/>
    <w:uiPriority w:val="99"/>
    <w:rsid w:val="56ACCCEE"/>
  </w:style>
  <w:style w:type="character" w:customStyle="1" w:styleId="CommentSubjectChar">
    <w:name w:val="Comment Subject Char"/>
    <w:basedOn w:val="CommentTextChar"/>
    <w:link w:val="CommentSubject"/>
    <w:uiPriority w:val="99"/>
    <w:semiHidden/>
    <w:rsid w:val="56ACCCEE"/>
    <w:rPr>
      <w:b/>
      <w:bCs/>
    </w:rPr>
  </w:style>
  <w:style w:type="character" w:customStyle="1" w:styleId="CommentTextChar">
    <w:name w:val="Comment Text Char"/>
    <w:basedOn w:val="DefaultParagraphFont"/>
    <w:link w:val="CommentText"/>
    <w:uiPriority w:val="99"/>
    <w:rsid w:val="56ACCCEE"/>
  </w:style>
  <w:style w:type="character" w:customStyle="1" w:styleId="EndnoteTextChar">
    <w:name w:val="Endnote Text Char"/>
    <w:basedOn w:val="DefaultParagraphFont"/>
    <w:link w:val="EndnoteText"/>
    <w:uiPriority w:val="99"/>
    <w:semiHidden/>
    <w:rsid w:val="56ACCCEE"/>
  </w:style>
  <w:style w:type="character" w:customStyle="1" w:styleId="FooterChar">
    <w:name w:val="Footer Char"/>
    <w:basedOn w:val="DefaultParagraphFont"/>
    <w:link w:val="Footer"/>
    <w:uiPriority w:val="99"/>
    <w:rsid w:val="56ACCC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BB53EF4-D699-4D70-9FE3-C900A5DEE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Pages>
  <Words>5251</Words>
  <Characters>29935</Characters>
  <Application>Microsoft Office Word</Application>
  <DocSecurity>4</DocSecurity>
  <Lines>249</Lines>
  <Paragraphs>70</Paragraphs>
  <ScaleCrop>false</ScaleCrop>
  <Company/>
  <LinksUpToDate>false</LinksUpToDate>
  <CharactersWithSpaces>35116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나현종</dc:creator>
  <cp:keywords/>
  <dc:description/>
  <cp:lastModifiedBy>jys083177@gmail.com</cp:lastModifiedBy>
  <cp:revision>65</cp:revision>
  <cp:lastPrinted>2025-12-03T17:10:00Z</cp:lastPrinted>
  <dcterms:created xsi:type="dcterms:W3CDTF">2025-11-27T15:11:00Z</dcterms:created>
  <dcterms:modified xsi:type="dcterms:W3CDTF">2025-12-12T06:12:00Z</dcterms:modified>
</cp:coreProperties>
</file>